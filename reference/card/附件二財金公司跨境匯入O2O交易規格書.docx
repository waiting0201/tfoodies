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489C0E" w14:textId="77777777" w:rsidR="004D5279" w:rsidRPr="007862FF" w:rsidRDefault="004D5279" w:rsidP="006166A2">
      <w:pPr>
        <w:jc w:val="center"/>
        <w:rPr>
          <w:rFonts w:cs="Times New Roman"/>
          <w:b/>
          <w:bCs/>
          <w:sz w:val="36"/>
          <w:szCs w:val="36"/>
        </w:rPr>
      </w:pPr>
    </w:p>
    <w:p w14:paraId="6697ABE3" w14:textId="77777777" w:rsidR="004D5279" w:rsidRPr="008444D3" w:rsidRDefault="004D5279" w:rsidP="006166A2">
      <w:pPr>
        <w:jc w:val="center"/>
        <w:rPr>
          <w:rFonts w:cs="Times New Roman"/>
          <w:b/>
          <w:bCs/>
          <w:sz w:val="36"/>
          <w:szCs w:val="36"/>
        </w:rPr>
      </w:pPr>
    </w:p>
    <w:p w14:paraId="7C5AC10F" w14:textId="77777777" w:rsidR="004D5279" w:rsidRPr="00A65644" w:rsidRDefault="004D5279" w:rsidP="006166A2">
      <w:pPr>
        <w:jc w:val="center"/>
        <w:rPr>
          <w:rFonts w:cs="Times New Roman"/>
          <w:b/>
          <w:bCs/>
          <w:sz w:val="36"/>
          <w:szCs w:val="36"/>
        </w:rPr>
      </w:pPr>
    </w:p>
    <w:p w14:paraId="40AD58E8" w14:textId="77777777" w:rsidR="004D5279" w:rsidRPr="00A65644" w:rsidRDefault="004D5279" w:rsidP="006166A2">
      <w:pPr>
        <w:jc w:val="center"/>
        <w:rPr>
          <w:rFonts w:cs="Times New Roman"/>
          <w:b/>
          <w:bCs/>
          <w:sz w:val="36"/>
          <w:szCs w:val="36"/>
        </w:rPr>
      </w:pPr>
    </w:p>
    <w:p w14:paraId="55388AE1" w14:textId="77777777" w:rsidR="004D5279" w:rsidRPr="00A65644" w:rsidRDefault="004D5279" w:rsidP="006166A2">
      <w:pPr>
        <w:jc w:val="center"/>
        <w:rPr>
          <w:rFonts w:cs="Times New Roman"/>
          <w:b/>
          <w:bCs/>
          <w:sz w:val="36"/>
          <w:szCs w:val="36"/>
        </w:rPr>
      </w:pPr>
    </w:p>
    <w:p w14:paraId="4FA1593A" w14:textId="77777777" w:rsidR="004D5279" w:rsidRPr="00A65644" w:rsidRDefault="004D5279" w:rsidP="006166A2">
      <w:pPr>
        <w:jc w:val="center"/>
        <w:rPr>
          <w:rFonts w:cs="Times New Roman"/>
          <w:b/>
          <w:bCs/>
          <w:sz w:val="36"/>
          <w:szCs w:val="36"/>
        </w:rPr>
      </w:pPr>
    </w:p>
    <w:p w14:paraId="4E1316B2" w14:textId="77777777" w:rsidR="004D5279" w:rsidRPr="007862FF" w:rsidRDefault="004D5279" w:rsidP="004D5279">
      <w:pPr>
        <w:jc w:val="center"/>
        <w:rPr>
          <w:rFonts w:cs="Times New Roman"/>
          <w:b/>
          <w:sz w:val="56"/>
          <w:szCs w:val="56"/>
        </w:rPr>
      </w:pPr>
      <w:r w:rsidRPr="00A65644">
        <w:rPr>
          <w:rFonts w:cs="Times New Roman"/>
          <w:b/>
          <w:sz w:val="56"/>
          <w:szCs w:val="56"/>
        </w:rPr>
        <w:t>財金資訊股份有限公司</w:t>
      </w:r>
    </w:p>
    <w:p w14:paraId="23D0E397" w14:textId="024E08A6" w:rsidR="004D5279" w:rsidRPr="007862FF" w:rsidRDefault="004D5279" w:rsidP="004D5279">
      <w:pPr>
        <w:jc w:val="center"/>
        <w:rPr>
          <w:rFonts w:cs="Times New Roman"/>
          <w:b/>
          <w:sz w:val="56"/>
          <w:szCs w:val="56"/>
        </w:rPr>
      </w:pPr>
      <w:r w:rsidRPr="00A65644">
        <w:rPr>
          <w:rFonts w:cs="Times New Roman"/>
          <w:b/>
          <w:sz w:val="56"/>
          <w:szCs w:val="56"/>
        </w:rPr>
        <w:t>跨境</w:t>
      </w:r>
      <w:r w:rsidR="00ED2C42">
        <w:rPr>
          <w:rFonts w:cs="Times New Roman" w:hint="eastAsia"/>
          <w:b/>
          <w:sz w:val="56"/>
          <w:szCs w:val="56"/>
        </w:rPr>
        <w:t>匯入</w:t>
      </w:r>
      <w:r w:rsidR="0028512A" w:rsidRPr="00A65644">
        <w:rPr>
          <w:rFonts w:cs="Times New Roman"/>
          <w:b/>
          <w:sz w:val="56"/>
          <w:szCs w:val="56"/>
        </w:rPr>
        <w:t>O2O</w:t>
      </w:r>
      <w:r w:rsidRPr="00A65644">
        <w:rPr>
          <w:rFonts w:cs="Times New Roman"/>
          <w:b/>
          <w:sz w:val="56"/>
          <w:szCs w:val="56"/>
        </w:rPr>
        <w:t>交易規格書</w:t>
      </w:r>
    </w:p>
    <w:p w14:paraId="72BDFC42" w14:textId="77777777" w:rsidR="004D5279" w:rsidRPr="008444D3" w:rsidRDefault="004D5279" w:rsidP="00AE79ED">
      <w:pPr>
        <w:jc w:val="center"/>
        <w:rPr>
          <w:rFonts w:cs="Times New Roman"/>
          <w:b/>
          <w:bCs/>
          <w:sz w:val="36"/>
          <w:szCs w:val="36"/>
        </w:rPr>
      </w:pPr>
    </w:p>
    <w:p w14:paraId="7D836BE8" w14:textId="77777777" w:rsidR="004D5279" w:rsidRPr="00A65644" w:rsidRDefault="004D5279" w:rsidP="00AE79ED">
      <w:pPr>
        <w:jc w:val="center"/>
        <w:rPr>
          <w:rFonts w:cs="Times New Roman"/>
          <w:b/>
          <w:bCs/>
          <w:sz w:val="36"/>
          <w:szCs w:val="36"/>
        </w:rPr>
      </w:pPr>
    </w:p>
    <w:p w14:paraId="35CF8DC1" w14:textId="77777777" w:rsidR="004D5279" w:rsidRPr="00A65644" w:rsidRDefault="004D5279" w:rsidP="00AE79ED">
      <w:pPr>
        <w:jc w:val="center"/>
        <w:rPr>
          <w:rFonts w:cs="Times New Roman"/>
          <w:b/>
          <w:bCs/>
          <w:sz w:val="36"/>
          <w:szCs w:val="36"/>
        </w:rPr>
      </w:pPr>
    </w:p>
    <w:p w14:paraId="5B5160CF" w14:textId="77777777" w:rsidR="004D5279" w:rsidRPr="00A65644" w:rsidRDefault="004D5279" w:rsidP="00AE79ED">
      <w:pPr>
        <w:jc w:val="center"/>
        <w:rPr>
          <w:rFonts w:cs="Times New Roman"/>
          <w:b/>
          <w:bCs/>
          <w:sz w:val="36"/>
          <w:szCs w:val="36"/>
        </w:rPr>
      </w:pPr>
    </w:p>
    <w:p w14:paraId="68380220" w14:textId="77777777" w:rsidR="004D5279" w:rsidRPr="00A65644" w:rsidRDefault="004D5279" w:rsidP="00AE79ED">
      <w:pPr>
        <w:jc w:val="center"/>
        <w:rPr>
          <w:rFonts w:cs="Times New Roman"/>
          <w:b/>
          <w:bCs/>
          <w:sz w:val="36"/>
          <w:szCs w:val="36"/>
        </w:rPr>
      </w:pPr>
    </w:p>
    <w:p w14:paraId="47B66B4D" w14:textId="77777777" w:rsidR="004D5279" w:rsidRPr="00A65644" w:rsidRDefault="004D5279" w:rsidP="00AE79ED">
      <w:pPr>
        <w:jc w:val="center"/>
        <w:rPr>
          <w:rFonts w:cs="Times New Roman"/>
          <w:b/>
          <w:bCs/>
          <w:sz w:val="36"/>
          <w:szCs w:val="36"/>
        </w:rPr>
      </w:pPr>
    </w:p>
    <w:p w14:paraId="1E98DD30" w14:textId="77777777" w:rsidR="004834CF" w:rsidRPr="00A65644" w:rsidRDefault="004834CF" w:rsidP="00AE79ED">
      <w:pPr>
        <w:jc w:val="center"/>
        <w:rPr>
          <w:rFonts w:cs="Times New Roman"/>
          <w:b/>
          <w:bCs/>
          <w:sz w:val="36"/>
          <w:szCs w:val="36"/>
        </w:rPr>
      </w:pPr>
    </w:p>
    <w:p w14:paraId="3C3F5578" w14:textId="7FCDA088" w:rsidR="004D5279" w:rsidRPr="007862FF" w:rsidRDefault="004D5279" w:rsidP="00AE79ED">
      <w:pPr>
        <w:jc w:val="center"/>
        <w:rPr>
          <w:rFonts w:cs="Times New Roman"/>
          <w:b/>
          <w:bCs/>
          <w:sz w:val="28"/>
          <w:szCs w:val="28"/>
        </w:rPr>
      </w:pPr>
      <w:r w:rsidRPr="00A65644">
        <w:rPr>
          <w:rFonts w:cs="Times New Roman"/>
          <w:b/>
          <w:bCs/>
          <w:sz w:val="28"/>
          <w:szCs w:val="28"/>
        </w:rPr>
        <w:t>版本：</w:t>
      </w:r>
      <w:r w:rsidRPr="00A65644">
        <w:rPr>
          <w:rFonts w:cs="Times New Roman"/>
          <w:b/>
          <w:bCs/>
          <w:sz w:val="28"/>
          <w:szCs w:val="28"/>
        </w:rPr>
        <w:t>v1.</w:t>
      </w:r>
      <w:r w:rsidR="00A561BB" w:rsidRPr="00A65644">
        <w:rPr>
          <w:rFonts w:cs="Times New Roman"/>
          <w:b/>
          <w:bCs/>
          <w:sz w:val="28"/>
          <w:szCs w:val="28"/>
        </w:rPr>
        <w:t>0</w:t>
      </w:r>
      <w:r w:rsidR="007318EB">
        <w:rPr>
          <w:rFonts w:cs="Times New Roman" w:hint="eastAsia"/>
          <w:b/>
          <w:bCs/>
          <w:sz w:val="28"/>
          <w:szCs w:val="28"/>
        </w:rPr>
        <w:t>.</w:t>
      </w:r>
      <w:del w:id="0" w:author="蔡孟芹" w:date="2018-03-07T11:34:00Z">
        <w:r w:rsidR="007318EB" w:rsidDel="00BF63DB">
          <w:rPr>
            <w:rFonts w:cs="Times New Roman" w:hint="eastAsia"/>
            <w:b/>
            <w:bCs/>
            <w:sz w:val="28"/>
            <w:szCs w:val="28"/>
          </w:rPr>
          <w:delText>3</w:delText>
        </w:r>
      </w:del>
      <w:ins w:id="1" w:author="蔡孟芹" w:date="2018-03-07T11:34:00Z">
        <w:r w:rsidR="00BF63DB">
          <w:rPr>
            <w:rFonts w:cs="Times New Roman"/>
            <w:b/>
            <w:bCs/>
            <w:sz w:val="28"/>
            <w:szCs w:val="28"/>
          </w:rPr>
          <w:t>4</w:t>
        </w:r>
      </w:ins>
    </w:p>
    <w:p w14:paraId="34411F44" w14:textId="4D249FF4" w:rsidR="004D5279" w:rsidRPr="007862FF" w:rsidRDefault="004D5279" w:rsidP="006166A2">
      <w:pPr>
        <w:jc w:val="center"/>
        <w:rPr>
          <w:rFonts w:cs="Times New Roman"/>
        </w:rPr>
      </w:pPr>
      <w:r w:rsidRPr="005677CF">
        <w:rPr>
          <w:rFonts w:cs="Times New Roman"/>
          <w:b/>
          <w:bCs/>
          <w:sz w:val="28"/>
          <w:szCs w:val="28"/>
        </w:rPr>
        <w:t>201</w:t>
      </w:r>
      <w:del w:id="2" w:author="蔡孟芹" w:date="2018-03-07T11:34:00Z">
        <w:r w:rsidR="00CB2D39" w:rsidRPr="00A65644" w:rsidDel="00BF63DB">
          <w:rPr>
            <w:rFonts w:cs="Times New Roman"/>
            <w:b/>
            <w:bCs/>
            <w:sz w:val="28"/>
            <w:szCs w:val="28"/>
          </w:rPr>
          <w:delText>6</w:delText>
        </w:r>
      </w:del>
      <w:ins w:id="3" w:author="蔡孟芹" w:date="2018-03-07T11:34:00Z">
        <w:r w:rsidR="00BF63DB">
          <w:rPr>
            <w:rFonts w:cs="Times New Roman"/>
            <w:b/>
            <w:bCs/>
            <w:sz w:val="28"/>
            <w:szCs w:val="28"/>
          </w:rPr>
          <w:t>8</w:t>
        </w:r>
      </w:ins>
      <w:r w:rsidRPr="007862FF">
        <w:rPr>
          <w:rFonts w:cs="Times New Roman"/>
          <w:b/>
          <w:bCs/>
          <w:sz w:val="28"/>
          <w:szCs w:val="28"/>
        </w:rPr>
        <w:t xml:space="preserve"> </w:t>
      </w:r>
      <w:r w:rsidRPr="00A65644">
        <w:rPr>
          <w:rFonts w:cs="Times New Roman"/>
          <w:b/>
          <w:bCs/>
          <w:sz w:val="28"/>
          <w:szCs w:val="28"/>
        </w:rPr>
        <w:t>年</w:t>
      </w:r>
      <w:r w:rsidRPr="007862FF">
        <w:rPr>
          <w:rFonts w:cs="Times New Roman"/>
          <w:b/>
          <w:bCs/>
          <w:sz w:val="28"/>
          <w:szCs w:val="28"/>
        </w:rPr>
        <w:t xml:space="preserve"> </w:t>
      </w:r>
      <w:del w:id="4" w:author="蔡孟芹" w:date="2018-03-07T11:34:00Z">
        <w:r w:rsidR="00CD732F" w:rsidDel="00BF63DB">
          <w:rPr>
            <w:rFonts w:cs="Times New Roman" w:hint="eastAsia"/>
            <w:b/>
            <w:bCs/>
            <w:sz w:val="28"/>
            <w:szCs w:val="28"/>
          </w:rPr>
          <w:delText>12</w:delText>
        </w:r>
      </w:del>
      <w:ins w:id="5" w:author="蔡孟芹" w:date="2018-03-07T11:34:00Z">
        <w:r w:rsidR="00BF63DB">
          <w:rPr>
            <w:rFonts w:cs="Times New Roman"/>
            <w:b/>
            <w:bCs/>
            <w:sz w:val="28"/>
            <w:szCs w:val="28"/>
          </w:rPr>
          <w:t>03</w:t>
        </w:r>
      </w:ins>
      <w:r w:rsidR="00050152" w:rsidRPr="007862FF">
        <w:rPr>
          <w:rFonts w:cs="Times New Roman"/>
          <w:b/>
          <w:bCs/>
          <w:sz w:val="28"/>
          <w:szCs w:val="28"/>
        </w:rPr>
        <w:t xml:space="preserve"> </w:t>
      </w:r>
      <w:r w:rsidRPr="00A65644">
        <w:rPr>
          <w:rFonts w:cs="Times New Roman"/>
          <w:b/>
          <w:bCs/>
          <w:sz w:val="28"/>
          <w:szCs w:val="28"/>
        </w:rPr>
        <w:t>月</w:t>
      </w:r>
      <w:r w:rsidRPr="007862FF">
        <w:rPr>
          <w:rFonts w:cs="Times New Roman"/>
          <w:b/>
          <w:bCs/>
          <w:sz w:val="28"/>
          <w:szCs w:val="28"/>
        </w:rPr>
        <w:t xml:space="preserve"> </w:t>
      </w:r>
      <w:ins w:id="6" w:author="蔡孟芹" w:date="2018-03-07T11:34:00Z">
        <w:r w:rsidR="00BF63DB">
          <w:rPr>
            <w:rFonts w:cs="Times New Roman"/>
            <w:b/>
            <w:bCs/>
            <w:sz w:val="28"/>
            <w:szCs w:val="28"/>
          </w:rPr>
          <w:t>0</w:t>
        </w:r>
      </w:ins>
      <w:del w:id="7" w:author="蔡孟芹" w:date="2018-03-07T11:34:00Z">
        <w:r w:rsidR="00CD732F" w:rsidDel="00BF63DB">
          <w:rPr>
            <w:rFonts w:cs="Times New Roman" w:hint="eastAsia"/>
            <w:b/>
            <w:bCs/>
            <w:sz w:val="28"/>
            <w:szCs w:val="28"/>
          </w:rPr>
          <w:delText>2</w:delText>
        </w:r>
      </w:del>
      <w:r w:rsidR="00CD732F">
        <w:rPr>
          <w:rFonts w:cs="Times New Roman" w:hint="eastAsia"/>
          <w:b/>
          <w:bCs/>
          <w:sz w:val="28"/>
          <w:szCs w:val="28"/>
        </w:rPr>
        <w:t>7</w:t>
      </w:r>
      <w:r w:rsidR="00050152" w:rsidRPr="007862FF">
        <w:rPr>
          <w:rFonts w:cs="Times New Roman"/>
          <w:b/>
          <w:bCs/>
          <w:sz w:val="28"/>
          <w:szCs w:val="28"/>
        </w:rPr>
        <w:t xml:space="preserve"> </w:t>
      </w:r>
      <w:r w:rsidRPr="00A65644">
        <w:rPr>
          <w:rFonts w:cs="Times New Roman"/>
          <w:b/>
          <w:bCs/>
          <w:sz w:val="28"/>
          <w:szCs w:val="28"/>
        </w:rPr>
        <w:t>日</w:t>
      </w:r>
      <w:r w:rsidRPr="007862FF">
        <w:rPr>
          <w:rFonts w:cs="Times New Roman"/>
        </w:rPr>
        <w:br w:type="page"/>
      </w:r>
    </w:p>
    <w:p w14:paraId="41594FA4" w14:textId="77777777" w:rsidR="00381F37" w:rsidRPr="007862FF" w:rsidRDefault="00381F37" w:rsidP="00381F37">
      <w:pPr>
        <w:spacing w:line="320" w:lineRule="exact"/>
        <w:jc w:val="center"/>
        <w:rPr>
          <w:rFonts w:cs="Times New Roman"/>
          <w:b/>
          <w:bCs/>
        </w:rPr>
      </w:pPr>
      <w:r w:rsidRPr="005677CF">
        <w:rPr>
          <w:rFonts w:cs="Times New Roman"/>
          <w:b/>
          <w:bCs/>
        </w:rPr>
        <w:lastRenderedPageBreak/>
        <w:t>版權聲明</w:t>
      </w:r>
    </w:p>
    <w:p w14:paraId="73058EFF" w14:textId="77777777" w:rsidR="004D5279" w:rsidRPr="007862FF" w:rsidRDefault="004D5279" w:rsidP="004D5279">
      <w:pPr>
        <w:spacing w:line="320" w:lineRule="exact"/>
        <w:rPr>
          <w:rFonts w:cs="Times New Roman"/>
        </w:rPr>
      </w:pPr>
      <w:r w:rsidRPr="005677CF">
        <w:rPr>
          <w:rFonts w:cs="Times New Roman"/>
        </w:rPr>
        <w:t>此文件為財金資訊股份有限公司所有，非經本公司之同意或授權不得重製、改作、散布或為其他侵權行為。</w:t>
      </w:r>
    </w:p>
    <w:p w14:paraId="2B6A1CFE" w14:textId="77777777" w:rsidR="00381F37" w:rsidRPr="008444D3" w:rsidRDefault="00381F37">
      <w:pPr>
        <w:widowControl/>
        <w:rPr>
          <w:rFonts w:cs="Times New Roman"/>
        </w:rPr>
      </w:pPr>
      <w:r w:rsidRPr="008444D3">
        <w:rPr>
          <w:rFonts w:cs="Times New Roman"/>
        </w:rPr>
        <w:br w:type="page"/>
      </w:r>
    </w:p>
    <w:p w14:paraId="20E71883" w14:textId="77777777" w:rsidR="00381F37" w:rsidRPr="008444D3" w:rsidRDefault="00381F37" w:rsidP="00173E74">
      <w:pPr>
        <w:jc w:val="center"/>
        <w:rPr>
          <w:rFonts w:cs="Times New Roman"/>
        </w:rPr>
      </w:pPr>
      <w:r w:rsidRPr="00A65644">
        <w:rPr>
          <w:rFonts w:cs="Times New Roman"/>
          <w:b/>
          <w:bCs/>
          <w:sz w:val="36"/>
          <w:szCs w:val="36"/>
        </w:rPr>
        <w:lastRenderedPageBreak/>
        <w:t>版本記錄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2147"/>
        <w:gridCol w:w="6662"/>
      </w:tblGrid>
      <w:tr w:rsidR="00381F37" w:rsidRPr="007862FF" w14:paraId="551DF32E" w14:textId="77777777" w:rsidTr="00B7326E">
        <w:tc>
          <w:tcPr>
            <w:tcW w:w="1080" w:type="dxa"/>
            <w:shd w:val="clear" w:color="auto" w:fill="E0E0E0"/>
          </w:tcPr>
          <w:p w14:paraId="5CA42411" w14:textId="77777777" w:rsidR="00381F37" w:rsidRPr="005677CF" w:rsidRDefault="00381F37" w:rsidP="00910245">
            <w:pPr>
              <w:jc w:val="center"/>
              <w:rPr>
                <w:rFonts w:cs="Times New Roman"/>
                <w:b/>
                <w:bCs/>
                <w:sz w:val="22"/>
              </w:rPr>
            </w:pPr>
            <w:r w:rsidRPr="00250367">
              <w:rPr>
                <w:rFonts w:cs="Times New Roman" w:hint="eastAsia"/>
                <w:b/>
                <w:bCs/>
                <w:sz w:val="22"/>
              </w:rPr>
              <w:t>版本</w:t>
            </w:r>
          </w:p>
        </w:tc>
        <w:tc>
          <w:tcPr>
            <w:tcW w:w="2147" w:type="dxa"/>
            <w:shd w:val="clear" w:color="auto" w:fill="E0E0E0"/>
          </w:tcPr>
          <w:p w14:paraId="20088F26" w14:textId="77777777" w:rsidR="00381F37" w:rsidRPr="005677CF" w:rsidRDefault="00381F37" w:rsidP="00910245">
            <w:pPr>
              <w:jc w:val="center"/>
              <w:rPr>
                <w:rFonts w:cs="Times New Roman"/>
                <w:b/>
                <w:bCs/>
                <w:sz w:val="22"/>
              </w:rPr>
            </w:pPr>
            <w:r w:rsidRPr="00250367">
              <w:rPr>
                <w:rFonts w:cs="Times New Roman" w:hint="eastAsia"/>
                <w:b/>
                <w:bCs/>
                <w:sz w:val="22"/>
              </w:rPr>
              <w:t>日期</w:t>
            </w:r>
          </w:p>
        </w:tc>
        <w:tc>
          <w:tcPr>
            <w:tcW w:w="6662" w:type="dxa"/>
            <w:shd w:val="clear" w:color="auto" w:fill="E0E0E0"/>
          </w:tcPr>
          <w:p w14:paraId="036858A9" w14:textId="77777777" w:rsidR="00381F37" w:rsidRPr="005677CF" w:rsidRDefault="00381F37" w:rsidP="00910245">
            <w:pPr>
              <w:jc w:val="center"/>
              <w:rPr>
                <w:rFonts w:cs="Times New Roman"/>
                <w:b/>
                <w:bCs/>
                <w:sz w:val="22"/>
              </w:rPr>
            </w:pPr>
            <w:r w:rsidRPr="00250367">
              <w:rPr>
                <w:rFonts w:cs="Times New Roman" w:hint="eastAsia"/>
                <w:b/>
                <w:bCs/>
                <w:sz w:val="22"/>
              </w:rPr>
              <w:t>備註</w:t>
            </w:r>
          </w:p>
        </w:tc>
      </w:tr>
      <w:tr w:rsidR="003E0E72" w:rsidRPr="007862FF" w14:paraId="58BCBE10" w14:textId="77777777" w:rsidTr="00B7326E">
        <w:trPr>
          <w:cantSplit/>
        </w:trPr>
        <w:tc>
          <w:tcPr>
            <w:tcW w:w="1080" w:type="dxa"/>
          </w:tcPr>
          <w:p w14:paraId="790716DB" w14:textId="77777777" w:rsidR="003E0E72" w:rsidRPr="007862FF" w:rsidRDefault="00FE46DD">
            <w:pPr>
              <w:pStyle w:val="TableHeaderText"/>
              <w:tabs>
                <w:tab w:val="left" w:pos="5220"/>
              </w:tabs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</w:pPr>
            <w:r w:rsidRPr="007862FF"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  <w:t>1.0</w:t>
            </w:r>
          </w:p>
        </w:tc>
        <w:tc>
          <w:tcPr>
            <w:tcW w:w="2147" w:type="dxa"/>
          </w:tcPr>
          <w:p w14:paraId="2004C606" w14:textId="136D3B0C" w:rsidR="003E0E72" w:rsidRPr="007862FF" w:rsidRDefault="00C63376">
            <w:pPr>
              <w:pStyle w:val="TableHeaderText"/>
              <w:tabs>
                <w:tab w:val="left" w:pos="5220"/>
              </w:tabs>
              <w:rPr>
                <w:rFonts w:ascii="Times New Roman" w:eastAsia="標楷體" w:hAnsi="Times New Roman" w:cs="Times New Roman"/>
                <w:sz w:val="22"/>
              </w:rPr>
            </w:pPr>
            <w:r w:rsidRPr="007862FF"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  <w:t>201</w:t>
            </w:r>
            <w:r w:rsidR="00EA25AD" w:rsidRPr="007862FF"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  <w:t>6</w:t>
            </w:r>
            <w:r w:rsidR="003E0E72" w:rsidRPr="007862FF"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  <w:t>/</w:t>
            </w:r>
            <w:r w:rsidR="000B1343" w:rsidRPr="007862FF"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  <w:t>0</w:t>
            </w:r>
            <w:r w:rsidR="000B1343">
              <w:rPr>
                <w:rFonts w:ascii="Times New Roman" w:eastAsia="標楷體" w:hAnsi="Times New Roman" w:cs="Times New Roman" w:hint="eastAsia"/>
                <w:b w:val="0"/>
                <w:bCs w:val="0"/>
                <w:sz w:val="22"/>
                <w:szCs w:val="22"/>
                <w:lang w:eastAsia="zh-TW"/>
              </w:rPr>
              <w:t>7</w:t>
            </w:r>
            <w:r w:rsidR="003E0E72" w:rsidRPr="007862FF"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  <w:t>/</w:t>
            </w:r>
            <w:r w:rsidR="000B1343">
              <w:rPr>
                <w:rFonts w:ascii="Times New Roman" w:eastAsia="標楷體" w:hAnsi="Times New Roman" w:cs="Times New Roman" w:hint="eastAsia"/>
                <w:b w:val="0"/>
                <w:bCs w:val="0"/>
                <w:sz w:val="22"/>
                <w:szCs w:val="22"/>
                <w:lang w:eastAsia="zh-TW"/>
              </w:rPr>
              <w:t>0</w:t>
            </w:r>
            <w:r w:rsidR="007D2F8A" w:rsidRPr="007862FF"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  <w:t>1</w:t>
            </w:r>
          </w:p>
        </w:tc>
        <w:tc>
          <w:tcPr>
            <w:tcW w:w="6662" w:type="dxa"/>
          </w:tcPr>
          <w:p w14:paraId="722D8E65" w14:textId="77777777" w:rsidR="003E0E72" w:rsidRPr="005677CF" w:rsidRDefault="003E0E72" w:rsidP="00910245">
            <w:pPr>
              <w:rPr>
                <w:rFonts w:cs="Times New Roman"/>
                <w:sz w:val="22"/>
              </w:rPr>
            </w:pPr>
            <w:r w:rsidRPr="00250367">
              <w:rPr>
                <w:rFonts w:cs="Times New Roman" w:hint="eastAsia"/>
              </w:rPr>
              <w:t>初版</w:t>
            </w:r>
          </w:p>
        </w:tc>
      </w:tr>
      <w:tr w:rsidR="006D1A37" w:rsidRPr="007862FF" w14:paraId="31542415" w14:textId="77777777" w:rsidTr="00B7326E">
        <w:trPr>
          <w:cantSplit/>
        </w:trPr>
        <w:tc>
          <w:tcPr>
            <w:tcW w:w="1080" w:type="dxa"/>
          </w:tcPr>
          <w:p w14:paraId="016CDF44" w14:textId="293A6BDC" w:rsidR="006D1A37" w:rsidRPr="007862FF" w:rsidRDefault="006D1A37">
            <w:pPr>
              <w:pStyle w:val="TableHeaderText"/>
              <w:tabs>
                <w:tab w:val="left" w:pos="5220"/>
              </w:tabs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b w:val="0"/>
                <w:bCs w:val="0"/>
                <w:sz w:val="22"/>
                <w:szCs w:val="22"/>
                <w:lang w:eastAsia="zh-TW"/>
              </w:rPr>
              <w:t>1.0.1</w:t>
            </w:r>
          </w:p>
        </w:tc>
        <w:tc>
          <w:tcPr>
            <w:tcW w:w="2147" w:type="dxa"/>
          </w:tcPr>
          <w:p w14:paraId="48BDE561" w14:textId="4148AF7D" w:rsidR="006D1A37" w:rsidRPr="007862FF" w:rsidRDefault="006D1A37">
            <w:pPr>
              <w:pStyle w:val="TableHeaderText"/>
              <w:tabs>
                <w:tab w:val="left" w:pos="5220"/>
              </w:tabs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b w:val="0"/>
                <w:bCs w:val="0"/>
                <w:sz w:val="22"/>
                <w:szCs w:val="22"/>
                <w:lang w:eastAsia="zh-TW"/>
              </w:rPr>
              <w:t>2016/07/22</w:t>
            </w:r>
          </w:p>
        </w:tc>
        <w:tc>
          <w:tcPr>
            <w:tcW w:w="6662" w:type="dxa"/>
          </w:tcPr>
          <w:p w14:paraId="3815A47D" w14:textId="1D05FEF0" w:rsidR="006D1A37" w:rsidRPr="00250367" w:rsidRDefault="00151340" w:rsidP="00910245">
            <w:pPr>
              <w:rPr>
                <w:rFonts w:cs="Times New Roman"/>
              </w:rPr>
            </w:pPr>
            <w:r w:rsidRPr="00151340">
              <w:rPr>
                <w:rFonts w:cs="Times New Roman" w:hint="eastAsia"/>
              </w:rPr>
              <w:t>為簡化實務作業，跨境匯入</w:t>
            </w:r>
            <w:r w:rsidRPr="00151340">
              <w:rPr>
                <w:rFonts w:cs="Times New Roman" w:hint="eastAsia"/>
              </w:rPr>
              <w:t>O2O</w:t>
            </w:r>
            <w:r w:rsidRPr="00151340">
              <w:rPr>
                <w:rFonts w:cs="Times New Roman" w:hint="eastAsia"/>
              </w:rPr>
              <w:t>之「退款交易」、「沖正交易」、「查詢交易」及「彙總查詢交易」等</w:t>
            </w:r>
            <w:r w:rsidRPr="00151340">
              <w:rPr>
                <w:rFonts w:cs="Times New Roman" w:hint="eastAsia"/>
              </w:rPr>
              <w:t>4</w:t>
            </w:r>
            <w:r w:rsidRPr="00151340">
              <w:rPr>
                <w:rFonts w:cs="Times New Roman" w:hint="eastAsia"/>
              </w:rPr>
              <w:t>類交易使用之「交易類型」欄位不再區分</w:t>
            </w:r>
            <w:r w:rsidRPr="00151340">
              <w:rPr>
                <w:rFonts w:cs="Times New Roman" w:hint="eastAsia"/>
              </w:rPr>
              <w:t>"</w:t>
            </w:r>
            <w:r w:rsidRPr="00151340">
              <w:rPr>
                <w:rFonts w:cs="Times New Roman" w:hint="eastAsia"/>
              </w:rPr>
              <w:t>商店掃碼</w:t>
            </w:r>
            <w:r w:rsidRPr="00151340">
              <w:rPr>
                <w:rFonts w:cs="Times New Roman" w:hint="eastAsia"/>
              </w:rPr>
              <w:t>"</w:t>
            </w:r>
            <w:r w:rsidRPr="00151340">
              <w:rPr>
                <w:rFonts w:cs="Times New Roman" w:hint="eastAsia"/>
              </w:rPr>
              <w:t>及</w:t>
            </w:r>
            <w:r w:rsidRPr="00151340">
              <w:rPr>
                <w:rFonts w:cs="Times New Roman" w:hint="eastAsia"/>
              </w:rPr>
              <w:t>"</w:t>
            </w:r>
            <w:r w:rsidRPr="00151340">
              <w:rPr>
                <w:rFonts w:cs="Times New Roman" w:hint="eastAsia"/>
              </w:rPr>
              <w:t>顧客掃碼</w:t>
            </w:r>
            <w:r w:rsidRPr="00151340">
              <w:rPr>
                <w:rFonts w:cs="Times New Roman" w:hint="eastAsia"/>
              </w:rPr>
              <w:t>"</w:t>
            </w:r>
            <w:r w:rsidRPr="00151340">
              <w:rPr>
                <w:rFonts w:cs="Times New Roman" w:hint="eastAsia"/>
              </w:rPr>
              <w:t>。並同步修訂「交易類型」欄位之編碼。</w:t>
            </w:r>
          </w:p>
        </w:tc>
      </w:tr>
      <w:tr w:rsidR="00F4736E" w:rsidRPr="007862FF" w14:paraId="6107B69C" w14:textId="77777777" w:rsidTr="00B7326E">
        <w:trPr>
          <w:cantSplit/>
        </w:trPr>
        <w:tc>
          <w:tcPr>
            <w:tcW w:w="1080" w:type="dxa"/>
          </w:tcPr>
          <w:p w14:paraId="4E6B8F6C" w14:textId="68E75EA3" w:rsidR="00F4736E" w:rsidRDefault="00F4736E">
            <w:pPr>
              <w:pStyle w:val="TableHeaderText"/>
              <w:tabs>
                <w:tab w:val="left" w:pos="5220"/>
              </w:tabs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b w:val="0"/>
                <w:bCs w:val="0"/>
                <w:sz w:val="22"/>
                <w:szCs w:val="22"/>
                <w:lang w:eastAsia="zh-TW"/>
              </w:rPr>
              <w:t>1.0.2</w:t>
            </w:r>
          </w:p>
        </w:tc>
        <w:tc>
          <w:tcPr>
            <w:tcW w:w="2147" w:type="dxa"/>
          </w:tcPr>
          <w:p w14:paraId="0F6A072B" w14:textId="529C9EF4" w:rsidR="00F4736E" w:rsidRDefault="00F4736E">
            <w:pPr>
              <w:pStyle w:val="TableHeaderText"/>
              <w:tabs>
                <w:tab w:val="left" w:pos="5220"/>
              </w:tabs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b w:val="0"/>
                <w:bCs w:val="0"/>
                <w:sz w:val="22"/>
                <w:szCs w:val="22"/>
                <w:lang w:eastAsia="zh-TW"/>
              </w:rPr>
              <w:t>2016/8/16</w:t>
            </w:r>
          </w:p>
        </w:tc>
        <w:tc>
          <w:tcPr>
            <w:tcW w:w="6662" w:type="dxa"/>
          </w:tcPr>
          <w:p w14:paraId="0D62657B" w14:textId="73B6B38D" w:rsidR="00F4736E" w:rsidRDefault="00757E50" w:rsidP="00910245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1.</w:t>
            </w:r>
            <w:r w:rsidR="00F4736E">
              <w:rPr>
                <w:rFonts w:cs="Times New Roman" w:hint="eastAsia"/>
              </w:rPr>
              <w:t>補充說明</w:t>
            </w:r>
            <w:r w:rsidR="00F4736E" w:rsidRPr="00F4736E">
              <w:rPr>
                <w:rFonts w:cs="Times New Roman" w:hint="eastAsia"/>
              </w:rPr>
              <w:t>跨境匯入</w:t>
            </w:r>
            <w:r w:rsidR="00F4736E" w:rsidRPr="00F4736E">
              <w:rPr>
                <w:rFonts w:cs="Times New Roman" w:hint="eastAsia"/>
              </w:rPr>
              <w:t>O2O</w:t>
            </w:r>
            <w:r w:rsidR="00F4736E" w:rsidRPr="00F4736E">
              <w:rPr>
                <w:rFonts w:cs="Times New Roman" w:hint="eastAsia"/>
              </w:rPr>
              <w:t>交易連結網址</w:t>
            </w:r>
            <w:r>
              <w:rPr>
                <w:rFonts w:cs="Times New Roman" w:hint="eastAsia"/>
              </w:rPr>
              <w:t>。</w:t>
            </w:r>
          </w:p>
          <w:p w14:paraId="71A1A36E" w14:textId="4CD71A9F" w:rsidR="00757E50" w:rsidRPr="00151340" w:rsidRDefault="00757E50" w:rsidP="00AB1444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2.</w:t>
            </w:r>
            <w:r w:rsidR="00AB1444" w:rsidRPr="00AB1444">
              <w:rPr>
                <w:rFonts w:cs="Times New Roman" w:hint="eastAsia"/>
              </w:rPr>
              <w:t>彙總查詢交易</w:t>
            </w:r>
            <w:r w:rsidR="00AB1444">
              <w:rPr>
                <w:rFonts w:cs="Times New Roman" w:hint="eastAsia"/>
              </w:rPr>
              <w:t>之</w:t>
            </w:r>
            <w:r w:rsidR="00AB1444" w:rsidRPr="00AB1444">
              <w:rPr>
                <w:rFonts w:cs="Times New Roman" w:hint="eastAsia"/>
              </w:rPr>
              <w:t>REQ</w:t>
            </w:r>
            <w:r w:rsidR="00AB1444" w:rsidRPr="00AB1444">
              <w:rPr>
                <w:rFonts w:cs="Times New Roman" w:hint="eastAsia"/>
              </w:rPr>
              <w:t>交易驗證碼</w:t>
            </w:r>
            <w:r w:rsidR="00AB1444">
              <w:rPr>
                <w:rFonts w:cs="Times New Roman" w:hint="eastAsia"/>
              </w:rPr>
              <w:t>參數刪除誤植之訂單編號欄位</w:t>
            </w:r>
            <w:r>
              <w:rPr>
                <w:rFonts w:cs="Times New Roman" w:hint="eastAsia"/>
              </w:rPr>
              <w:t>。</w:t>
            </w:r>
          </w:p>
        </w:tc>
      </w:tr>
      <w:tr w:rsidR="00757E50" w:rsidRPr="007862FF" w14:paraId="09C7A41D" w14:textId="77777777" w:rsidTr="00B7326E">
        <w:trPr>
          <w:cantSplit/>
        </w:trPr>
        <w:tc>
          <w:tcPr>
            <w:tcW w:w="1080" w:type="dxa"/>
          </w:tcPr>
          <w:p w14:paraId="28410612" w14:textId="6268C595" w:rsidR="00757E50" w:rsidRDefault="00757E50">
            <w:pPr>
              <w:pStyle w:val="TableHeaderText"/>
              <w:tabs>
                <w:tab w:val="left" w:pos="5220"/>
              </w:tabs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b w:val="0"/>
                <w:bCs w:val="0"/>
                <w:sz w:val="22"/>
                <w:szCs w:val="22"/>
                <w:lang w:eastAsia="zh-TW"/>
              </w:rPr>
              <w:t>1.0.3</w:t>
            </w:r>
          </w:p>
        </w:tc>
        <w:tc>
          <w:tcPr>
            <w:tcW w:w="2147" w:type="dxa"/>
          </w:tcPr>
          <w:p w14:paraId="6192B8F4" w14:textId="49D390D3" w:rsidR="00757E50" w:rsidRDefault="00757E50">
            <w:pPr>
              <w:pStyle w:val="TableHeaderText"/>
              <w:tabs>
                <w:tab w:val="left" w:pos="5220"/>
              </w:tabs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b w:val="0"/>
                <w:bCs w:val="0"/>
                <w:sz w:val="22"/>
                <w:szCs w:val="22"/>
                <w:lang w:eastAsia="zh-TW"/>
              </w:rPr>
              <w:t>2016/12/27</w:t>
            </w:r>
          </w:p>
        </w:tc>
        <w:tc>
          <w:tcPr>
            <w:tcW w:w="6662" w:type="dxa"/>
          </w:tcPr>
          <w:p w14:paraId="5467C545" w14:textId="40843481" w:rsidR="00757E50" w:rsidRDefault="00757E50" w:rsidP="00757E50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1.</w:t>
            </w:r>
            <w:r>
              <w:rPr>
                <w:rFonts w:cs="Times New Roman" w:hint="eastAsia"/>
              </w:rPr>
              <w:t>調整欄位編號與</w:t>
            </w:r>
            <w:r>
              <w:rPr>
                <w:rFonts w:cs="Times New Roman" w:hint="eastAsia"/>
              </w:rPr>
              <w:t>InBound EC</w:t>
            </w:r>
            <w:r>
              <w:rPr>
                <w:rFonts w:cs="Times New Roman" w:hint="eastAsia"/>
              </w:rPr>
              <w:t>規格一致。</w:t>
            </w:r>
          </w:p>
          <w:p w14:paraId="7E671136" w14:textId="77777777" w:rsidR="00757E50" w:rsidRDefault="00757E50" w:rsidP="0039686F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2.</w:t>
            </w:r>
            <w:r>
              <w:rPr>
                <w:rFonts w:cs="Times New Roman" w:hint="eastAsia"/>
              </w:rPr>
              <w:t>調整欄位</w:t>
            </w:r>
            <w:r>
              <w:rPr>
                <w:rFonts w:cs="Times New Roman" w:hint="eastAsia"/>
              </w:rPr>
              <w:t>21</w:t>
            </w:r>
            <w:r>
              <w:rPr>
                <w:rFonts w:cs="Times New Roman" w:hint="eastAsia"/>
              </w:rPr>
              <w:t>「</w:t>
            </w:r>
            <w:r w:rsidRPr="00757E50">
              <w:rPr>
                <w:rFonts w:cs="Times New Roman" w:hint="eastAsia"/>
              </w:rPr>
              <w:t>附加資訊</w:t>
            </w:r>
            <w:r>
              <w:rPr>
                <w:rFonts w:cs="Times New Roman" w:hint="eastAsia"/>
              </w:rPr>
              <w:t>」之</w:t>
            </w:r>
            <w:r>
              <w:rPr>
                <w:rFonts w:cs="Times New Roman" w:hint="eastAsia"/>
              </w:rPr>
              <w:t>tag06</w:t>
            </w:r>
            <w:r>
              <w:rPr>
                <w:rFonts w:cs="Times New Roman" w:hint="eastAsia"/>
              </w:rPr>
              <w:t>「</w:t>
            </w:r>
            <w:r w:rsidRPr="00757E50">
              <w:rPr>
                <w:rFonts w:cs="Times New Roman" w:hint="eastAsia"/>
              </w:rPr>
              <w:t>新驗證碼資訊</w:t>
            </w:r>
            <w:r>
              <w:rPr>
                <w:rFonts w:cs="Times New Roman" w:hint="eastAsia"/>
              </w:rPr>
              <w:t>」長度及說明。</w:t>
            </w:r>
          </w:p>
          <w:p w14:paraId="02B9B960" w14:textId="58E9D9B1" w:rsidR="00CE030F" w:rsidRDefault="00CE030F" w:rsidP="0039686F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3.</w:t>
            </w:r>
            <w:r w:rsidR="00793ECC" w:rsidRPr="00151340">
              <w:rPr>
                <w:rFonts w:cs="Times New Roman" w:hint="eastAsia"/>
              </w:rPr>
              <w:t>「查詢交易」</w:t>
            </w:r>
            <w:r>
              <w:rPr>
                <w:rFonts w:cs="Times New Roman" w:hint="eastAsia"/>
              </w:rPr>
              <w:t>回應訊息增加「交易幣別」</w:t>
            </w:r>
            <w:r w:rsidR="0074506D">
              <w:rPr>
                <w:rFonts w:cs="Times New Roman" w:hint="eastAsia"/>
              </w:rPr>
              <w:t>、「累計退貨金額」、「訂單狀態」</w:t>
            </w:r>
            <w:r>
              <w:rPr>
                <w:rFonts w:cs="Times New Roman" w:hint="eastAsia"/>
              </w:rPr>
              <w:t>欄位。</w:t>
            </w:r>
          </w:p>
          <w:p w14:paraId="54CE4F5E" w14:textId="2CAE3659" w:rsidR="0074506D" w:rsidRDefault="00CE030F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4.</w:t>
            </w:r>
            <w:r w:rsidR="00793ECC" w:rsidRPr="00151340">
              <w:rPr>
                <w:rFonts w:cs="Times New Roman" w:hint="eastAsia"/>
              </w:rPr>
              <w:t>「</w:t>
            </w:r>
            <w:r w:rsidRPr="00CE030F">
              <w:rPr>
                <w:rFonts w:cs="Times New Roman" w:hint="eastAsia"/>
              </w:rPr>
              <w:t>顧客掃碼支付結果後台通知訊息</w:t>
            </w:r>
            <w:r w:rsidR="00793ECC">
              <w:rPr>
                <w:rFonts w:cs="Times New Roman" w:hint="eastAsia"/>
              </w:rPr>
              <w:t>」</w:t>
            </w:r>
            <w:r>
              <w:rPr>
                <w:rFonts w:cs="Times New Roman" w:hint="eastAsia"/>
              </w:rPr>
              <w:t>增加「交易金額」欄位。</w:t>
            </w:r>
          </w:p>
        </w:tc>
      </w:tr>
      <w:tr w:rsidR="00BF63DB" w:rsidRPr="007862FF" w14:paraId="3C365722" w14:textId="77777777" w:rsidTr="00B7326E">
        <w:trPr>
          <w:cantSplit/>
          <w:ins w:id="8" w:author="蔡孟芹" w:date="2018-03-07T11:35:00Z"/>
        </w:trPr>
        <w:tc>
          <w:tcPr>
            <w:tcW w:w="1080" w:type="dxa"/>
          </w:tcPr>
          <w:p w14:paraId="6B1D4339" w14:textId="07F3CAEF" w:rsidR="00BF63DB" w:rsidRDefault="00BF63DB">
            <w:pPr>
              <w:pStyle w:val="TableHeaderText"/>
              <w:tabs>
                <w:tab w:val="left" w:pos="5220"/>
              </w:tabs>
              <w:rPr>
                <w:ins w:id="9" w:author="蔡孟芹" w:date="2018-03-07T11:35:00Z"/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</w:pPr>
            <w:ins w:id="10" w:author="蔡孟芹" w:date="2018-03-07T11:35:00Z">
              <w:r>
                <w:rPr>
                  <w:rFonts w:ascii="Times New Roman" w:eastAsia="標楷體" w:hAnsi="Times New Roman" w:cs="Times New Roman"/>
                  <w:b w:val="0"/>
                  <w:bCs w:val="0"/>
                  <w:sz w:val="22"/>
                  <w:szCs w:val="22"/>
                  <w:lang w:eastAsia="zh-TW"/>
                </w:rPr>
                <w:t>1.0.4</w:t>
              </w:r>
            </w:ins>
          </w:p>
        </w:tc>
        <w:tc>
          <w:tcPr>
            <w:tcW w:w="2147" w:type="dxa"/>
          </w:tcPr>
          <w:p w14:paraId="5CA8C9B5" w14:textId="2EBCF61C" w:rsidR="00BF63DB" w:rsidRDefault="00BF63DB">
            <w:pPr>
              <w:pStyle w:val="TableHeaderText"/>
              <w:tabs>
                <w:tab w:val="left" w:pos="5220"/>
              </w:tabs>
              <w:rPr>
                <w:ins w:id="11" w:author="蔡孟芹" w:date="2018-03-07T11:35:00Z"/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  <w:lang w:eastAsia="zh-TW"/>
              </w:rPr>
            </w:pPr>
            <w:ins w:id="12" w:author="蔡孟芹" w:date="2018-03-07T11:35:00Z">
              <w:r>
                <w:rPr>
                  <w:rFonts w:ascii="Times New Roman" w:eastAsia="標楷體" w:hAnsi="Times New Roman" w:cs="Times New Roman" w:hint="eastAsia"/>
                  <w:b w:val="0"/>
                  <w:bCs w:val="0"/>
                  <w:sz w:val="22"/>
                  <w:szCs w:val="22"/>
                  <w:lang w:eastAsia="zh-TW"/>
                </w:rPr>
                <w:t>2018/03/07</w:t>
              </w:r>
            </w:ins>
          </w:p>
        </w:tc>
        <w:tc>
          <w:tcPr>
            <w:tcW w:w="6662" w:type="dxa"/>
          </w:tcPr>
          <w:p w14:paraId="524F0316" w14:textId="6C4D8007" w:rsidR="00BF63DB" w:rsidRDefault="00BF63DB" w:rsidP="00757E50">
            <w:pPr>
              <w:rPr>
                <w:ins w:id="13" w:author="蔡孟芹" w:date="2018-03-07T11:35:00Z"/>
                <w:rFonts w:cs="Times New Roman"/>
              </w:rPr>
            </w:pPr>
            <w:ins w:id="14" w:author="蔡孟芹" w:date="2018-03-07T11:36:00Z">
              <w:r>
                <w:rPr>
                  <w:rFonts w:cs="Times New Roman" w:hint="eastAsia"/>
                </w:rPr>
                <w:t>欄位</w:t>
              </w:r>
              <w:r>
                <w:rPr>
                  <w:rFonts w:cs="Times New Roman" w:hint="eastAsia"/>
                </w:rPr>
                <w:t>21</w:t>
              </w:r>
              <w:r>
                <w:rPr>
                  <w:rFonts w:cs="Times New Roman" w:hint="eastAsia"/>
                </w:rPr>
                <w:t>「</w:t>
              </w:r>
              <w:r w:rsidRPr="00757E50">
                <w:rPr>
                  <w:rFonts w:cs="Times New Roman" w:hint="eastAsia"/>
                </w:rPr>
                <w:t>附加資訊</w:t>
              </w:r>
              <w:r>
                <w:rPr>
                  <w:rFonts w:cs="Times New Roman" w:hint="eastAsia"/>
                </w:rPr>
                <w:t>」增加註記說明。</w:t>
              </w:r>
            </w:ins>
          </w:p>
        </w:tc>
      </w:tr>
    </w:tbl>
    <w:p w14:paraId="0B8E5E19" w14:textId="77777777" w:rsidR="009F75D4" w:rsidRPr="00250367" w:rsidRDefault="009F75D4">
      <w:pPr>
        <w:widowControl/>
        <w:rPr>
          <w:rFonts w:cs="Times New Roman"/>
        </w:rPr>
      </w:pPr>
    </w:p>
    <w:p w14:paraId="6FBC8D8A" w14:textId="77777777" w:rsidR="00E46057" w:rsidRPr="00250367" w:rsidRDefault="00E46057">
      <w:pPr>
        <w:widowControl/>
        <w:rPr>
          <w:rFonts w:cs="Times New Roman"/>
          <w:b/>
          <w:bCs/>
          <w:sz w:val="36"/>
          <w:szCs w:val="36"/>
        </w:rPr>
      </w:pPr>
      <w:r w:rsidRPr="00250367">
        <w:rPr>
          <w:rFonts w:cs="Times New Roman"/>
          <w:b/>
          <w:bCs/>
          <w:sz w:val="36"/>
          <w:szCs w:val="36"/>
        </w:rPr>
        <w:br w:type="page"/>
      </w:r>
    </w:p>
    <w:p w14:paraId="2F8EEAA2" w14:textId="77777777" w:rsidR="009F75D4" w:rsidRPr="00CB05E3" w:rsidRDefault="009F75D4">
      <w:pPr>
        <w:jc w:val="center"/>
        <w:rPr>
          <w:rFonts w:cs="Times New Roman"/>
          <w:b/>
          <w:bCs/>
          <w:sz w:val="36"/>
          <w:szCs w:val="36"/>
        </w:rPr>
      </w:pPr>
      <w:r w:rsidRPr="00250367">
        <w:rPr>
          <w:rFonts w:cs="Times New Roman" w:hint="eastAsia"/>
          <w:b/>
          <w:bCs/>
          <w:sz w:val="36"/>
          <w:szCs w:val="36"/>
        </w:rPr>
        <w:lastRenderedPageBreak/>
        <w:t>目錄</w:t>
      </w:r>
    </w:p>
    <w:p w14:paraId="18236EB3" w14:textId="77777777" w:rsidR="00D31B34" w:rsidRDefault="000A0694">
      <w:pPr>
        <w:pStyle w:val="11"/>
        <w:rPr>
          <w:rFonts w:asciiTheme="minorHAnsi" w:eastAsiaTheme="minorEastAsia" w:hAnsiTheme="minorHAnsi"/>
          <w:noProof/>
          <w:kern w:val="2"/>
        </w:rPr>
      </w:pPr>
      <w:r w:rsidRPr="00CB05E3">
        <w:rPr>
          <w:rFonts w:cs="Times New Roman"/>
          <w:lang w:val="en-AU"/>
        </w:rPr>
        <w:fldChar w:fldCharType="begin"/>
      </w:r>
      <w:r w:rsidRPr="00250367">
        <w:rPr>
          <w:rFonts w:cs="Times New Roman"/>
          <w:lang w:val="en-AU"/>
        </w:rPr>
        <w:instrText xml:space="preserve"> TOC \o "1-3" \h \z \u </w:instrText>
      </w:r>
      <w:r w:rsidRPr="00CB05E3">
        <w:rPr>
          <w:rFonts w:cs="Times New Roman"/>
          <w:lang w:val="en-AU"/>
        </w:rPr>
        <w:fldChar w:fldCharType="separate"/>
      </w:r>
      <w:hyperlink w:anchor="_Toc474498119" w:history="1">
        <w:r w:rsidR="00D31B34" w:rsidRPr="00104979">
          <w:rPr>
            <w:rStyle w:val="aa"/>
            <w:noProof/>
          </w:rPr>
          <w:t>1</w:t>
        </w:r>
        <w:r w:rsidR="00D31B34">
          <w:rPr>
            <w:rFonts w:asciiTheme="minorHAnsi" w:eastAsiaTheme="minorEastAsia" w:hAnsiTheme="minorHAnsi"/>
            <w:noProof/>
            <w:kern w:val="2"/>
          </w:rPr>
          <w:tab/>
        </w:r>
        <w:r w:rsidR="00D31B34" w:rsidRPr="00104979">
          <w:rPr>
            <w:rStyle w:val="aa"/>
            <w:rFonts w:hint="eastAsia"/>
            <w:noProof/>
          </w:rPr>
          <w:t>規格說明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_Toc474498119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6</w:t>
        </w:r>
        <w:r w:rsidR="00D31B34">
          <w:rPr>
            <w:noProof/>
            <w:webHidden/>
          </w:rPr>
          <w:fldChar w:fldCharType="end"/>
        </w:r>
      </w:hyperlink>
    </w:p>
    <w:p w14:paraId="225A912F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20" w:history="1">
        <w:r w:rsidR="00D31B34" w:rsidRPr="00104979">
          <w:rPr>
            <w:rStyle w:val="aa"/>
            <w:noProof/>
          </w:rPr>
          <w:t>1.1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rFonts w:hint="eastAsia"/>
            <w:noProof/>
          </w:rPr>
          <w:t>格式說明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_Toc474498120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6</w:t>
        </w:r>
        <w:r w:rsidR="00D31B34">
          <w:rPr>
            <w:noProof/>
            <w:webHidden/>
          </w:rPr>
          <w:fldChar w:fldCharType="end"/>
        </w:r>
      </w:hyperlink>
    </w:p>
    <w:p w14:paraId="07808ED8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21" w:history="1">
        <w:r w:rsidR="00D31B34" w:rsidRPr="00104979">
          <w:rPr>
            <w:rStyle w:val="aa"/>
            <w:noProof/>
          </w:rPr>
          <w:t>1.2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rFonts w:hint="eastAsia"/>
            <w:noProof/>
          </w:rPr>
          <w:t>欄位名稱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_Toc474498121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6</w:t>
        </w:r>
        <w:r w:rsidR="00D31B34">
          <w:rPr>
            <w:noProof/>
            <w:webHidden/>
          </w:rPr>
          <w:fldChar w:fldCharType="end"/>
        </w:r>
      </w:hyperlink>
    </w:p>
    <w:p w14:paraId="69F4B4FB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22" w:history="1">
        <w:r w:rsidR="00D31B34" w:rsidRPr="00104979">
          <w:rPr>
            <w:rStyle w:val="aa"/>
            <w:noProof/>
          </w:rPr>
          <w:t>1.3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>Web</w:t>
        </w:r>
        <w:r w:rsidR="00D31B34" w:rsidRPr="00104979">
          <w:rPr>
            <w:rStyle w:val="aa"/>
            <w:rFonts w:hint="eastAsia"/>
            <w:noProof/>
          </w:rPr>
          <w:t>模式收送電文結構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_Toc474498122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8</w:t>
        </w:r>
        <w:r w:rsidR="00D31B34">
          <w:rPr>
            <w:noProof/>
            <w:webHidden/>
          </w:rPr>
          <w:fldChar w:fldCharType="end"/>
        </w:r>
      </w:hyperlink>
    </w:p>
    <w:p w14:paraId="6BCFEA15" w14:textId="77777777" w:rsidR="00D31B34" w:rsidRDefault="006E04E4">
      <w:pPr>
        <w:pStyle w:val="11"/>
        <w:rPr>
          <w:rFonts w:asciiTheme="minorHAnsi" w:eastAsiaTheme="minorEastAsia" w:hAnsiTheme="minorHAnsi"/>
          <w:noProof/>
          <w:kern w:val="2"/>
        </w:rPr>
      </w:pPr>
      <w:hyperlink w:anchor="_Toc474498123" w:history="1">
        <w:r w:rsidR="00D31B34" w:rsidRPr="00104979">
          <w:rPr>
            <w:rStyle w:val="aa"/>
            <w:noProof/>
          </w:rPr>
          <w:t>2</w:t>
        </w:r>
        <w:r w:rsidR="00D31B34">
          <w:rPr>
            <w:rFonts w:asciiTheme="minorHAnsi" w:eastAsiaTheme="minorEastAsia" w:hAnsiTheme="minorHAnsi"/>
            <w:noProof/>
            <w:kern w:val="2"/>
          </w:rPr>
          <w:tab/>
        </w:r>
        <w:r w:rsidR="00D31B34" w:rsidRPr="00104979">
          <w:rPr>
            <w:rStyle w:val="aa"/>
            <w:noProof/>
          </w:rPr>
          <w:t>Online</w:t>
        </w:r>
        <w:r w:rsidR="00D31B34" w:rsidRPr="00104979">
          <w:rPr>
            <w:rStyle w:val="aa"/>
            <w:rFonts w:hint="eastAsia"/>
            <w:noProof/>
          </w:rPr>
          <w:t>交易電文說明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_Toc474498123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9</w:t>
        </w:r>
        <w:r w:rsidR="00D31B34">
          <w:rPr>
            <w:noProof/>
            <w:webHidden/>
          </w:rPr>
          <w:fldChar w:fldCharType="end"/>
        </w:r>
      </w:hyperlink>
    </w:p>
    <w:p w14:paraId="22540CDC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24" w:history="1">
        <w:r w:rsidR="00D31B34" w:rsidRPr="00104979">
          <w:rPr>
            <w:rStyle w:val="aa"/>
            <w:noProof/>
          </w:rPr>
          <w:t>2.1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rFonts w:hint="eastAsia"/>
            <w:noProof/>
          </w:rPr>
          <w:t>跨境匯入實體特店</w:t>
        </w:r>
        <w:r w:rsidR="00D31B34" w:rsidRPr="00104979">
          <w:rPr>
            <w:rStyle w:val="aa"/>
            <w:noProof/>
          </w:rPr>
          <w:t>O2O</w:t>
        </w:r>
        <w:r w:rsidR="00D31B34" w:rsidRPr="00104979">
          <w:rPr>
            <w:rStyle w:val="aa"/>
            <w:rFonts w:hint="eastAsia"/>
            <w:noProof/>
          </w:rPr>
          <w:t>代理收付款電文交易說明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_Toc474498124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9</w:t>
        </w:r>
        <w:r w:rsidR="00D31B34">
          <w:rPr>
            <w:noProof/>
            <w:webHidden/>
          </w:rPr>
          <w:fldChar w:fldCharType="end"/>
        </w:r>
      </w:hyperlink>
    </w:p>
    <w:p w14:paraId="0D7E16B0" w14:textId="77777777" w:rsidR="00D31B34" w:rsidRDefault="006E04E4">
      <w:pPr>
        <w:pStyle w:val="31"/>
        <w:rPr>
          <w:rFonts w:asciiTheme="minorHAnsi" w:eastAsiaTheme="minorEastAsia" w:hAnsiTheme="minorHAnsi"/>
          <w:noProof/>
          <w:kern w:val="2"/>
          <w:sz w:val="24"/>
        </w:rPr>
      </w:pPr>
      <w:hyperlink w:anchor="_Toc474498125" w:history="1">
        <w:r w:rsidR="00D31B34" w:rsidRPr="00104979">
          <w:rPr>
            <w:rStyle w:val="aa"/>
            <w:noProof/>
          </w:rPr>
          <w:t>2.1.1</w:t>
        </w:r>
        <w:r w:rsidR="00D31B34">
          <w:rPr>
            <w:rFonts w:asciiTheme="minorHAnsi" w:eastAsiaTheme="minorEastAsia" w:hAnsiTheme="minorHAnsi"/>
            <w:noProof/>
            <w:kern w:val="2"/>
            <w:sz w:val="24"/>
          </w:rPr>
          <w:tab/>
        </w:r>
        <w:r w:rsidR="00D31B34" w:rsidRPr="00104979">
          <w:rPr>
            <w:rStyle w:val="aa"/>
            <w:rFonts w:hint="eastAsia"/>
            <w:noProof/>
          </w:rPr>
          <w:t>商店掃碼購物交易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_Toc474498125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9</w:t>
        </w:r>
        <w:r w:rsidR="00D31B34">
          <w:rPr>
            <w:noProof/>
            <w:webHidden/>
          </w:rPr>
          <w:fldChar w:fldCharType="end"/>
        </w:r>
      </w:hyperlink>
    </w:p>
    <w:p w14:paraId="39390B58" w14:textId="77777777" w:rsidR="00D31B34" w:rsidRDefault="006E04E4">
      <w:pPr>
        <w:pStyle w:val="31"/>
        <w:rPr>
          <w:rFonts w:asciiTheme="minorHAnsi" w:eastAsiaTheme="minorEastAsia" w:hAnsiTheme="minorHAnsi"/>
          <w:noProof/>
          <w:kern w:val="2"/>
          <w:sz w:val="24"/>
        </w:rPr>
      </w:pPr>
      <w:hyperlink w:anchor="_Toc474498126" w:history="1">
        <w:r w:rsidR="00D31B34" w:rsidRPr="00104979">
          <w:rPr>
            <w:rStyle w:val="aa"/>
            <w:noProof/>
          </w:rPr>
          <w:t>2.1.2</w:t>
        </w:r>
        <w:r w:rsidR="00D31B34">
          <w:rPr>
            <w:rFonts w:asciiTheme="minorHAnsi" w:eastAsiaTheme="minorEastAsia" w:hAnsiTheme="minorHAnsi"/>
            <w:noProof/>
            <w:kern w:val="2"/>
            <w:sz w:val="24"/>
          </w:rPr>
          <w:tab/>
        </w:r>
        <w:r w:rsidR="00D31B34" w:rsidRPr="00104979">
          <w:rPr>
            <w:rStyle w:val="aa"/>
            <w:rFonts w:hint="eastAsia"/>
            <w:noProof/>
          </w:rPr>
          <w:t>跨境匯入</w:t>
        </w:r>
        <w:r w:rsidR="00D31B34" w:rsidRPr="00104979">
          <w:rPr>
            <w:rStyle w:val="aa"/>
            <w:noProof/>
          </w:rPr>
          <w:t>O2O</w:t>
        </w:r>
        <w:r w:rsidR="00D31B34" w:rsidRPr="00104979">
          <w:rPr>
            <w:rStyle w:val="aa"/>
            <w:rFonts w:hint="eastAsia"/>
            <w:noProof/>
          </w:rPr>
          <w:t>退款交易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_Toc474498126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11</w:t>
        </w:r>
        <w:r w:rsidR="00D31B34">
          <w:rPr>
            <w:noProof/>
            <w:webHidden/>
          </w:rPr>
          <w:fldChar w:fldCharType="end"/>
        </w:r>
      </w:hyperlink>
    </w:p>
    <w:p w14:paraId="5C750BA7" w14:textId="77777777" w:rsidR="00D31B34" w:rsidRDefault="006E04E4">
      <w:pPr>
        <w:pStyle w:val="31"/>
        <w:rPr>
          <w:rFonts w:asciiTheme="minorHAnsi" w:eastAsiaTheme="minorEastAsia" w:hAnsiTheme="minorHAnsi"/>
          <w:noProof/>
          <w:kern w:val="2"/>
          <w:sz w:val="24"/>
        </w:rPr>
      </w:pPr>
      <w:hyperlink w:anchor="_Toc474498127" w:history="1">
        <w:r w:rsidR="00D31B34" w:rsidRPr="00104979">
          <w:rPr>
            <w:rStyle w:val="aa"/>
            <w:noProof/>
          </w:rPr>
          <w:t>2.1.3</w:t>
        </w:r>
        <w:r w:rsidR="00D31B34">
          <w:rPr>
            <w:rFonts w:asciiTheme="minorHAnsi" w:eastAsiaTheme="minorEastAsia" w:hAnsiTheme="minorHAnsi"/>
            <w:noProof/>
            <w:kern w:val="2"/>
            <w:sz w:val="24"/>
          </w:rPr>
          <w:tab/>
        </w:r>
        <w:r w:rsidR="00D31B34" w:rsidRPr="00104979">
          <w:rPr>
            <w:rStyle w:val="aa"/>
            <w:rFonts w:hint="eastAsia"/>
            <w:noProof/>
          </w:rPr>
          <w:t>跨境匯入</w:t>
        </w:r>
        <w:r w:rsidR="00D31B34" w:rsidRPr="00104979">
          <w:rPr>
            <w:rStyle w:val="aa"/>
            <w:noProof/>
          </w:rPr>
          <w:t>O2O</w:t>
        </w:r>
        <w:r w:rsidR="00D31B34" w:rsidRPr="00104979">
          <w:rPr>
            <w:rStyle w:val="aa"/>
            <w:rFonts w:hint="eastAsia"/>
            <w:noProof/>
          </w:rPr>
          <w:t>沖正交易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_Toc474498127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12</w:t>
        </w:r>
        <w:r w:rsidR="00D31B34">
          <w:rPr>
            <w:noProof/>
            <w:webHidden/>
          </w:rPr>
          <w:fldChar w:fldCharType="end"/>
        </w:r>
      </w:hyperlink>
    </w:p>
    <w:p w14:paraId="114CF9F6" w14:textId="77777777" w:rsidR="00D31B34" w:rsidRDefault="006E04E4">
      <w:pPr>
        <w:pStyle w:val="31"/>
        <w:rPr>
          <w:rFonts w:asciiTheme="minorHAnsi" w:eastAsiaTheme="minorEastAsia" w:hAnsiTheme="minorHAnsi"/>
          <w:noProof/>
          <w:kern w:val="2"/>
          <w:sz w:val="24"/>
        </w:rPr>
      </w:pPr>
      <w:hyperlink w:anchor="_Toc474498128" w:history="1">
        <w:r w:rsidR="00D31B34" w:rsidRPr="00104979">
          <w:rPr>
            <w:rStyle w:val="aa"/>
            <w:noProof/>
          </w:rPr>
          <w:t>2.1.4</w:t>
        </w:r>
        <w:r w:rsidR="00D31B34">
          <w:rPr>
            <w:rFonts w:asciiTheme="minorHAnsi" w:eastAsiaTheme="minorEastAsia" w:hAnsiTheme="minorHAnsi"/>
            <w:noProof/>
            <w:kern w:val="2"/>
            <w:sz w:val="24"/>
          </w:rPr>
          <w:tab/>
        </w:r>
        <w:r w:rsidR="00D31B34" w:rsidRPr="00104979">
          <w:rPr>
            <w:rStyle w:val="aa"/>
            <w:rFonts w:hint="eastAsia"/>
            <w:noProof/>
          </w:rPr>
          <w:t>跨境匯入</w:t>
        </w:r>
        <w:r w:rsidR="00D31B34" w:rsidRPr="00104979">
          <w:rPr>
            <w:rStyle w:val="aa"/>
            <w:noProof/>
          </w:rPr>
          <w:t>O2O</w:t>
        </w:r>
        <w:r w:rsidR="00D31B34" w:rsidRPr="00104979">
          <w:rPr>
            <w:rStyle w:val="aa"/>
            <w:rFonts w:hint="eastAsia"/>
            <w:noProof/>
          </w:rPr>
          <w:t>查詢交易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_Toc474498128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13</w:t>
        </w:r>
        <w:r w:rsidR="00D31B34">
          <w:rPr>
            <w:noProof/>
            <w:webHidden/>
          </w:rPr>
          <w:fldChar w:fldCharType="end"/>
        </w:r>
      </w:hyperlink>
    </w:p>
    <w:p w14:paraId="511E023F" w14:textId="77777777" w:rsidR="00D31B34" w:rsidRDefault="006E04E4">
      <w:pPr>
        <w:pStyle w:val="31"/>
        <w:rPr>
          <w:rFonts w:asciiTheme="minorHAnsi" w:eastAsiaTheme="minorEastAsia" w:hAnsiTheme="minorHAnsi"/>
          <w:noProof/>
          <w:kern w:val="2"/>
          <w:sz w:val="24"/>
        </w:rPr>
      </w:pPr>
      <w:hyperlink w:anchor="_Toc474498129" w:history="1">
        <w:r w:rsidR="00D31B34" w:rsidRPr="00104979">
          <w:rPr>
            <w:rStyle w:val="aa"/>
            <w:noProof/>
          </w:rPr>
          <w:t>2.1.5</w:t>
        </w:r>
        <w:r w:rsidR="00D31B34">
          <w:rPr>
            <w:rFonts w:asciiTheme="minorHAnsi" w:eastAsiaTheme="minorEastAsia" w:hAnsiTheme="minorHAnsi"/>
            <w:noProof/>
            <w:kern w:val="2"/>
            <w:sz w:val="24"/>
          </w:rPr>
          <w:tab/>
        </w:r>
        <w:r w:rsidR="00D31B34" w:rsidRPr="00104979">
          <w:rPr>
            <w:rStyle w:val="aa"/>
            <w:rFonts w:hint="eastAsia"/>
            <w:noProof/>
          </w:rPr>
          <w:t>跨境匯入</w:t>
        </w:r>
        <w:r w:rsidR="00D31B34" w:rsidRPr="00104979">
          <w:rPr>
            <w:rStyle w:val="aa"/>
            <w:noProof/>
          </w:rPr>
          <w:t>O2O</w:t>
        </w:r>
        <w:r w:rsidR="00D31B34" w:rsidRPr="00104979">
          <w:rPr>
            <w:rStyle w:val="aa"/>
            <w:rFonts w:hint="eastAsia"/>
            <w:noProof/>
          </w:rPr>
          <w:t>彙總查詢交易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_Toc474498129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15</w:t>
        </w:r>
        <w:r w:rsidR="00D31B34">
          <w:rPr>
            <w:noProof/>
            <w:webHidden/>
          </w:rPr>
          <w:fldChar w:fldCharType="end"/>
        </w:r>
      </w:hyperlink>
    </w:p>
    <w:p w14:paraId="0749075A" w14:textId="77777777" w:rsidR="00D31B34" w:rsidRDefault="006E04E4">
      <w:pPr>
        <w:pStyle w:val="31"/>
        <w:rPr>
          <w:rFonts w:asciiTheme="minorHAnsi" w:eastAsiaTheme="minorEastAsia" w:hAnsiTheme="minorHAnsi"/>
          <w:noProof/>
          <w:kern w:val="2"/>
          <w:sz w:val="24"/>
        </w:rPr>
      </w:pPr>
      <w:hyperlink w:anchor="_Toc474498130" w:history="1">
        <w:r w:rsidR="00D31B34" w:rsidRPr="00104979">
          <w:rPr>
            <w:rStyle w:val="aa"/>
            <w:noProof/>
          </w:rPr>
          <w:t>2.1.6</w:t>
        </w:r>
        <w:r w:rsidR="00D31B34">
          <w:rPr>
            <w:rFonts w:asciiTheme="minorHAnsi" w:eastAsiaTheme="minorEastAsia" w:hAnsiTheme="minorHAnsi"/>
            <w:noProof/>
            <w:kern w:val="2"/>
            <w:sz w:val="24"/>
          </w:rPr>
          <w:tab/>
        </w:r>
        <w:r w:rsidR="00D31B34" w:rsidRPr="00104979">
          <w:rPr>
            <w:rStyle w:val="aa"/>
            <w:rFonts w:hint="eastAsia"/>
            <w:noProof/>
          </w:rPr>
          <w:t>顧客掃碼支付結果後台通知訊息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_Toc474498130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17</w:t>
        </w:r>
        <w:r w:rsidR="00D31B34">
          <w:rPr>
            <w:noProof/>
            <w:webHidden/>
          </w:rPr>
          <w:fldChar w:fldCharType="end"/>
        </w:r>
      </w:hyperlink>
    </w:p>
    <w:p w14:paraId="17ABC0B8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31" w:history="1">
        <w:r w:rsidR="00D31B34" w:rsidRPr="00104979">
          <w:rPr>
            <w:rStyle w:val="aa"/>
            <w:noProof/>
          </w:rPr>
          <w:t>2.2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rFonts w:hint="eastAsia"/>
            <w:noProof/>
          </w:rPr>
          <w:t>驗證碼更新交易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_Toc474498131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18</w:t>
        </w:r>
        <w:r w:rsidR="00D31B34">
          <w:rPr>
            <w:noProof/>
            <w:webHidden/>
          </w:rPr>
          <w:fldChar w:fldCharType="end"/>
        </w:r>
      </w:hyperlink>
    </w:p>
    <w:p w14:paraId="330D0F16" w14:textId="77777777" w:rsidR="00D31B34" w:rsidRDefault="006E04E4">
      <w:pPr>
        <w:pStyle w:val="11"/>
        <w:rPr>
          <w:rFonts w:asciiTheme="minorHAnsi" w:eastAsiaTheme="minorEastAsia" w:hAnsiTheme="minorHAnsi"/>
          <w:noProof/>
          <w:kern w:val="2"/>
        </w:rPr>
      </w:pPr>
      <w:hyperlink w:anchor="_Toc474498132" w:history="1">
        <w:r w:rsidR="00D31B34" w:rsidRPr="00104979">
          <w:rPr>
            <w:rStyle w:val="aa"/>
            <w:noProof/>
          </w:rPr>
          <w:t>3</w:t>
        </w:r>
        <w:r w:rsidR="00D31B34">
          <w:rPr>
            <w:rFonts w:asciiTheme="minorHAnsi" w:eastAsiaTheme="minorEastAsia" w:hAnsiTheme="minorHAnsi"/>
            <w:noProof/>
            <w:kern w:val="2"/>
          </w:rPr>
          <w:tab/>
        </w:r>
        <w:r w:rsidR="00D31B34" w:rsidRPr="00104979">
          <w:rPr>
            <w:rStyle w:val="aa"/>
            <w:rFonts w:hint="eastAsia"/>
            <w:noProof/>
          </w:rPr>
          <w:t>欄位說明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_Toc474498132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19</w:t>
        </w:r>
        <w:r w:rsidR="00D31B34">
          <w:rPr>
            <w:noProof/>
            <w:webHidden/>
          </w:rPr>
          <w:fldChar w:fldCharType="end"/>
        </w:r>
      </w:hyperlink>
    </w:p>
    <w:p w14:paraId="17089A55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33" w:history="1">
        <w:r w:rsidR="00D31B34" w:rsidRPr="00104979">
          <w:rPr>
            <w:rStyle w:val="aa"/>
            <w:noProof/>
          </w:rPr>
          <w:t>3.1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FIELD_01 </w:t>
        </w:r>
        <w:r w:rsidR="00D31B34" w:rsidRPr="00104979">
          <w:rPr>
            <w:rStyle w:val="aa"/>
            <w:rFonts w:hint="eastAsia"/>
            <w:noProof/>
          </w:rPr>
          <w:t>交易狀態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_Toc474498133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19</w:t>
        </w:r>
        <w:r w:rsidR="00D31B34">
          <w:rPr>
            <w:noProof/>
            <w:webHidden/>
          </w:rPr>
          <w:fldChar w:fldCharType="end"/>
        </w:r>
      </w:hyperlink>
    </w:p>
    <w:p w14:paraId="40157277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34" w:history="1">
        <w:r w:rsidR="00D31B34" w:rsidRPr="00104979">
          <w:rPr>
            <w:rStyle w:val="aa"/>
            <w:noProof/>
          </w:rPr>
          <w:t>3.2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FIELD_02 </w:t>
        </w:r>
        <w:r w:rsidR="00D31B34" w:rsidRPr="00104979">
          <w:rPr>
            <w:rStyle w:val="aa"/>
            <w:rFonts w:hint="eastAsia"/>
            <w:noProof/>
          </w:rPr>
          <w:t>交易類型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_Toc474498134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19</w:t>
        </w:r>
        <w:r w:rsidR="00D31B34">
          <w:rPr>
            <w:noProof/>
            <w:webHidden/>
          </w:rPr>
          <w:fldChar w:fldCharType="end"/>
        </w:r>
      </w:hyperlink>
    </w:p>
    <w:p w14:paraId="11D512EE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35" w:history="1">
        <w:r w:rsidR="00D31B34" w:rsidRPr="00104979">
          <w:rPr>
            <w:rStyle w:val="aa"/>
            <w:noProof/>
          </w:rPr>
          <w:t>3.3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FIELD_03 </w:t>
        </w:r>
        <w:r w:rsidR="00D31B34" w:rsidRPr="00104979">
          <w:rPr>
            <w:rStyle w:val="aa"/>
            <w:rFonts w:hint="eastAsia"/>
            <w:noProof/>
          </w:rPr>
          <w:t>平台代號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_Toc474498135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19</w:t>
        </w:r>
        <w:r w:rsidR="00D31B34">
          <w:rPr>
            <w:noProof/>
            <w:webHidden/>
          </w:rPr>
          <w:fldChar w:fldCharType="end"/>
        </w:r>
      </w:hyperlink>
    </w:p>
    <w:p w14:paraId="3643E3D1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36" w:history="1">
        <w:r w:rsidR="00D31B34" w:rsidRPr="00104979">
          <w:rPr>
            <w:rStyle w:val="aa"/>
            <w:noProof/>
          </w:rPr>
          <w:t>3.4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FIELD_04 </w:t>
        </w:r>
        <w:r w:rsidR="00D31B34" w:rsidRPr="00104979">
          <w:rPr>
            <w:rStyle w:val="aa"/>
            <w:rFonts w:hint="eastAsia"/>
            <w:noProof/>
          </w:rPr>
          <w:t>訂單編號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_Toc474498136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20</w:t>
        </w:r>
        <w:r w:rsidR="00D31B34">
          <w:rPr>
            <w:noProof/>
            <w:webHidden/>
          </w:rPr>
          <w:fldChar w:fldCharType="end"/>
        </w:r>
      </w:hyperlink>
    </w:p>
    <w:p w14:paraId="65879AF8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37" w:history="1">
        <w:r w:rsidR="00D31B34" w:rsidRPr="00104979">
          <w:rPr>
            <w:rStyle w:val="aa"/>
            <w:noProof/>
          </w:rPr>
          <w:t>3.5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>FIELD_05</w:t>
        </w:r>
        <w:r w:rsidR="00D31B34" w:rsidRPr="00104979">
          <w:rPr>
            <w:rStyle w:val="aa"/>
            <w:rFonts w:hint="eastAsia"/>
            <w:noProof/>
          </w:rPr>
          <w:t>收單行代碼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_Toc474498137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20</w:t>
        </w:r>
        <w:r w:rsidR="00D31B34">
          <w:rPr>
            <w:noProof/>
            <w:webHidden/>
          </w:rPr>
          <w:fldChar w:fldCharType="end"/>
        </w:r>
      </w:hyperlink>
    </w:p>
    <w:p w14:paraId="1E511854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38" w:history="1">
        <w:r w:rsidR="00D31B34" w:rsidRPr="00104979">
          <w:rPr>
            <w:rStyle w:val="aa"/>
            <w:noProof/>
          </w:rPr>
          <w:t>3.6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FIELD_06 </w:t>
        </w:r>
        <w:r w:rsidR="00D31B34" w:rsidRPr="00104979">
          <w:rPr>
            <w:rStyle w:val="aa"/>
            <w:rFonts w:hint="eastAsia"/>
            <w:noProof/>
          </w:rPr>
          <w:t>特店代號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_Toc474498138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20</w:t>
        </w:r>
        <w:r w:rsidR="00D31B34">
          <w:rPr>
            <w:noProof/>
            <w:webHidden/>
          </w:rPr>
          <w:fldChar w:fldCharType="end"/>
        </w:r>
      </w:hyperlink>
    </w:p>
    <w:p w14:paraId="281F0823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39" w:history="1">
        <w:r w:rsidR="00D31B34" w:rsidRPr="00104979">
          <w:rPr>
            <w:rStyle w:val="aa"/>
            <w:noProof/>
          </w:rPr>
          <w:t>3.7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FIELD_07 </w:t>
        </w:r>
        <w:r w:rsidR="00D31B34" w:rsidRPr="00104979">
          <w:rPr>
            <w:rStyle w:val="aa"/>
            <w:rFonts w:hint="eastAsia"/>
            <w:noProof/>
          </w:rPr>
          <w:t>端未代號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_Toc474498139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20</w:t>
        </w:r>
        <w:r w:rsidR="00D31B34">
          <w:rPr>
            <w:noProof/>
            <w:webHidden/>
          </w:rPr>
          <w:fldChar w:fldCharType="end"/>
        </w:r>
      </w:hyperlink>
    </w:p>
    <w:p w14:paraId="4987F457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40" w:history="1">
        <w:r w:rsidR="00D31B34" w:rsidRPr="00104979">
          <w:rPr>
            <w:rStyle w:val="aa"/>
            <w:noProof/>
          </w:rPr>
          <w:t>3.8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FIELD_08 </w:t>
        </w:r>
        <w:r w:rsidR="00D31B34" w:rsidRPr="00104979">
          <w:rPr>
            <w:rStyle w:val="aa"/>
            <w:rFonts w:hint="eastAsia"/>
            <w:noProof/>
          </w:rPr>
          <w:t>交易金額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_Toc474498140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20</w:t>
        </w:r>
        <w:r w:rsidR="00D31B34">
          <w:rPr>
            <w:noProof/>
            <w:webHidden/>
          </w:rPr>
          <w:fldChar w:fldCharType="end"/>
        </w:r>
      </w:hyperlink>
    </w:p>
    <w:p w14:paraId="7FB58E56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41" w:history="1">
        <w:r w:rsidR="00D31B34" w:rsidRPr="00104979">
          <w:rPr>
            <w:rStyle w:val="aa"/>
            <w:noProof/>
          </w:rPr>
          <w:t>3.9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FIELD_09 </w:t>
        </w:r>
        <w:r w:rsidR="00D31B34" w:rsidRPr="00104979">
          <w:rPr>
            <w:rStyle w:val="aa"/>
            <w:rFonts w:hint="eastAsia"/>
            <w:noProof/>
          </w:rPr>
          <w:t>交易日期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_Toc474498141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21</w:t>
        </w:r>
        <w:r w:rsidR="00D31B34">
          <w:rPr>
            <w:noProof/>
            <w:webHidden/>
          </w:rPr>
          <w:fldChar w:fldCharType="end"/>
        </w:r>
      </w:hyperlink>
    </w:p>
    <w:p w14:paraId="7322662F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42" w:history="1">
        <w:r w:rsidR="00D31B34" w:rsidRPr="00104979">
          <w:rPr>
            <w:rStyle w:val="aa"/>
            <w:noProof/>
          </w:rPr>
          <w:t>3.10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FIELD_10 </w:t>
        </w:r>
        <w:r w:rsidR="00D31B34" w:rsidRPr="00104979">
          <w:rPr>
            <w:rStyle w:val="aa"/>
            <w:rFonts w:hint="eastAsia"/>
            <w:noProof/>
          </w:rPr>
          <w:t>交易時間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_Toc474498142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21</w:t>
        </w:r>
        <w:r w:rsidR="00D31B34">
          <w:rPr>
            <w:noProof/>
            <w:webHidden/>
          </w:rPr>
          <w:fldChar w:fldCharType="end"/>
        </w:r>
      </w:hyperlink>
    </w:p>
    <w:p w14:paraId="09B71D54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43" w:history="1">
        <w:r w:rsidR="00D31B34" w:rsidRPr="00104979">
          <w:rPr>
            <w:rStyle w:val="aa"/>
            <w:noProof/>
          </w:rPr>
          <w:t>3.11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FIELD_11 </w:t>
        </w:r>
        <w:r w:rsidR="00D31B34" w:rsidRPr="00104979">
          <w:rPr>
            <w:rStyle w:val="aa"/>
            <w:rFonts w:hint="eastAsia"/>
            <w:noProof/>
          </w:rPr>
          <w:t>商品名稱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_Toc474498143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21</w:t>
        </w:r>
        <w:r w:rsidR="00D31B34">
          <w:rPr>
            <w:noProof/>
            <w:webHidden/>
          </w:rPr>
          <w:fldChar w:fldCharType="end"/>
        </w:r>
      </w:hyperlink>
    </w:p>
    <w:p w14:paraId="50ECC38E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44" w:history="1">
        <w:r w:rsidR="00D31B34" w:rsidRPr="00104979">
          <w:rPr>
            <w:rStyle w:val="aa"/>
            <w:noProof/>
          </w:rPr>
          <w:t>3.12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FIELD_12 </w:t>
        </w:r>
        <w:r w:rsidR="00D31B34" w:rsidRPr="00104979">
          <w:rPr>
            <w:rStyle w:val="aa"/>
            <w:rFonts w:hint="eastAsia"/>
            <w:noProof/>
          </w:rPr>
          <w:t>商品描述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_Toc474498144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21</w:t>
        </w:r>
        <w:r w:rsidR="00D31B34">
          <w:rPr>
            <w:noProof/>
            <w:webHidden/>
          </w:rPr>
          <w:fldChar w:fldCharType="end"/>
        </w:r>
      </w:hyperlink>
    </w:p>
    <w:p w14:paraId="26170697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45" w:history="1">
        <w:r w:rsidR="00D31B34" w:rsidRPr="00104979">
          <w:rPr>
            <w:rStyle w:val="aa"/>
            <w:noProof/>
          </w:rPr>
          <w:t>3.13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FIELD_13 </w:t>
        </w:r>
        <w:r w:rsidR="00D31B34" w:rsidRPr="00104979">
          <w:rPr>
            <w:rStyle w:val="aa"/>
            <w:rFonts w:hint="eastAsia"/>
            <w:noProof/>
          </w:rPr>
          <w:t>退款編號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_Toc474498145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21</w:t>
        </w:r>
        <w:r w:rsidR="00D31B34">
          <w:rPr>
            <w:noProof/>
            <w:webHidden/>
          </w:rPr>
          <w:fldChar w:fldCharType="end"/>
        </w:r>
      </w:hyperlink>
    </w:p>
    <w:p w14:paraId="5C6486D3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46" w:history="1">
        <w:r w:rsidR="00D31B34" w:rsidRPr="00104979">
          <w:rPr>
            <w:rStyle w:val="aa"/>
            <w:noProof/>
          </w:rPr>
          <w:t>3.14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FIELD_14 </w:t>
        </w:r>
        <w:r w:rsidR="00D31B34" w:rsidRPr="00104979">
          <w:rPr>
            <w:rStyle w:val="aa"/>
            <w:rFonts w:hint="eastAsia"/>
            <w:noProof/>
          </w:rPr>
          <w:t>退款金額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_Toc474498146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21</w:t>
        </w:r>
        <w:r w:rsidR="00D31B34">
          <w:rPr>
            <w:noProof/>
            <w:webHidden/>
          </w:rPr>
          <w:fldChar w:fldCharType="end"/>
        </w:r>
      </w:hyperlink>
    </w:p>
    <w:p w14:paraId="179540CB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47" w:history="1">
        <w:r w:rsidR="00D31B34" w:rsidRPr="00104979">
          <w:rPr>
            <w:rStyle w:val="aa"/>
            <w:noProof/>
          </w:rPr>
          <w:t>3.15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FIELD_15 </w:t>
        </w:r>
        <w:r w:rsidR="00D31B34" w:rsidRPr="00104979">
          <w:rPr>
            <w:rStyle w:val="aa"/>
            <w:rFonts w:hint="eastAsia"/>
            <w:noProof/>
          </w:rPr>
          <w:t>退款原因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_Toc474498147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22</w:t>
        </w:r>
        <w:r w:rsidR="00D31B34">
          <w:rPr>
            <w:noProof/>
            <w:webHidden/>
          </w:rPr>
          <w:fldChar w:fldCharType="end"/>
        </w:r>
      </w:hyperlink>
    </w:p>
    <w:p w14:paraId="53E3740D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48" w:history="1">
        <w:r w:rsidR="00D31B34" w:rsidRPr="00104979">
          <w:rPr>
            <w:rStyle w:val="aa"/>
            <w:noProof/>
          </w:rPr>
          <w:t>3.16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>FIELD_16</w:t>
        </w:r>
        <w:r w:rsidR="00D31B34" w:rsidRPr="00104979">
          <w:rPr>
            <w:rStyle w:val="aa"/>
            <w:rFonts w:hint="eastAsia"/>
            <w:noProof/>
          </w:rPr>
          <w:t>交易結果回傳網址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_Toc474498148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22</w:t>
        </w:r>
        <w:r w:rsidR="00D31B34">
          <w:rPr>
            <w:noProof/>
            <w:webHidden/>
          </w:rPr>
          <w:fldChar w:fldCharType="end"/>
        </w:r>
      </w:hyperlink>
    </w:p>
    <w:p w14:paraId="57E7FB6D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49" w:history="1">
        <w:r w:rsidR="00D31B34" w:rsidRPr="00104979">
          <w:rPr>
            <w:rStyle w:val="aa"/>
            <w:noProof/>
          </w:rPr>
          <w:t>3.17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FIELD_17 </w:t>
        </w:r>
        <w:r w:rsidR="00D31B34" w:rsidRPr="00104979">
          <w:rPr>
            <w:rStyle w:val="aa"/>
            <w:rFonts w:hint="eastAsia"/>
            <w:noProof/>
          </w:rPr>
          <w:t>交易處理回應時間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_Toc474498149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22</w:t>
        </w:r>
        <w:r w:rsidR="00D31B34">
          <w:rPr>
            <w:noProof/>
            <w:webHidden/>
          </w:rPr>
          <w:fldChar w:fldCharType="end"/>
        </w:r>
      </w:hyperlink>
    </w:p>
    <w:p w14:paraId="79A5633B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50" w:history="1">
        <w:r w:rsidR="00D31B34" w:rsidRPr="00104979">
          <w:rPr>
            <w:rStyle w:val="aa"/>
            <w:noProof/>
          </w:rPr>
          <w:t>3.18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>FIELD_18 REQ</w:t>
        </w:r>
        <w:r w:rsidR="00D31B34" w:rsidRPr="00104979">
          <w:rPr>
            <w:rStyle w:val="aa"/>
            <w:rFonts w:hint="eastAsia"/>
            <w:noProof/>
          </w:rPr>
          <w:t>交易驗證碼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_Toc474498150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22</w:t>
        </w:r>
        <w:r w:rsidR="00D31B34">
          <w:rPr>
            <w:noProof/>
            <w:webHidden/>
          </w:rPr>
          <w:fldChar w:fldCharType="end"/>
        </w:r>
      </w:hyperlink>
    </w:p>
    <w:p w14:paraId="58DCB815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51" w:history="1">
        <w:r w:rsidR="00D31B34" w:rsidRPr="00104979">
          <w:rPr>
            <w:rStyle w:val="aa"/>
            <w:noProof/>
          </w:rPr>
          <w:t>3.19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>FIELD_19 RESP</w:t>
        </w:r>
        <w:r w:rsidR="00D31B34" w:rsidRPr="00104979">
          <w:rPr>
            <w:rStyle w:val="aa"/>
            <w:rFonts w:hint="eastAsia"/>
            <w:noProof/>
          </w:rPr>
          <w:t>交易驗證碼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_Toc474498151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22</w:t>
        </w:r>
        <w:r w:rsidR="00D31B34">
          <w:rPr>
            <w:noProof/>
            <w:webHidden/>
          </w:rPr>
          <w:fldChar w:fldCharType="end"/>
        </w:r>
      </w:hyperlink>
    </w:p>
    <w:p w14:paraId="268EDBD1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52" w:history="1">
        <w:r w:rsidR="00D31B34" w:rsidRPr="00104979">
          <w:rPr>
            <w:rStyle w:val="aa"/>
            <w:noProof/>
          </w:rPr>
          <w:t>3.20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>FIELD_20</w:t>
        </w:r>
        <w:r w:rsidR="00D31B34" w:rsidRPr="00104979">
          <w:rPr>
            <w:rStyle w:val="aa"/>
            <w:rFonts w:hint="eastAsia"/>
            <w:noProof/>
          </w:rPr>
          <w:t>回應碼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_Toc474498152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23</w:t>
        </w:r>
        <w:r w:rsidR="00D31B34">
          <w:rPr>
            <w:noProof/>
            <w:webHidden/>
          </w:rPr>
          <w:fldChar w:fldCharType="end"/>
        </w:r>
      </w:hyperlink>
    </w:p>
    <w:p w14:paraId="5193A0C4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53" w:history="1">
        <w:r w:rsidR="00D31B34" w:rsidRPr="00104979">
          <w:rPr>
            <w:rStyle w:val="aa"/>
            <w:noProof/>
          </w:rPr>
          <w:t>3.21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FIELD_21 </w:t>
        </w:r>
        <w:r w:rsidR="00D31B34" w:rsidRPr="00104979">
          <w:rPr>
            <w:rStyle w:val="aa"/>
            <w:rFonts w:hint="eastAsia"/>
            <w:noProof/>
          </w:rPr>
          <w:t>附加資訊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_Toc474498153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23</w:t>
        </w:r>
        <w:r w:rsidR="00D31B34">
          <w:rPr>
            <w:noProof/>
            <w:webHidden/>
          </w:rPr>
          <w:fldChar w:fldCharType="end"/>
        </w:r>
      </w:hyperlink>
    </w:p>
    <w:p w14:paraId="278B4FC1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54" w:history="1">
        <w:r w:rsidR="00D31B34" w:rsidRPr="00104979">
          <w:rPr>
            <w:rStyle w:val="aa"/>
            <w:noProof/>
          </w:rPr>
          <w:t>3.22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>FIELD_22</w:t>
        </w:r>
        <w:r w:rsidR="00D31B34" w:rsidRPr="00104979">
          <w:rPr>
            <w:rStyle w:val="aa"/>
            <w:rFonts w:hint="eastAsia"/>
            <w:noProof/>
          </w:rPr>
          <w:t>驗證碼押碼方式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_Toc474498154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24</w:t>
        </w:r>
        <w:r w:rsidR="00D31B34">
          <w:rPr>
            <w:noProof/>
            <w:webHidden/>
          </w:rPr>
          <w:fldChar w:fldCharType="end"/>
        </w:r>
      </w:hyperlink>
    </w:p>
    <w:p w14:paraId="267F5CB5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55" w:history="1">
        <w:r w:rsidR="00D31B34" w:rsidRPr="00104979">
          <w:rPr>
            <w:rStyle w:val="aa"/>
            <w:noProof/>
          </w:rPr>
          <w:t>3.23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FIELD_23 </w:t>
        </w:r>
        <w:r w:rsidR="00D31B34" w:rsidRPr="00104979">
          <w:rPr>
            <w:rStyle w:val="aa"/>
            <w:rFonts w:hint="eastAsia"/>
            <w:noProof/>
          </w:rPr>
          <w:t>交易追蹤號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_Toc474498155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24</w:t>
        </w:r>
        <w:r w:rsidR="00D31B34">
          <w:rPr>
            <w:noProof/>
            <w:webHidden/>
          </w:rPr>
          <w:fldChar w:fldCharType="end"/>
        </w:r>
      </w:hyperlink>
    </w:p>
    <w:p w14:paraId="7F144B11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56" w:history="1">
        <w:r w:rsidR="00D31B34" w:rsidRPr="00104979">
          <w:rPr>
            <w:rStyle w:val="aa"/>
            <w:noProof/>
          </w:rPr>
          <w:t>3.24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FIELD_24 </w:t>
        </w:r>
        <w:r w:rsidR="00D31B34" w:rsidRPr="00104979">
          <w:rPr>
            <w:rStyle w:val="aa"/>
            <w:rFonts w:hint="eastAsia"/>
            <w:noProof/>
          </w:rPr>
          <w:t>錯誤描述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_Toc474498156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24</w:t>
        </w:r>
        <w:r w:rsidR="00D31B34">
          <w:rPr>
            <w:noProof/>
            <w:webHidden/>
          </w:rPr>
          <w:fldChar w:fldCharType="end"/>
        </w:r>
      </w:hyperlink>
    </w:p>
    <w:p w14:paraId="4890B7AC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57" w:history="1">
        <w:r w:rsidR="00D31B34" w:rsidRPr="00104979">
          <w:rPr>
            <w:rStyle w:val="aa"/>
            <w:noProof/>
          </w:rPr>
          <w:t>3.25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FIELD_25 </w:t>
        </w:r>
        <w:r w:rsidR="00D31B34" w:rsidRPr="00104979">
          <w:rPr>
            <w:rStyle w:val="aa"/>
            <w:rFonts w:hint="eastAsia"/>
            <w:noProof/>
          </w:rPr>
          <w:t>交易幣別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_Toc474498157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25</w:t>
        </w:r>
        <w:r w:rsidR="00D31B34">
          <w:rPr>
            <w:noProof/>
            <w:webHidden/>
          </w:rPr>
          <w:fldChar w:fldCharType="end"/>
        </w:r>
      </w:hyperlink>
    </w:p>
    <w:p w14:paraId="72E31BEC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58" w:history="1">
        <w:r w:rsidR="00D31B34" w:rsidRPr="00104979">
          <w:rPr>
            <w:rStyle w:val="aa"/>
            <w:noProof/>
          </w:rPr>
          <w:t>3.26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FIELD_26 </w:t>
        </w:r>
        <w:r w:rsidR="00D31B34" w:rsidRPr="00104979">
          <w:rPr>
            <w:rStyle w:val="aa"/>
            <w:rFonts w:hint="eastAsia"/>
            <w:noProof/>
          </w:rPr>
          <w:t>消費者動態識別碼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_Toc474498158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25</w:t>
        </w:r>
        <w:r w:rsidR="00D31B34">
          <w:rPr>
            <w:noProof/>
            <w:webHidden/>
          </w:rPr>
          <w:fldChar w:fldCharType="end"/>
        </w:r>
      </w:hyperlink>
    </w:p>
    <w:p w14:paraId="0DB30FCB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59" w:history="1">
        <w:r w:rsidR="00D31B34" w:rsidRPr="00104979">
          <w:rPr>
            <w:rStyle w:val="aa"/>
            <w:noProof/>
          </w:rPr>
          <w:t>3.27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FIELD_27 </w:t>
        </w:r>
        <w:r w:rsidR="00D31B34" w:rsidRPr="00104979">
          <w:rPr>
            <w:rStyle w:val="aa"/>
            <w:rFonts w:hint="eastAsia"/>
            <w:noProof/>
          </w:rPr>
          <w:t>消費者動態識別碼型態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_Toc474498159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25</w:t>
        </w:r>
        <w:r w:rsidR="00D31B34">
          <w:rPr>
            <w:noProof/>
            <w:webHidden/>
          </w:rPr>
          <w:fldChar w:fldCharType="end"/>
        </w:r>
      </w:hyperlink>
    </w:p>
    <w:p w14:paraId="2971972B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60" w:history="1">
        <w:r w:rsidR="00D31B34" w:rsidRPr="00104979">
          <w:rPr>
            <w:rStyle w:val="aa"/>
            <w:noProof/>
          </w:rPr>
          <w:t>3.28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FIELD_28 </w:t>
        </w:r>
        <w:r w:rsidR="00D31B34" w:rsidRPr="00104979">
          <w:rPr>
            <w:rStyle w:val="aa"/>
            <w:rFonts w:hint="eastAsia"/>
            <w:noProof/>
          </w:rPr>
          <w:t>購貨筆數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_Toc474498160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25</w:t>
        </w:r>
        <w:r w:rsidR="00D31B34">
          <w:rPr>
            <w:noProof/>
            <w:webHidden/>
          </w:rPr>
          <w:fldChar w:fldCharType="end"/>
        </w:r>
      </w:hyperlink>
    </w:p>
    <w:p w14:paraId="05C11DD9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61" w:history="1">
        <w:r w:rsidR="00D31B34" w:rsidRPr="00104979">
          <w:rPr>
            <w:rStyle w:val="aa"/>
            <w:noProof/>
          </w:rPr>
          <w:t>3.29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FIELD_29 </w:t>
        </w:r>
        <w:r w:rsidR="00D31B34" w:rsidRPr="00104979">
          <w:rPr>
            <w:rStyle w:val="aa"/>
            <w:rFonts w:hint="eastAsia"/>
            <w:noProof/>
          </w:rPr>
          <w:t>退貨筆數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_Toc474498161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25</w:t>
        </w:r>
        <w:r w:rsidR="00D31B34">
          <w:rPr>
            <w:noProof/>
            <w:webHidden/>
          </w:rPr>
          <w:fldChar w:fldCharType="end"/>
        </w:r>
      </w:hyperlink>
    </w:p>
    <w:p w14:paraId="5CA2BD69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62" w:history="1">
        <w:r w:rsidR="00D31B34" w:rsidRPr="00104979">
          <w:rPr>
            <w:rStyle w:val="aa"/>
            <w:noProof/>
          </w:rPr>
          <w:t>3.30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FIELD_30 </w:t>
        </w:r>
        <w:r w:rsidR="00D31B34" w:rsidRPr="00104979">
          <w:rPr>
            <w:rStyle w:val="aa"/>
            <w:rFonts w:hint="eastAsia"/>
            <w:noProof/>
          </w:rPr>
          <w:t>累計退款金額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_Toc474498162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25</w:t>
        </w:r>
        <w:r w:rsidR="00D31B34">
          <w:rPr>
            <w:noProof/>
            <w:webHidden/>
          </w:rPr>
          <w:fldChar w:fldCharType="end"/>
        </w:r>
      </w:hyperlink>
    </w:p>
    <w:p w14:paraId="6A494C18" w14:textId="77777777" w:rsidR="00D31B34" w:rsidRDefault="006E04E4">
      <w:pPr>
        <w:pStyle w:val="21"/>
        <w:rPr>
          <w:rFonts w:asciiTheme="minorHAnsi" w:eastAsiaTheme="minorEastAsia" w:hAnsiTheme="minorHAnsi"/>
          <w:noProof/>
          <w:kern w:val="2"/>
          <w:sz w:val="24"/>
          <w:szCs w:val="22"/>
          <w:lang w:val="en-US"/>
        </w:rPr>
      </w:pPr>
      <w:hyperlink w:anchor="_Toc474498163" w:history="1">
        <w:r w:rsidR="00D31B34" w:rsidRPr="00104979">
          <w:rPr>
            <w:rStyle w:val="aa"/>
            <w:noProof/>
          </w:rPr>
          <w:t>3.31</w:t>
        </w:r>
        <w:r w:rsidR="00D31B34">
          <w:rPr>
            <w:rFonts w:asciiTheme="minorHAnsi" w:eastAsiaTheme="minorEastAsia" w:hAnsiTheme="minorHAnsi"/>
            <w:noProof/>
            <w:kern w:val="2"/>
            <w:sz w:val="24"/>
            <w:szCs w:val="22"/>
            <w:lang w:val="en-US"/>
          </w:rPr>
          <w:tab/>
        </w:r>
        <w:r w:rsidR="00D31B34" w:rsidRPr="00104979">
          <w:rPr>
            <w:rStyle w:val="aa"/>
            <w:noProof/>
          </w:rPr>
          <w:t xml:space="preserve">FIELD_31 </w:t>
        </w:r>
        <w:r w:rsidR="00D31B34" w:rsidRPr="00104979">
          <w:rPr>
            <w:rStyle w:val="aa"/>
            <w:rFonts w:hint="eastAsia"/>
            <w:noProof/>
          </w:rPr>
          <w:t>訂單狀態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_Toc474498163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26</w:t>
        </w:r>
        <w:r w:rsidR="00D31B34">
          <w:rPr>
            <w:noProof/>
            <w:webHidden/>
          </w:rPr>
          <w:fldChar w:fldCharType="end"/>
        </w:r>
      </w:hyperlink>
    </w:p>
    <w:p w14:paraId="18F92497" w14:textId="77777777" w:rsidR="00D31B34" w:rsidRDefault="006E04E4">
      <w:pPr>
        <w:pStyle w:val="11"/>
        <w:rPr>
          <w:rFonts w:asciiTheme="minorHAnsi" w:eastAsiaTheme="minorEastAsia" w:hAnsiTheme="minorHAnsi"/>
          <w:noProof/>
          <w:kern w:val="2"/>
        </w:rPr>
      </w:pPr>
      <w:hyperlink w:anchor="_Toc474498164" w:history="1">
        <w:r w:rsidR="00D31B34" w:rsidRPr="00104979">
          <w:rPr>
            <w:rStyle w:val="aa"/>
            <w:noProof/>
          </w:rPr>
          <w:t>4</w:t>
        </w:r>
        <w:r w:rsidR="00D31B34">
          <w:rPr>
            <w:rFonts w:asciiTheme="minorHAnsi" w:eastAsiaTheme="minorEastAsia" w:hAnsiTheme="minorHAnsi"/>
            <w:noProof/>
            <w:kern w:val="2"/>
          </w:rPr>
          <w:tab/>
        </w:r>
        <w:r w:rsidR="00D31B34" w:rsidRPr="00104979">
          <w:rPr>
            <w:rStyle w:val="aa"/>
            <w:rFonts w:hint="eastAsia"/>
            <w:noProof/>
          </w:rPr>
          <w:t>其他注意事項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_Toc474498164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26</w:t>
        </w:r>
        <w:r w:rsidR="00D31B34">
          <w:rPr>
            <w:noProof/>
            <w:webHidden/>
          </w:rPr>
          <w:fldChar w:fldCharType="end"/>
        </w:r>
      </w:hyperlink>
    </w:p>
    <w:p w14:paraId="28FD6F9A" w14:textId="77777777" w:rsidR="00D31B34" w:rsidRDefault="006E04E4">
      <w:pPr>
        <w:pStyle w:val="11"/>
        <w:rPr>
          <w:rFonts w:asciiTheme="minorHAnsi" w:eastAsiaTheme="minorEastAsia" w:hAnsiTheme="minorHAnsi"/>
          <w:noProof/>
          <w:kern w:val="2"/>
        </w:rPr>
      </w:pPr>
      <w:hyperlink w:anchor="_Toc474498165" w:history="1">
        <w:r w:rsidR="00D31B34" w:rsidRPr="00104979">
          <w:rPr>
            <w:rStyle w:val="aa"/>
            <w:rFonts w:hint="eastAsia"/>
            <w:noProof/>
          </w:rPr>
          <w:t>附錄一：回應碼</w:t>
        </w:r>
        <w:r w:rsidR="00D31B34">
          <w:rPr>
            <w:noProof/>
            <w:webHidden/>
          </w:rPr>
          <w:tab/>
        </w:r>
        <w:r w:rsidR="00D31B34">
          <w:rPr>
            <w:noProof/>
            <w:webHidden/>
          </w:rPr>
          <w:fldChar w:fldCharType="begin"/>
        </w:r>
        <w:r w:rsidR="00D31B34">
          <w:rPr>
            <w:noProof/>
            <w:webHidden/>
          </w:rPr>
          <w:instrText xml:space="preserve"> PAGEREF _Toc474498165 \h </w:instrText>
        </w:r>
        <w:r w:rsidR="00D31B34">
          <w:rPr>
            <w:noProof/>
            <w:webHidden/>
          </w:rPr>
        </w:r>
        <w:r w:rsidR="00D31B34">
          <w:rPr>
            <w:noProof/>
            <w:webHidden/>
          </w:rPr>
          <w:fldChar w:fldCharType="separate"/>
        </w:r>
        <w:r w:rsidR="00D31B34">
          <w:rPr>
            <w:noProof/>
            <w:webHidden/>
          </w:rPr>
          <w:t>27</w:t>
        </w:r>
        <w:r w:rsidR="00D31B34">
          <w:rPr>
            <w:noProof/>
            <w:webHidden/>
          </w:rPr>
          <w:fldChar w:fldCharType="end"/>
        </w:r>
      </w:hyperlink>
    </w:p>
    <w:p w14:paraId="3DCDC7F9" w14:textId="08BD63FF" w:rsidR="00981FF1" w:rsidRPr="00CB05E3" w:rsidRDefault="000A0694" w:rsidP="00F42C94">
      <w:pPr>
        <w:rPr>
          <w:rFonts w:cs="Times New Roman"/>
          <w:b/>
          <w:bCs/>
          <w:sz w:val="36"/>
          <w:szCs w:val="36"/>
        </w:rPr>
      </w:pPr>
      <w:r w:rsidRPr="00CB05E3">
        <w:rPr>
          <w:rFonts w:cs="Times New Roman"/>
          <w:lang w:val="en-AU"/>
        </w:rPr>
        <w:fldChar w:fldCharType="end"/>
      </w:r>
      <w:r w:rsidR="00981FF1" w:rsidRPr="00CB05E3">
        <w:rPr>
          <w:rFonts w:cs="Times New Roman"/>
          <w:b/>
          <w:bCs/>
          <w:sz w:val="36"/>
          <w:szCs w:val="36"/>
        </w:rPr>
        <w:br w:type="page"/>
      </w:r>
    </w:p>
    <w:p w14:paraId="15CB2AD4" w14:textId="77777777" w:rsidR="000A0694" w:rsidRPr="007862FF" w:rsidRDefault="009906B0" w:rsidP="006544B7">
      <w:pPr>
        <w:pStyle w:val="1"/>
        <w:spacing w:before="0" w:after="0"/>
        <w:rPr>
          <w:lang w:eastAsia="zh-TW"/>
        </w:rPr>
      </w:pPr>
      <w:bookmarkStart w:id="15" w:name="_Toc432605820"/>
      <w:bookmarkStart w:id="16" w:name="_Toc432606967"/>
      <w:bookmarkStart w:id="17" w:name="_Toc432608114"/>
      <w:bookmarkStart w:id="18" w:name="_Toc432609270"/>
      <w:bookmarkStart w:id="19" w:name="_Toc432610423"/>
      <w:bookmarkStart w:id="20" w:name="_Toc432605835"/>
      <w:bookmarkStart w:id="21" w:name="_Toc432606982"/>
      <w:bookmarkStart w:id="22" w:name="_Toc432608129"/>
      <w:bookmarkStart w:id="23" w:name="_Toc432609285"/>
      <w:bookmarkStart w:id="24" w:name="_Toc432610438"/>
      <w:bookmarkStart w:id="25" w:name="_Toc432605422"/>
      <w:bookmarkStart w:id="26" w:name="_Toc432605836"/>
      <w:bookmarkStart w:id="27" w:name="_Toc432606983"/>
      <w:bookmarkStart w:id="28" w:name="_Toc432608130"/>
      <w:bookmarkStart w:id="29" w:name="_Toc432609286"/>
      <w:bookmarkStart w:id="30" w:name="_Toc432610439"/>
      <w:bookmarkStart w:id="31" w:name="_Toc432605837"/>
      <w:bookmarkStart w:id="32" w:name="_Toc432606984"/>
      <w:bookmarkStart w:id="33" w:name="_Toc432608131"/>
      <w:bookmarkStart w:id="34" w:name="_Toc432609287"/>
      <w:bookmarkStart w:id="35" w:name="_Toc432610440"/>
      <w:bookmarkStart w:id="36" w:name="_Toc357153266"/>
      <w:bookmarkStart w:id="37" w:name="_Toc357411763"/>
      <w:bookmarkStart w:id="38" w:name="_Toc432605838"/>
      <w:bookmarkStart w:id="39" w:name="_Toc432606985"/>
      <w:bookmarkStart w:id="40" w:name="_Toc432608132"/>
      <w:bookmarkStart w:id="41" w:name="_Toc432609288"/>
      <w:bookmarkStart w:id="42" w:name="_Toc432610441"/>
      <w:bookmarkStart w:id="43" w:name="_Toc432605839"/>
      <w:bookmarkStart w:id="44" w:name="_Toc432606986"/>
      <w:bookmarkStart w:id="45" w:name="_Toc432608133"/>
      <w:bookmarkStart w:id="46" w:name="_Toc432609289"/>
      <w:bookmarkStart w:id="47" w:name="_Toc432610442"/>
      <w:bookmarkStart w:id="48" w:name="_Toc396310207"/>
      <w:bookmarkStart w:id="49" w:name="_Toc432605840"/>
      <w:bookmarkStart w:id="50" w:name="_Toc432606987"/>
      <w:bookmarkStart w:id="51" w:name="_Toc432608134"/>
      <w:bookmarkStart w:id="52" w:name="_Toc432609290"/>
      <w:bookmarkStart w:id="53" w:name="_Toc432610443"/>
      <w:bookmarkStart w:id="54" w:name="_Toc432605841"/>
      <w:bookmarkStart w:id="55" w:name="_Toc432606988"/>
      <w:bookmarkStart w:id="56" w:name="_Toc432608135"/>
      <w:bookmarkStart w:id="57" w:name="_Toc432609291"/>
      <w:bookmarkStart w:id="58" w:name="_Toc432610444"/>
      <w:bookmarkStart w:id="59" w:name="_Toc432605842"/>
      <w:bookmarkStart w:id="60" w:name="_Toc432606989"/>
      <w:bookmarkStart w:id="61" w:name="_Toc432608136"/>
      <w:bookmarkStart w:id="62" w:name="_Toc432609292"/>
      <w:bookmarkStart w:id="63" w:name="_Toc432610445"/>
      <w:bookmarkStart w:id="64" w:name="_Toc432605843"/>
      <w:bookmarkStart w:id="65" w:name="_Toc432606990"/>
      <w:bookmarkStart w:id="66" w:name="_Toc432608137"/>
      <w:bookmarkStart w:id="67" w:name="_Toc432609293"/>
      <w:bookmarkStart w:id="68" w:name="_Toc432610446"/>
      <w:bookmarkStart w:id="69" w:name="_Toc432605844"/>
      <w:bookmarkStart w:id="70" w:name="_Toc432606991"/>
      <w:bookmarkStart w:id="71" w:name="_Toc432608138"/>
      <w:bookmarkStart w:id="72" w:name="_Toc432609294"/>
      <w:bookmarkStart w:id="73" w:name="_Toc432610447"/>
      <w:bookmarkStart w:id="74" w:name="_Toc432605845"/>
      <w:bookmarkStart w:id="75" w:name="_Toc432606992"/>
      <w:bookmarkStart w:id="76" w:name="_Toc432608139"/>
      <w:bookmarkStart w:id="77" w:name="_Toc432609295"/>
      <w:bookmarkStart w:id="78" w:name="_Toc432610448"/>
      <w:bookmarkStart w:id="79" w:name="_Toc432605846"/>
      <w:bookmarkStart w:id="80" w:name="_Toc432606993"/>
      <w:bookmarkStart w:id="81" w:name="_Toc432608140"/>
      <w:bookmarkStart w:id="82" w:name="_Toc432609296"/>
      <w:bookmarkStart w:id="83" w:name="_Toc432610449"/>
      <w:bookmarkStart w:id="84" w:name="_Toc432605847"/>
      <w:bookmarkStart w:id="85" w:name="_Toc432606994"/>
      <w:bookmarkStart w:id="86" w:name="_Toc432608141"/>
      <w:bookmarkStart w:id="87" w:name="_Toc432609297"/>
      <w:bookmarkStart w:id="88" w:name="_Toc432610450"/>
      <w:bookmarkStart w:id="89" w:name="_Toc432605848"/>
      <w:bookmarkStart w:id="90" w:name="_Toc432606995"/>
      <w:bookmarkStart w:id="91" w:name="_Toc432608142"/>
      <w:bookmarkStart w:id="92" w:name="_Toc432609298"/>
      <w:bookmarkStart w:id="93" w:name="_Toc432610451"/>
      <w:bookmarkStart w:id="94" w:name="_Toc432605849"/>
      <w:bookmarkStart w:id="95" w:name="_Toc432606996"/>
      <w:bookmarkStart w:id="96" w:name="_Toc432608143"/>
      <w:bookmarkStart w:id="97" w:name="_Toc432609299"/>
      <w:bookmarkStart w:id="98" w:name="_Toc432610452"/>
      <w:bookmarkStart w:id="99" w:name="_Toc432605850"/>
      <w:bookmarkStart w:id="100" w:name="_Toc432606997"/>
      <w:bookmarkStart w:id="101" w:name="_Toc432608144"/>
      <w:bookmarkStart w:id="102" w:name="_Toc432609300"/>
      <w:bookmarkStart w:id="103" w:name="_Toc432610453"/>
      <w:bookmarkStart w:id="104" w:name="_Toc432605851"/>
      <w:bookmarkStart w:id="105" w:name="_Toc432606998"/>
      <w:bookmarkStart w:id="106" w:name="_Toc432608145"/>
      <w:bookmarkStart w:id="107" w:name="_Toc432609301"/>
      <w:bookmarkStart w:id="108" w:name="_Toc432610454"/>
      <w:bookmarkStart w:id="109" w:name="_Toc395779443"/>
      <w:bookmarkStart w:id="110" w:name="_Toc395779453"/>
      <w:bookmarkStart w:id="111" w:name="_Toc432605852"/>
      <w:bookmarkStart w:id="112" w:name="_Toc432606999"/>
      <w:bookmarkStart w:id="113" w:name="_Toc432608146"/>
      <w:bookmarkStart w:id="114" w:name="_Toc432609302"/>
      <w:bookmarkStart w:id="115" w:name="_Toc432610455"/>
      <w:bookmarkStart w:id="116" w:name="_Toc432605853"/>
      <w:bookmarkStart w:id="117" w:name="_Toc432607000"/>
      <w:bookmarkStart w:id="118" w:name="_Toc432608147"/>
      <w:bookmarkStart w:id="119" w:name="_Toc432609303"/>
      <w:bookmarkStart w:id="120" w:name="_Toc432610456"/>
      <w:bookmarkStart w:id="121" w:name="_Toc432605854"/>
      <w:bookmarkStart w:id="122" w:name="_Toc432607001"/>
      <w:bookmarkStart w:id="123" w:name="_Toc432608148"/>
      <w:bookmarkStart w:id="124" w:name="_Toc432609304"/>
      <w:bookmarkStart w:id="125" w:name="_Toc432610457"/>
      <w:bookmarkStart w:id="126" w:name="_Toc432605855"/>
      <w:bookmarkStart w:id="127" w:name="_Toc432607002"/>
      <w:bookmarkStart w:id="128" w:name="_Toc432608149"/>
      <w:bookmarkStart w:id="129" w:name="_Toc432609305"/>
      <w:bookmarkStart w:id="130" w:name="_Toc432610458"/>
      <w:bookmarkStart w:id="131" w:name="_Toc432605856"/>
      <w:bookmarkStart w:id="132" w:name="_Toc432607003"/>
      <w:bookmarkStart w:id="133" w:name="_Toc432608150"/>
      <w:bookmarkStart w:id="134" w:name="_Toc432609306"/>
      <w:bookmarkStart w:id="135" w:name="_Toc432610459"/>
      <w:bookmarkStart w:id="136" w:name="_Toc432605857"/>
      <w:bookmarkStart w:id="137" w:name="_Toc432607004"/>
      <w:bookmarkStart w:id="138" w:name="_Toc432608151"/>
      <w:bookmarkStart w:id="139" w:name="_Toc432609307"/>
      <w:bookmarkStart w:id="140" w:name="_Toc432610460"/>
      <w:bookmarkStart w:id="141" w:name="_Toc432605858"/>
      <w:bookmarkStart w:id="142" w:name="_Toc432607005"/>
      <w:bookmarkStart w:id="143" w:name="_Toc432608152"/>
      <w:bookmarkStart w:id="144" w:name="_Toc432609308"/>
      <w:bookmarkStart w:id="145" w:name="_Toc432610461"/>
      <w:bookmarkStart w:id="146" w:name="_Toc432605859"/>
      <w:bookmarkStart w:id="147" w:name="_Toc432607006"/>
      <w:bookmarkStart w:id="148" w:name="_Toc432608153"/>
      <w:bookmarkStart w:id="149" w:name="_Toc432609309"/>
      <w:bookmarkStart w:id="150" w:name="_Toc432610462"/>
      <w:bookmarkStart w:id="151" w:name="_Toc432605870"/>
      <w:bookmarkStart w:id="152" w:name="_Toc432607017"/>
      <w:bookmarkStart w:id="153" w:name="_Toc432608164"/>
      <w:bookmarkStart w:id="154" w:name="_Toc432609320"/>
      <w:bookmarkStart w:id="155" w:name="_Toc432610473"/>
      <w:bookmarkStart w:id="156" w:name="_Toc432605871"/>
      <w:bookmarkStart w:id="157" w:name="_Toc432607018"/>
      <w:bookmarkStart w:id="158" w:name="_Toc432608165"/>
      <w:bookmarkStart w:id="159" w:name="_Toc432609321"/>
      <w:bookmarkStart w:id="160" w:name="_Toc432610474"/>
      <w:bookmarkStart w:id="161" w:name="_Toc432605872"/>
      <w:bookmarkStart w:id="162" w:name="_Toc432607019"/>
      <w:bookmarkStart w:id="163" w:name="_Toc432608166"/>
      <w:bookmarkStart w:id="164" w:name="_Toc432609322"/>
      <w:bookmarkStart w:id="165" w:name="_Toc432610475"/>
      <w:bookmarkStart w:id="166" w:name="_Toc395786714"/>
      <w:bookmarkStart w:id="167" w:name="_Toc395786955"/>
      <w:bookmarkStart w:id="168" w:name="_Toc395787039"/>
      <w:bookmarkStart w:id="169" w:name="_Toc395787779"/>
      <w:bookmarkStart w:id="170" w:name="_Toc395869146"/>
      <w:bookmarkStart w:id="171" w:name="_Toc395889464"/>
      <w:bookmarkStart w:id="172" w:name="_Toc395889566"/>
      <w:bookmarkStart w:id="173" w:name="_Toc395889663"/>
      <w:bookmarkStart w:id="174" w:name="_Toc395889748"/>
      <w:bookmarkStart w:id="175" w:name="_Toc395889833"/>
      <w:bookmarkStart w:id="176" w:name="_Toc432605873"/>
      <w:bookmarkStart w:id="177" w:name="_Toc432607020"/>
      <w:bookmarkStart w:id="178" w:name="_Toc432608167"/>
      <w:bookmarkStart w:id="179" w:name="_Toc432609323"/>
      <w:bookmarkStart w:id="180" w:name="_Toc432610476"/>
      <w:bookmarkStart w:id="181" w:name="_Toc432605874"/>
      <w:bookmarkStart w:id="182" w:name="_Toc432607021"/>
      <w:bookmarkStart w:id="183" w:name="_Toc432608168"/>
      <w:bookmarkStart w:id="184" w:name="_Toc432609324"/>
      <w:bookmarkStart w:id="185" w:name="_Toc432610477"/>
      <w:bookmarkStart w:id="186" w:name="_Toc432605875"/>
      <w:bookmarkStart w:id="187" w:name="_Toc432607022"/>
      <w:bookmarkStart w:id="188" w:name="_Toc432608169"/>
      <w:bookmarkStart w:id="189" w:name="_Toc432609325"/>
      <w:bookmarkStart w:id="190" w:name="_Toc432610478"/>
      <w:bookmarkStart w:id="191" w:name="_Toc432605876"/>
      <w:bookmarkStart w:id="192" w:name="_Toc432607023"/>
      <w:bookmarkStart w:id="193" w:name="_Toc432608170"/>
      <w:bookmarkStart w:id="194" w:name="_Toc432609326"/>
      <w:bookmarkStart w:id="195" w:name="_Toc432610479"/>
      <w:bookmarkStart w:id="196" w:name="_Toc432605877"/>
      <w:bookmarkStart w:id="197" w:name="_Toc432607024"/>
      <w:bookmarkStart w:id="198" w:name="_Toc432608171"/>
      <w:bookmarkStart w:id="199" w:name="_Toc432609327"/>
      <w:bookmarkStart w:id="200" w:name="_Toc432610480"/>
      <w:bookmarkStart w:id="201" w:name="_Toc432605878"/>
      <w:bookmarkStart w:id="202" w:name="_Toc432607025"/>
      <w:bookmarkStart w:id="203" w:name="_Toc432608172"/>
      <w:bookmarkStart w:id="204" w:name="_Toc432609328"/>
      <w:bookmarkStart w:id="205" w:name="_Toc432610481"/>
      <w:bookmarkStart w:id="206" w:name="_Toc432605879"/>
      <w:bookmarkStart w:id="207" w:name="_Toc432607026"/>
      <w:bookmarkStart w:id="208" w:name="_Toc432608173"/>
      <w:bookmarkStart w:id="209" w:name="_Toc432609329"/>
      <w:bookmarkStart w:id="210" w:name="_Toc432610482"/>
      <w:bookmarkStart w:id="211" w:name="_Toc432605880"/>
      <w:bookmarkStart w:id="212" w:name="_Toc432607027"/>
      <w:bookmarkStart w:id="213" w:name="_Toc432608174"/>
      <w:bookmarkStart w:id="214" w:name="_Toc432609330"/>
      <w:bookmarkStart w:id="215" w:name="_Toc432610483"/>
      <w:bookmarkStart w:id="216" w:name="_Toc432605881"/>
      <w:bookmarkStart w:id="217" w:name="_Toc432607028"/>
      <w:bookmarkStart w:id="218" w:name="_Toc432608175"/>
      <w:bookmarkStart w:id="219" w:name="_Toc432609331"/>
      <w:bookmarkStart w:id="220" w:name="_Toc432610484"/>
      <w:bookmarkStart w:id="221" w:name="_Toc432605882"/>
      <w:bookmarkStart w:id="222" w:name="_Toc432607029"/>
      <w:bookmarkStart w:id="223" w:name="_Toc432608176"/>
      <w:bookmarkStart w:id="224" w:name="_Toc432609332"/>
      <w:bookmarkStart w:id="225" w:name="_Toc432610485"/>
      <w:bookmarkStart w:id="226" w:name="_Toc432605883"/>
      <w:bookmarkStart w:id="227" w:name="_Toc432607030"/>
      <w:bookmarkStart w:id="228" w:name="_Toc432608177"/>
      <w:bookmarkStart w:id="229" w:name="_Toc432609333"/>
      <w:bookmarkStart w:id="230" w:name="_Toc432610486"/>
      <w:bookmarkStart w:id="231" w:name="_Toc432605884"/>
      <w:bookmarkStart w:id="232" w:name="_Toc432607031"/>
      <w:bookmarkStart w:id="233" w:name="_Toc432608178"/>
      <w:bookmarkStart w:id="234" w:name="_Toc432609334"/>
      <w:bookmarkStart w:id="235" w:name="_Toc432610487"/>
      <w:bookmarkStart w:id="236" w:name="_Toc432605885"/>
      <w:bookmarkStart w:id="237" w:name="_Toc432607032"/>
      <w:bookmarkStart w:id="238" w:name="_Toc432608179"/>
      <w:bookmarkStart w:id="239" w:name="_Toc432609335"/>
      <w:bookmarkStart w:id="240" w:name="_Toc432610488"/>
      <w:bookmarkStart w:id="241" w:name="_Toc432605886"/>
      <w:bookmarkStart w:id="242" w:name="_Toc432607033"/>
      <w:bookmarkStart w:id="243" w:name="_Toc432608180"/>
      <w:bookmarkStart w:id="244" w:name="_Toc432609336"/>
      <w:bookmarkStart w:id="245" w:name="_Toc432610489"/>
      <w:bookmarkStart w:id="246" w:name="_Toc432605887"/>
      <w:bookmarkStart w:id="247" w:name="_Toc432607034"/>
      <w:bookmarkStart w:id="248" w:name="_Toc432608181"/>
      <w:bookmarkStart w:id="249" w:name="_Toc432609337"/>
      <w:bookmarkStart w:id="250" w:name="_Toc432610490"/>
      <w:bookmarkStart w:id="251" w:name="_Toc432605888"/>
      <w:bookmarkStart w:id="252" w:name="_Toc432607035"/>
      <w:bookmarkStart w:id="253" w:name="_Toc432608182"/>
      <w:bookmarkStart w:id="254" w:name="_Toc432609338"/>
      <w:bookmarkStart w:id="255" w:name="_Toc432610491"/>
      <w:bookmarkStart w:id="256" w:name="_Toc432605889"/>
      <w:bookmarkStart w:id="257" w:name="_Toc432607036"/>
      <w:bookmarkStart w:id="258" w:name="_Toc432608183"/>
      <w:bookmarkStart w:id="259" w:name="_Toc432609339"/>
      <w:bookmarkStart w:id="260" w:name="_Toc432610492"/>
      <w:bookmarkStart w:id="261" w:name="_Toc432605890"/>
      <w:bookmarkStart w:id="262" w:name="_Toc432607037"/>
      <w:bookmarkStart w:id="263" w:name="_Toc432608184"/>
      <w:bookmarkStart w:id="264" w:name="_Toc432609340"/>
      <w:bookmarkStart w:id="265" w:name="_Toc432610493"/>
      <w:bookmarkStart w:id="266" w:name="_Toc432605891"/>
      <w:bookmarkStart w:id="267" w:name="_Toc432607038"/>
      <w:bookmarkStart w:id="268" w:name="_Toc432608185"/>
      <w:bookmarkStart w:id="269" w:name="_Toc432609341"/>
      <w:bookmarkStart w:id="270" w:name="_Toc432610494"/>
      <w:bookmarkStart w:id="271" w:name="_Toc432605892"/>
      <w:bookmarkStart w:id="272" w:name="_Toc432607039"/>
      <w:bookmarkStart w:id="273" w:name="_Toc432608186"/>
      <w:bookmarkStart w:id="274" w:name="_Toc432609342"/>
      <w:bookmarkStart w:id="275" w:name="_Toc432610495"/>
      <w:bookmarkStart w:id="276" w:name="_Toc432605893"/>
      <w:bookmarkStart w:id="277" w:name="_Toc432607040"/>
      <w:bookmarkStart w:id="278" w:name="_Toc432608187"/>
      <w:bookmarkStart w:id="279" w:name="_Toc432609343"/>
      <w:bookmarkStart w:id="280" w:name="_Toc432610496"/>
      <w:bookmarkStart w:id="281" w:name="_Toc396842240"/>
      <w:bookmarkStart w:id="282" w:name="_Toc396929277"/>
      <w:bookmarkStart w:id="283" w:name="_Toc396984673"/>
      <w:bookmarkStart w:id="284" w:name="_Toc396984770"/>
      <w:bookmarkStart w:id="285" w:name="_Toc396985180"/>
      <w:bookmarkStart w:id="286" w:name="_Toc396985277"/>
      <w:bookmarkStart w:id="287" w:name="_Toc432605894"/>
      <w:bookmarkStart w:id="288" w:name="_Toc432607041"/>
      <w:bookmarkStart w:id="289" w:name="_Toc432608188"/>
      <w:bookmarkStart w:id="290" w:name="_Toc432609344"/>
      <w:bookmarkStart w:id="291" w:name="_Toc432610497"/>
      <w:bookmarkStart w:id="292" w:name="_Toc432605895"/>
      <w:bookmarkStart w:id="293" w:name="_Toc432607042"/>
      <w:bookmarkStart w:id="294" w:name="_Toc432608189"/>
      <w:bookmarkStart w:id="295" w:name="_Toc432609345"/>
      <w:bookmarkStart w:id="296" w:name="_Toc432610498"/>
      <w:bookmarkStart w:id="297" w:name="_Toc432605896"/>
      <w:bookmarkStart w:id="298" w:name="_Toc432607043"/>
      <w:bookmarkStart w:id="299" w:name="_Toc432608190"/>
      <w:bookmarkStart w:id="300" w:name="_Toc432609346"/>
      <w:bookmarkStart w:id="301" w:name="_Toc432610499"/>
      <w:bookmarkStart w:id="302" w:name="_Toc432605897"/>
      <w:bookmarkStart w:id="303" w:name="_Toc432607044"/>
      <w:bookmarkStart w:id="304" w:name="_Toc432608191"/>
      <w:bookmarkStart w:id="305" w:name="_Toc432609347"/>
      <w:bookmarkStart w:id="306" w:name="_Toc432610500"/>
      <w:bookmarkStart w:id="307" w:name="_Toc432605898"/>
      <w:bookmarkStart w:id="308" w:name="_Toc432607045"/>
      <w:bookmarkStart w:id="309" w:name="_Toc432608192"/>
      <w:bookmarkStart w:id="310" w:name="_Toc432609348"/>
      <w:bookmarkStart w:id="311" w:name="_Toc432610501"/>
      <w:bookmarkStart w:id="312" w:name="_Toc432605899"/>
      <w:bookmarkStart w:id="313" w:name="_Toc432607046"/>
      <w:bookmarkStart w:id="314" w:name="_Toc432608193"/>
      <w:bookmarkStart w:id="315" w:name="_Toc432609349"/>
      <w:bookmarkStart w:id="316" w:name="_Toc432610502"/>
      <w:bookmarkStart w:id="317" w:name="_Toc432605900"/>
      <w:bookmarkStart w:id="318" w:name="_Toc432607047"/>
      <w:bookmarkStart w:id="319" w:name="_Toc432608194"/>
      <w:bookmarkStart w:id="320" w:name="_Toc432609350"/>
      <w:bookmarkStart w:id="321" w:name="_Toc432610503"/>
      <w:bookmarkStart w:id="322" w:name="_Toc432605901"/>
      <w:bookmarkStart w:id="323" w:name="_Toc432607048"/>
      <w:bookmarkStart w:id="324" w:name="_Toc432608195"/>
      <w:bookmarkStart w:id="325" w:name="_Toc432609351"/>
      <w:bookmarkStart w:id="326" w:name="_Toc432610504"/>
      <w:bookmarkStart w:id="327" w:name="_Toc432605902"/>
      <w:bookmarkStart w:id="328" w:name="_Toc432607049"/>
      <w:bookmarkStart w:id="329" w:name="_Toc432608196"/>
      <w:bookmarkStart w:id="330" w:name="_Toc432609352"/>
      <w:bookmarkStart w:id="331" w:name="_Toc432610505"/>
      <w:bookmarkStart w:id="332" w:name="_Toc432605903"/>
      <w:bookmarkStart w:id="333" w:name="_Toc432607050"/>
      <w:bookmarkStart w:id="334" w:name="_Toc432608197"/>
      <w:bookmarkStart w:id="335" w:name="_Toc432609353"/>
      <w:bookmarkStart w:id="336" w:name="_Toc432610506"/>
      <w:bookmarkStart w:id="337" w:name="_Toc395704906"/>
      <w:bookmarkStart w:id="338" w:name="_Toc395705125"/>
      <w:bookmarkStart w:id="339" w:name="_Toc395777845"/>
      <w:bookmarkStart w:id="340" w:name="_Toc395779363"/>
      <w:bookmarkStart w:id="341" w:name="_Toc395786720"/>
      <w:bookmarkStart w:id="342" w:name="_Toc395786961"/>
      <w:bookmarkStart w:id="343" w:name="_Toc395787045"/>
      <w:bookmarkStart w:id="344" w:name="_Toc395787785"/>
      <w:bookmarkStart w:id="345" w:name="_Toc395869152"/>
      <w:bookmarkStart w:id="346" w:name="_Toc395889470"/>
      <w:bookmarkStart w:id="347" w:name="_Toc395889572"/>
      <w:bookmarkStart w:id="348" w:name="_Toc395889669"/>
      <w:bookmarkStart w:id="349" w:name="_Toc395889754"/>
      <w:bookmarkStart w:id="350" w:name="_Toc395889839"/>
      <w:bookmarkStart w:id="351" w:name="_Toc395704907"/>
      <w:bookmarkStart w:id="352" w:name="_Toc395705126"/>
      <w:bookmarkStart w:id="353" w:name="_Toc395777846"/>
      <w:bookmarkStart w:id="354" w:name="_Toc395779364"/>
      <w:bookmarkStart w:id="355" w:name="_Toc395786721"/>
      <w:bookmarkStart w:id="356" w:name="_Toc395786962"/>
      <w:bookmarkStart w:id="357" w:name="_Toc395787046"/>
      <w:bookmarkStart w:id="358" w:name="_Toc395787786"/>
      <w:bookmarkStart w:id="359" w:name="_Toc395869153"/>
      <w:bookmarkStart w:id="360" w:name="_Toc395889471"/>
      <w:bookmarkStart w:id="361" w:name="_Toc395889573"/>
      <w:bookmarkStart w:id="362" w:name="_Toc395889670"/>
      <w:bookmarkStart w:id="363" w:name="_Toc395889755"/>
      <w:bookmarkStart w:id="364" w:name="_Toc395889840"/>
      <w:bookmarkStart w:id="365" w:name="_Toc395704908"/>
      <w:bookmarkStart w:id="366" w:name="_Toc395705127"/>
      <w:bookmarkStart w:id="367" w:name="_Toc395777847"/>
      <w:bookmarkStart w:id="368" w:name="_Toc395779365"/>
      <w:bookmarkStart w:id="369" w:name="_Toc395786722"/>
      <w:bookmarkStart w:id="370" w:name="_Toc395786963"/>
      <w:bookmarkStart w:id="371" w:name="_Toc395787047"/>
      <w:bookmarkStart w:id="372" w:name="_Toc395787787"/>
      <w:bookmarkStart w:id="373" w:name="_Toc395869154"/>
      <w:bookmarkStart w:id="374" w:name="_Toc395889472"/>
      <w:bookmarkStart w:id="375" w:name="_Toc395889574"/>
      <w:bookmarkStart w:id="376" w:name="_Toc395889671"/>
      <w:bookmarkStart w:id="377" w:name="_Toc395889756"/>
      <w:bookmarkStart w:id="378" w:name="_Toc395889841"/>
      <w:bookmarkStart w:id="379" w:name="_Toc432605904"/>
      <w:bookmarkStart w:id="380" w:name="_Toc432607051"/>
      <w:bookmarkStart w:id="381" w:name="_Toc432608198"/>
      <w:bookmarkStart w:id="382" w:name="_Toc432609354"/>
      <w:bookmarkStart w:id="383" w:name="_Toc432610507"/>
      <w:bookmarkStart w:id="384" w:name="_Toc432605905"/>
      <w:bookmarkStart w:id="385" w:name="_Toc432607052"/>
      <w:bookmarkStart w:id="386" w:name="_Toc432608199"/>
      <w:bookmarkStart w:id="387" w:name="_Toc432609355"/>
      <w:bookmarkStart w:id="388" w:name="_Toc432610508"/>
      <w:bookmarkStart w:id="389" w:name="_Toc432605906"/>
      <w:bookmarkStart w:id="390" w:name="_Toc432607053"/>
      <w:bookmarkStart w:id="391" w:name="_Toc432608200"/>
      <w:bookmarkStart w:id="392" w:name="_Toc432609356"/>
      <w:bookmarkStart w:id="393" w:name="_Toc432610509"/>
      <w:bookmarkStart w:id="394" w:name="_Toc432605907"/>
      <w:bookmarkStart w:id="395" w:name="_Toc432607054"/>
      <w:bookmarkStart w:id="396" w:name="_Toc432608201"/>
      <w:bookmarkStart w:id="397" w:name="_Toc432609357"/>
      <w:bookmarkStart w:id="398" w:name="_Toc432610510"/>
      <w:bookmarkStart w:id="399" w:name="_Toc432605908"/>
      <w:bookmarkStart w:id="400" w:name="_Toc432607055"/>
      <w:bookmarkStart w:id="401" w:name="_Toc432608202"/>
      <w:bookmarkStart w:id="402" w:name="_Toc432609358"/>
      <w:bookmarkStart w:id="403" w:name="_Toc432610511"/>
      <w:bookmarkStart w:id="404" w:name="_Toc432605909"/>
      <w:bookmarkStart w:id="405" w:name="_Toc432607056"/>
      <w:bookmarkStart w:id="406" w:name="_Toc432608203"/>
      <w:bookmarkStart w:id="407" w:name="_Toc432609359"/>
      <w:bookmarkStart w:id="408" w:name="_Toc432610512"/>
      <w:bookmarkStart w:id="409" w:name="_Toc432605910"/>
      <w:bookmarkStart w:id="410" w:name="_Toc432607057"/>
      <w:bookmarkStart w:id="411" w:name="_Toc432608204"/>
      <w:bookmarkStart w:id="412" w:name="_Toc432609360"/>
      <w:bookmarkStart w:id="413" w:name="_Toc432610513"/>
      <w:bookmarkStart w:id="414" w:name="_Toc432605911"/>
      <w:bookmarkStart w:id="415" w:name="_Toc432607058"/>
      <w:bookmarkStart w:id="416" w:name="_Toc432608205"/>
      <w:bookmarkStart w:id="417" w:name="_Toc432609361"/>
      <w:bookmarkStart w:id="418" w:name="_Toc432610514"/>
      <w:bookmarkStart w:id="419" w:name="_Toc432605912"/>
      <w:bookmarkStart w:id="420" w:name="_Toc432607059"/>
      <w:bookmarkStart w:id="421" w:name="_Toc432608206"/>
      <w:bookmarkStart w:id="422" w:name="_Toc432609362"/>
      <w:bookmarkStart w:id="423" w:name="_Toc432610515"/>
      <w:bookmarkStart w:id="424" w:name="_Toc432605913"/>
      <w:bookmarkStart w:id="425" w:name="_Toc432607060"/>
      <w:bookmarkStart w:id="426" w:name="_Toc432608207"/>
      <w:bookmarkStart w:id="427" w:name="_Toc432609363"/>
      <w:bookmarkStart w:id="428" w:name="_Toc432610516"/>
      <w:bookmarkStart w:id="429" w:name="_Toc432605914"/>
      <w:bookmarkStart w:id="430" w:name="_Toc432607061"/>
      <w:bookmarkStart w:id="431" w:name="_Toc432608208"/>
      <w:bookmarkStart w:id="432" w:name="_Toc432609364"/>
      <w:bookmarkStart w:id="433" w:name="_Toc432610517"/>
      <w:bookmarkStart w:id="434" w:name="_Toc432605915"/>
      <w:bookmarkStart w:id="435" w:name="_Toc432607062"/>
      <w:bookmarkStart w:id="436" w:name="_Toc432608209"/>
      <w:bookmarkStart w:id="437" w:name="_Toc432609365"/>
      <w:bookmarkStart w:id="438" w:name="_Toc432610518"/>
      <w:bookmarkStart w:id="439" w:name="_Toc432605916"/>
      <w:bookmarkStart w:id="440" w:name="_Toc432607063"/>
      <w:bookmarkStart w:id="441" w:name="_Toc432608210"/>
      <w:bookmarkStart w:id="442" w:name="_Toc432609366"/>
      <w:bookmarkStart w:id="443" w:name="_Toc432610519"/>
      <w:bookmarkStart w:id="444" w:name="_Toc432605917"/>
      <w:bookmarkStart w:id="445" w:name="_Toc432607064"/>
      <w:bookmarkStart w:id="446" w:name="_Toc432608211"/>
      <w:bookmarkStart w:id="447" w:name="_Toc432609367"/>
      <w:bookmarkStart w:id="448" w:name="_Toc432610520"/>
      <w:bookmarkStart w:id="449" w:name="_Toc432605918"/>
      <w:bookmarkStart w:id="450" w:name="_Toc432607065"/>
      <w:bookmarkStart w:id="451" w:name="_Toc432608212"/>
      <w:bookmarkStart w:id="452" w:name="_Toc432609368"/>
      <w:bookmarkStart w:id="453" w:name="_Toc432610521"/>
      <w:bookmarkStart w:id="454" w:name="_Toc432605919"/>
      <w:bookmarkStart w:id="455" w:name="_Toc432607066"/>
      <w:bookmarkStart w:id="456" w:name="_Toc432608213"/>
      <w:bookmarkStart w:id="457" w:name="_Toc432609369"/>
      <w:bookmarkStart w:id="458" w:name="_Toc432610522"/>
      <w:bookmarkStart w:id="459" w:name="_Toc432605920"/>
      <w:bookmarkStart w:id="460" w:name="_Toc432607067"/>
      <w:bookmarkStart w:id="461" w:name="_Toc432608214"/>
      <w:bookmarkStart w:id="462" w:name="_Toc432609370"/>
      <w:bookmarkStart w:id="463" w:name="_Toc432610523"/>
      <w:bookmarkStart w:id="464" w:name="_Toc432605921"/>
      <w:bookmarkStart w:id="465" w:name="_Toc432607068"/>
      <w:bookmarkStart w:id="466" w:name="_Toc432608215"/>
      <w:bookmarkStart w:id="467" w:name="_Toc432609371"/>
      <w:bookmarkStart w:id="468" w:name="_Toc432610524"/>
      <w:bookmarkStart w:id="469" w:name="_Toc432605922"/>
      <w:bookmarkStart w:id="470" w:name="_Toc432607069"/>
      <w:bookmarkStart w:id="471" w:name="_Toc432608216"/>
      <w:bookmarkStart w:id="472" w:name="_Toc432609372"/>
      <w:bookmarkStart w:id="473" w:name="_Toc432610525"/>
      <w:bookmarkStart w:id="474" w:name="_Toc432605923"/>
      <w:bookmarkStart w:id="475" w:name="_Toc432607070"/>
      <w:bookmarkStart w:id="476" w:name="_Toc432608217"/>
      <w:bookmarkStart w:id="477" w:name="_Toc432609373"/>
      <w:bookmarkStart w:id="478" w:name="_Toc432610526"/>
      <w:bookmarkStart w:id="479" w:name="_Toc432605924"/>
      <w:bookmarkStart w:id="480" w:name="_Toc432607071"/>
      <w:bookmarkStart w:id="481" w:name="_Toc432608218"/>
      <w:bookmarkStart w:id="482" w:name="_Toc432609374"/>
      <w:bookmarkStart w:id="483" w:name="_Toc432610527"/>
      <w:bookmarkStart w:id="484" w:name="_Toc432605925"/>
      <w:bookmarkStart w:id="485" w:name="_Toc432607072"/>
      <w:bookmarkStart w:id="486" w:name="_Toc432608219"/>
      <w:bookmarkStart w:id="487" w:name="_Toc432609375"/>
      <w:bookmarkStart w:id="488" w:name="_Toc432610528"/>
      <w:bookmarkStart w:id="489" w:name="_Toc432605926"/>
      <w:bookmarkStart w:id="490" w:name="_Toc432607073"/>
      <w:bookmarkStart w:id="491" w:name="_Toc432608220"/>
      <w:bookmarkStart w:id="492" w:name="_Toc432609376"/>
      <w:bookmarkStart w:id="493" w:name="_Toc432610529"/>
      <w:bookmarkStart w:id="494" w:name="_Toc432605927"/>
      <w:bookmarkStart w:id="495" w:name="_Toc432607074"/>
      <w:bookmarkStart w:id="496" w:name="_Toc432608221"/>
      <w:bookmarkStart w:id="497" w:name="_Toc432609377"/>
      <w:bookmarkStart w:id="498" w:name="_Toc432610530"/>
      <w:bookmarkStart w:id="499" w:name="_Toc432605928"/>
      <w:bookmarkStart w:id="500" w:name="_Toc432607075"/>
      <w:bookmarkStart w:id="501" w:name="_Toc432608222"/>
      <w:bookmarkStart w:id="502" w:name="_Toc432609378"/>
      <w:bookmarkStart w:id="503" w:name="_Toc432610531"/>
      <w:bookmarkStart w:id="504" w:name="_Toc432605929"/>
      <w:bookmarkStart w:id="505" w:name="_Toc432607076"/>
      <w:bookmarkStart w:id="506" w:name="_Toc432608223"/>
      <w:bookmarkStart w:id="507" w:name="_Toc432609379"/>
      <w:bookmarkStart w:id="508" w:name="_Toc432610532"/>
      <w:bookmarkStart w:id="509" w:name="_Toc432605930"/>
      <w:bookmarkStart w:id="510" w:name="_Toc432607077"/>
      <w:bookmarkStart w:id="511" w:name="_Toc432608224"/>
      <w:bookmarkStart w:id="512" w:name="_Toc432609380"/>
      <w:bookmarkStart w:id="513" w:name="_Toc432610533"/>
      <w:bookmarkStart w:id="514" w:name="_Toc432605931"/>
      <w:bookmarkStart w:id="515" w:name="_Toc432607078"/>
      <w:bookmarkStart w:id="516" w:name="_Toc432608225"/>
      <w:bookmarkStart w:id="517" w:name="_Toc432609381"/>
      <w:bookmarkStart w:id="518" w:name="_Toc432610534"/>
      <w:bookmarkStart w:id="519" w:name="_Toc432605932"/>
      <w:bookmarkStart w:id="520" w:name="_Toc432607079"/>
      <w:bookmarkStart w:id="521" w:name="_Toc432608226"/>
      <w:bookmarkStart w:id="522" w:name="_Toc432609382"/>
      <w:bookmarkStart w:id="523" w:name="_Toc432610535"/>
      <w:bookmarkStart w:id="524" w:name="_Toc432605933"/>
      <w:bookmarkStart w:id="525" w:name="_Toc432607080"/>
      <w:bookmarkStart w:id="526" w:name="_Toc432608227"/>
      <w:bookmarkStart w:id="527" w:name="_Toc432609383"/>
      <w:bookmarkStart w:id="528" w:name="_Toc432610536"/>
      <w:bookmarkStart w:id="529" w:name="_Toc432605934"/>
      <w:bookmarkStart w:id="530" w:name="_Toc432607081"/>
      <w:bookmarkStart w:id="531" w:name="_Toc432608228"/>
      <w:bookmarkStart w:id="532" w:name="_Toc432609384"/>
      <w:bookmarkStart w:id="533" w:name="_Toc432610537"/>
      <w:bookmarkStart w:id="534" w:name="_Toc432605935"/>
      <w:bookmarkStart w:id="535" w:name="_Toc432607082"/>
      <w:bookmarkStart w:id="536" w:name="_Toc432608229"/>
      <w:bookmarkStart w:id="537" w:name="_Toc432609385"/>
      <w:bookmarkStart w:id="538" w:name="_Toc432610538"/>
      <w:bookmarkStart w:id="539" w:name="_Toc432605936"/>
      <w:bookmarkStart w:id="540" w:name="_Toc432607083"/>
      <w:bookmarkStart w:id="541" w:name="_Toc432608230"/>
      <w:bookmarkStart w:id="542" w:name="_Toc432609386"/>
      <w:bookmarkStart w:id="543" w:name="_Toc432610539"/>
      <w:bookmarkStart w:id="544" w:name="_Toc432605937"/>
      <w:bookmarkStart w:id="545" w:name="_Toc432607084"/>
      <w:bookmarkStart w:id="546" w:name="_Toc432608231"/>
      <w:bookmarkStart w:id="547" w:name="_Toc432609387"/>
      <w:bookmarkStart w:id="548" w:name="_Toc432610540"/>
      <w:bookmarkStart w:id="549" w:name="_Toc432605938"/>
      <w:bookmarkStart w:id="550" w:name="_Toc432607085"/>
      <w:bookmarkStart w:id="551" w:name="_Toc432608232"/>
      <w:bookmarkStart w:id="552" w:name="_Toc432609388"/>
      <w:bookmarkStart w:id="553" w:name="_Toc432610541"/>
      <w:bookmarkStart w:id="554" w:name="_Toc432605939"/>
      <w:bookmarkStart w:id="555" w:name="_Toc432607086"/>
      <w:bookmarkStart w:id="556" w:name="_Toc432608233"/>
      <w:bookmarkStart w:id="557" w:name="_Toc432609389"/>
      <w:bookmarkStart w:id="558" w:name="_Toc432610542"/>
      <w:bookmarkStart w:id="559" w:name="_Toc432605940"/>
      <w:bookmarkStart w:id="560" w:name="_Toc432607087"/>
      <w:bookmarkStart w:id="561" w:name="_Toc432608234"/>
      <w:bookmarkStart w:id="562" w:name="_Toc432609390"/>
      <w:bookmarkStart w:id="563" w:name="_Toc432610543"/>
      <w:bookmarkStart w:id="564" w:name="_Toc432605941"/>
      <w:bookmarkStart w:id="565" w:name="_Toc432607088"/>
      <w:bookmarkStart w:id="566" w:name="_Toc432608235"/>
      <w:bookmarkStart w:id="567" w:name="_Toc432609391"/>
      <w:bookmarkStart w:id="568" w:name="_Toc432610544"/>
      <w:bookmarkStart w:id="569" w:name="_Toc432605942"/>
      <w:bookmarkStart w:id="570" w:name="_Toc432607089"/>
      <w:bookmarkStart w:id="571" w:name="_Toc432608236"/>
      <w:bookmarkStart w:id="572" w:name="_Toc432609392"/>
      <w:bookmarkStart w:id="573" w:name="_Toc432610545"/>
      <w:bookmarkStart w:id="574" w:name="_Toc432605440"/>
      <w:bookmarkStart w:id="575" w:name="_Toc432605943"/>
      <w:bookmarkStart w:id="576" w:name="_Toc432607090"/>
      <w:bookmarkStart w:id="577" w:name="_Toc432608237"/>
      <w:bookmarkStart w:id="578" w:name="_Toc432609393"/>
      <w:bookmarkStart w:id="579" w:name="_Toc432610546"/>
      <w:bookmarkStart w:id="580" w:name="_Toc392060231"/>
      <w:bookmarkStart w:id="581" w:name="_Toc474498119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r w:rsidRPr="007862FF">
        <w:rPr>
          <w:rFonts w:hint="eastAsia"/>
          <w:lang w:eastAsia="zh-TW"/>
        </w:rPr>
        <w:t>規格說明</w:t>
      </w:r>
      <w:bookmarkEnd w:id="580"/>
      <w:bookmarkEnd w:id="581"/>
    </w:p>
    <w:p w14:paraId="2E36C103" w14:textId="77777777" w:rsidR="000A0694" w:rsidRPr="007862FF" w:rsidRDefault="000A0694" w:rsidP="005A7156">
      <w:pPr>
        <w:pStyle w:val="2"/>
        <w:tabs>
          <w:tab w:val="clear" w:pos="576"/>
        </w:tabs>
        <w:spacing w:before="0" w:after="0"/>
        <w:rPr>
          <w:lang w:eastAsia="zh-TW"/>
        </w:rPr>
      </w:pPr>
      <w:bookmarkStart w:id="582" w:name="_Toc391573251"/>
      <w:bookmarkStart w:id="583" w:name="_Toc474498120"/>
      <w:r w:rsidRPr="007862FF">
        <w:rPr>
          <w:rFonts w:hint="eastAsia"/>
          <w:lang w:eastAsia="zh-TW"/>
        </w:rPr>
        <w:t>格式說明</w:t>
      </w:r>
      <w:bookmarkEnd w:id="582"/>
      <w:bookmarkEnd w:id="583"/>
    </w:p>
    <w:tbl>
      <w:tblPr>
        <w:tblStyle w:val="af0"/>
        <w:tblW w:w="0" w:type="auto"/>
        <w:tblInd w:w="240" w:type="dxa"/>
        <w:tblLayout w:type="fixed"/>
        <w:tblLook w:val="04A0" w:firstRow="1" w:lastRow="0" w:firstColumn="1" w:lastColumn="0" w:noHBand="0" w:noVBand="1"/>
      </w:tblPr>
      <w:tblGrid>
        <w:gridCol w:w="1090"/>
        <w:gridCol w:w="6149"/>
      </w:tblGrid>
      <w:tr w:rsidR="007A7A02" w:rsidRPr="007862FF" w14:paraId="24AE20C2" w14:textId="77777777" w:rsidTr="00AD1068">
        <w:tc>
          <w:tcPr>
            <w:tcW w:w="1090" w:type="dxa"/>
            <w:shd w:val="clear" w:color="auto" w:fill="F2F2F2" w:themeFill="background1" w:themeFillShade="F2"/>
          </w:tcPr>
          <w:p w14:paraId="3682E6A8" w14:textId="77777777" w:rsidR="007A7A02" w:rsidRPr="005677CF" w:rsidRDefault="007A7A02" w:rsidP="00AD106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格式</w:t>
            </w:r>
          </w:p>
        </w:tc>
        <w:tc>
          <w:tcPr>
            <w:tcW w:w="6149" w:type="dxa"/>
            <w:shd w:val="clear" w:color="auto" w:fill="F2F2F2" w:themeFill="background1" w:themeFillShade="F2"/>
          </w:tcPr>
          <w:p w14:paraId="56D78249" w14:textId="77777777" w:rsidR="007A7A02" w:rsidRPr="00CB05E3" w:rsidRDefault="007A7A02" w:rsidP="00AD1068">
            <w:pPr>
              <w:autoSpaceDE w:val="0"/>
              <w:autoSpaceDN w:val="0"/>
              <w:adjustRightInd w:val="0"/>
              <w:spacing w:line="360" w:lineRule="atLeast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說明</w:t>
            </w:r>
          </w:p>
        </w:tc>
      </w:tr>
      <w:tr w:rsidR="007A7A02" w:rsidRPr="007862FF" w14:paraId="4AC9EE3F" w14:textId="77777777" w:rsidTr="00AD1068">
        <w:tc>
          <w:tcPr>
            <w:tcW w:w="1090" w:type="dxa"/>
            <w:vAlign w:val="center"/>
          </w:tcPr>
          <w:p w14:paraId="472B7E14" w14:textId="77777777" w:rsidR="007A7A02" w:rsidRPr="007862FF" w:rsidRDefault="007A7A02" w:rsidP="00AD106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7862FF">
              <w:rPr>
                <w:rFonts w:cs="Times New Roman"/>
                <w:kern w:val="0"/>
                <w:sz w:val="22"/>
                <w:lang w:val="zh-TW"/>
              </w:rPr>
              <w:t>A</w:t>
            </w:r>
          </w:p>
        </w:tc>
        <w:tc>
          <w:tcPr>
            <w:tcW w:w="6149" w:type="dxa"/>
          </w:tcPr>
          <w:p w14:paraId="6A90A9AB" w14:textId="77777777" w:rsidR="007A7A02" w:rsidRPr="007862FF" w:rsidRDefault="007A7A02" w:rsidP="00AD1068">
            <w:pPr>
              <w:autoSpaceDE w:val="0"/>
              <w:autoSpaceDN w:val="0"/>
              <w:adjustRightInd w:val="0"/>
              <w:spacing w:line="360" w:lineRule="atLeast"/>
              <w:rPr>
                <w:rFonts w:cs="Times New Roman"/>
                <w:kern w:val="0"/>
                <w:sz w:val="22"/>
                <w:lang w:val="zh-TW"/>
              </w:rPr>
            </w:pP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純文字格式。</w:t>
            </w:r>
          </w:p>
        </w:tc>
      </w:tr>
      <w:tr w:rsidR="007A7A02" w:rsidRPr="007862FF" w14:paraId="6FE0AFC4" w14:textId="77777777" w:rsidTr="00AD1068">
        <w:tc>
          <w:tcPr>
            <w:tcW w:w="1090" w:type="dxa"/>
            <w:vAlign w:val="center"/>
          </w:tcPr>
          <w:p w14:paraId="3FC5BAA8" w14:textId="77777777" w:rsidR="007A7A02" w:rsidRPr="007862FF" w:rsidRDefault="007A7A02" w:rsidP="00AD106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7862FF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6149" w:type="dxa"/>
          </w:tcPr>
          <w:p w14:paraId="1F969BB8" w14:textId="77777777" w:rsidR="007A7A02" w:rsidRPr="007862FF" w:rsidRDefault="007A7A02" w:rsidP="00AD1068">
            <w:pPr>
              <w:autoSpaceDE w:val="0"/>
              <w:autoSpaceDN w:val="0"/>
              <w:adjustRightInd w:val="0"/>
              <w:spacing w:line="360" w:lineRule="atLeast"/>
              <w:rPr>
                <w:rFonts w:cs="Times New Roman"/>
                <w:kern w:val="0"/>
                <w:sz w:val="22"/>
                <w:lang w:val="zh-TW"/>
              </w:rPr>
            </w:pP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純數值格式。</w:t>
            </w:r>
          </w:p>
        </w:tc>
      </w:tr>
      <w:tr w:rsidR="007A7A02" w:rsidRPr="007862FF" w14:paraId="710BADA5" w14:textId="77777777" w:rsidTr="00AD1068">
        <w:tc>
          <w:tcPr>
            <w:tcW w:w="1090" w:type="dxa"/>
            <w:vAlign w:val="center"/>
          </w:tcPr>
          <w:p w14:paraId="19C3EED0" w14:textId="77777777" w:rsidR="007A7A02" w:rsidRPr="007862FF" w:rsidRDefault="007A7A02" w:rsidP="00AD106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7862FF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6149" w:type="dxa"/>
          </w:tcPr>
          <w:p w14:paraId="0CAD57BD" w14:textId="77777777" w:rsidR="007A7A02" w:rsidRPr="007862FF" w:rsidRDefault="007A7A02" w:rsidP="00AD1068">
            <w:pPr>
              <w:autoSpaceDE w:val="0"/>
              <w:autoSpaceDN w:val="0"/>
              <w:adjustRightInd w:val="0"/>
              <w:spacing w:line="360" w:lineRule="atLeast"/>
              <w:rPr>
                <w:rFonts w:cs="Times New Roman"/>
                <w:kern w:val="0"/>
                <w:sz w:val="22"/>
                <w:lang w:val="zh-TW"/>
              </w:rPr>
            </w:pP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文數字格式。</w:t>
            </w:r>
          </w:p>
        </w:tc>
      </w:tr>
      <w:tr w:rsidR="007A7A02" w:rsidRPr="007862FF" w14:paraId="3BEEEB04" w14:textId="77777777" w:rsidTr="00AD1068">
        <w:tc>
          <w:tcPr>
            <w:tcW w:w="1090" w:type="dxa"/>
            <w:vAlign w:val="center"/>
          </w:tcPr>
          <w:p w14:paraId="681197CA" w14:textId="77777777" w:rsidR="007A7A02" w:rsidRPr="007862FF" w:rsidRDefault="007A7A02" w:rsidP="00AD106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7862FF">
              <w:rPr>
                <w:rFonts w:cs="Times New Roman"/>
                <w:kern w:val="0"/>
                <w:sz w:val="22"/>
                <w:lang w:val="zh-TW"/>
              </w:rPr>
              <w:t>S</w:t>
            </w:r>
          </w:p>
        </w:tc>
        <w:tc>
          <w:tcPr>
            <w:tcW w:w="6149" w:type="dxa"/>
          </w:tcPr>
          <w:p w14:paraId="05F8FC2D" w14:textId="77777777" w:rsidR="007A7A02" w:rsidRPr="007862FF" w:rsidRDefault="007A7A02" w:rsidP="00AD1068">
            <w:pPr>
              <w:autoSpaceDE w:val="0"/>
              <w:autoSpaceDN w:val="0"/>
              <w:adjustRightInd w:val="0"/>
              <w:spacing w:line="360" w:lineRule="atLeast"/>
              <w:rPr>
                <w:rFonts w:cs="Times New Roman"/>
                <w:kern w:val="0"/>
                <w:sz w:val="22"/>
                <w:lang w:val="zh-TW"/>
              </w:rPr>
            </w:pP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特殊字元，如</w:t>
            </w:r>
            <w:r w:rsidRPr="007862FF">
              <w:rPr>
                <w:rFonts w:cs="Times New Roman"/>
                <w:kern w:val="0"/>
                <w:sz w:val="22"/>
                <w:lang w:val="zh-TW"/>
              </w:rPr>
              <w:t>\ / : * ? " &lt; &gt; | % $ &amp; ’ @ +</w:t>
            </w: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。</w:t>
            </w:r>
          </w:p>
        </w:tc>
      </w:tr>
      <w:tr w:rsidR="007A7A02" w:rsidRPr="007862FF" w14:paraId="153B65D4" w14:textId="77777777" w:rsidTr="00AD1068">
        <w:tc>
          <w:tcPr>
            <w:tcW w:w="1090" w:type="dxa"/>
            <w:vAlign w:val="center"/>
          </w:tcPr>
          <w:p w14:paraId="57BAD9C9" w14:textId="77777777" w:rsidR="007A7A02" w:rsidRPr="007862FF" w:rsidRDefault="007A7A02" w:rsidP="00AD106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7862FF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6149" w:type="dxa"/>
          </w:tcPr>
          <w:p w14:paraId="3641CBFC" w14:textId="77777777" w:rsidR="007A7A02" w:rsidRPr="007862FF" w:rsidRDefault="007A7A02" w:rsidP="00AD1068">
            <w:pPr>
              <w:autoSpaceDE w:val="0"/>
              <w:autoSpaceDN w:val="0"/>
              <w:adjustRightInd w:val="0"/>
              <w:spacing w:line="360" w:lineRule="atLeast"/>
              <w:rPr>
                <w:rFonts w:cs="Times New Roman"/>
                <w:kern w:val="0"/>
                <w:sz w:val="22"/>
                <w:lang w:val="zh-TW"/>
              </w:rPr>
            </w:pP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文數字及特殊字元格式。</w:t>
            </w:r>
          </w:p>
        </w:tc>
      </w:tr>
      <w:tr w:rsidR="007A7A02" w:rsidRPr="007862FF" w14:paraId="09ABDB16" w14:textId="77777777" w:rsidTr="00AD1068">
        <w:tc>
          <w:tcPr>
            <w:tcW w:w="1090" w:type="dxa"/>
            <w:vAlign w:val="center"/>
          </w:tcPr>
          <w:p w14:paraId="22BE4358" w14:textId="77777777" w:rsidR="007A7A02" w:rsidRPr="007862FF" w:rsidRDefault="007A7A02" w:rsidP="00AD106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7862FF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6149" w:type="dxa"/>
          </w:tcPr>
          <w:p w14:paraId="782A4BD3" w14:textId="77777777" w:rsidR="007A7A02" w:rsidRPr="007862FF" w:rsidRDefault="007A7A02" w:rsidP="00AD1068">
            <w:pPr>
              <w:autoSpaceDE w:val="0"/>
              <w:autoSpaceDN w:val="0"/>
              <w:adjustRightInd w:val="0"/>
              <w:spacing w:line="360" w:lineRule="atLeast"/>
              <w:rPr>
                <w:rFonts w:cs="Times New Roman"/>
                <w:kern w:val="0"/>
                <w:sz w:val="22"/>
                <w:lang w:val="zh-TW"/>
              </w:rPr>
            </w:pPr>
            <w:r w:rsidRPr="007862FF">
              <w:rPr>
                <w:rFonts w:cs="Times New Roman"/>
                <w:kern w:val="0"/>
                <w:sz w:val="22"/>
                <w:lang w:val="zh-TW"/>
              </w:rPr>
              <w:t>Binary</w:t>
            </w: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資料轉換成</w:t>
            </w:r>
            <w:r w:rsidRPr="007862FF">
              <w:rPr>
                <w:rFonts w:cs="Times New Roman"/>
                <w:kern w:val="0"/>
                <w:sz w:val="22"/>
                <w:lang w:val="zh-TW"/>
              </w:rPr>
              <w:t>Hex</w:t>
            </w: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字元</w:t>
            </w:r>
            <w:r w:rsidRPr="007862FF">
              <w:rPr>
                <w:rFonts w:cs="Times New Roman"/>
                <w:kern w:val="0"/>
                <w:sz w:val="22"/>
                <w:lang w:val="zh-TW"/>
              </w:rPr>
              <w:t>0~9</w:t>
            </w: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、</w:t>
            </w:r>
            <w:r w:rsidRPr="007862FF">
              <w:rPr>
                <w:rFonts w:cs="Times New Roman"/>
                <w:kern w:val="0"/>
                <w:sz w:val="22"/>
                <w:lang w:val="zh-TW"/>
              </w:rPr>
              <w:t>A~F</w:t>
            </w: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。</w:t>
            </w:r>
          </w:p>
        </w:tc>
      </w:tr>
    </w:tbl>
    <w:p w14:paraId="6FFEFD55" w14:textId="77777777" w:rsidR="007A7A02" w:rsidRPr="00250367" w:rsidRDefault="007A7A02" w:rsidP="00466C0E">
      <w:pPr>
        <w:spacing w:line="360" w:lineRule="auto"/>
        <w:ind w:leftChars="100" w:left="240"/>
        <w:jc w:val="right"/>
        <w:rPr>
          <w:rFonts w:cs="Times New Roman"/>
          <w:i/>
        </w:rPr>
      </w:pPr>
    </w:p>
    <w:p w14:paraId="39864AF4" w14:textId="057030BB" w:rsidR="008025C9" w:rsidRPr="007862FF" w:rsidRDefault="008025C9" w:rsidP="006544B7">
      <w:pPr>
        <w:pStyle w:val="2"/>
        <w:spacing w:before="0" w:after="0"/>
        <w:ind w:left="578" w:hanging="578"/>
        <w:rPr>
          <w:lang w:eastAsia="zh-TW"/>
        </w:rPr>
      </w:pPr>
      <w:bookmarkStart w:id="584" w:name="_Toc474498121"/>
      <w:r w:rsidRPr="007862FF">
        <w:rPr>
          <w:rFonts w:hint="eastAsia"/>
          <w:lang w:eastAsia="zh-TW"/>
        </w:rPr>
        <w:t>欄位名稱</w:t>
      </w:r>
      <w:bookmarkEnd w:id="584"/>
    </w:p>
    <w:p w14:paraId="290BEC48" w14:textId="39F9CC89" w:rsidR="003B0592" w:rsidRPr="005677CF" w:rsidRDefault="005A2DE0" w:rsidP="006D1A37">
      <w:pPr>
        <w:spacing w:line="360" w:lineRule="auto"/>
        <w:ind w:firstLineChars="177" w:firstLine="425"/>
        <w:rPr>
          <w:rFonts w:cs="Times New Roman"/>
          <w:lang w:val="en-AU"/>
        </w:rPr>
      </w:pPr>
      <w:r w:rsidRPr="00250367">
        <w:rPr>
          <w:rFonts w:cs="Times New Roman" w:hint="eastAsia"/>
          <w:lang w:val="en-AU"/>
        </w:rPr>
        <w:t>交易傳送過程中使用『系統參數名稱』當參數名，請區分大小寫；『欄位中文名稱』僅提供參考，詳細內容說明詳見各交易</w:t>
      </w:r>
      <w:r w:rsidR="008C3865" w:rsidRPr="002533D7">
        <w:rPr>
          <w:rFonts w:cs="Times New Roman" w:hint="eastAsia"/>
          <w:lang w:val="en-AU"/>
        </w:rPr>
        <w:t>欄位</w:t>
      </w:r>
      <w:r w:rsidR="001551F9" w:rsidRPr="00427776">
        <w:rPr>
          <w:rFonts w:cs="Times New Roman" w:hint="eastAsia"/>
          <w:lang w:val="en-AU"/>
        </w:rPr>
        <w:t>之定</w:t>
      </w:r>
      <w:r w:rsidR="003B5DE7" w:rsidRPr="00C5634C">
        <w:rPr>
          <w:rFonts w:cs="Times New Roman" w:hint="eastAsia"/>
          <w:lang w:val="en-AU"/>
        </w:rPr>
        <w:t>義</w:t>
      </w:r>
      <w:r w:rsidR="001551F9" w:rsidRPr="00ED2C42">
        <w:rPr>
          <w:rFonts w:cs="Times New Roman" w:hint="eastAsia"/>
          <w:lang w:val="en-AU"/>
        </w:rPr>
        <w:t>。</w:t>
      </w:r>
      <w:bookmarkStart w:id="585" w:name="_Toc393205402"/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3401"/>
        <w:gridCol w:w="3402"/>
        <w:gridCol w:w="1134"/>
        <w:gridCol w:w="1134"/>
      </w:tblGrid>
      <w:tr w:rsidR="003B0592" w:rsidRPr="007862FF" w14:paraId="538A9648" w14:textId="77777777" w:rsidTr="006D1A37">
        <w:trPr>
          <w:trHeight w:val="381"/>
        </w:trPr>
        <w:tc>
          <w:tcPr>
            <w:tcW w:w="676" w:type="dxa"/>
            <w:shd w:val="clear" w:color="auto" w:fill="F2F2F2" w:themeFill="background1" w:themeFillShade="F2"/>
            <w:vAlign w:val="center"/>
          </w:tcPr>
          <w:p w14:paraId="4974409A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#</w:t>
            </w:r>
          </w:p>
        </w:tc>
        <w:tc>
          <w:tcPr>
            <w:tcW w:w="3401" w:type="dxa"/>
            <w:shd w:val="clear" w:color="auto" w:fill="F2F2F2" w:themeFill="background1" w:themeFillShade="F2"/>
            <w:vAlign w:val="center"/>
          </w:tcPr>
          <w:p w14:paraId="0BDF2180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系統參數名稱</w:t>
            </w:r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0A14DEE8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欄位中文名稱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5DB80E9F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Fmt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915C745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Len</w:t>
            </w:r>
          </w:p>
        </w:tc>
      </w:tr>
      <w:tr w:rsidR="003B0592" w:rsidRPr="007862FF" w14:paraId="1D7C1B2E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06B41782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6D1A37">
              <w:rPr>
                <w:rFonts w:cs="Times New Roman"/>
                <w:sz w:val="22"/>
              </w:rPr>
              <w:t>01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45F6976A" w14:textId="77777777" w:rsidR="003B0592" w:rsidRPr="006D1A37" w:rsidRDefault="003B0592" w:rsidP="00C81B58">
            <w:pPr>
              <w:tabs>
                <w:tab w:val="left" w:pos="1991"/>
              </w:tabs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6D1A37">
              <w:rPr>
                <w:rFonts w:cs="Times New Roman"/>
                <w:kern w:val="0"/>
                <w:sz w:val="22"/>
              </w:rPr>
              <w:t>txnStatus</w:t>
            </w:r>
          </w:p>
        </w:tc>
        <w:tc>
          <w:tcPr>
            <w:tcW w:w="3402" w:type="dxa"/>
            <w:vAlign w:val="center"/>
          </w:tcPr>
          <w:p w14:paraId="201B9866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交易狀態</w:t>
            </w:r>
          </w:p>
        </w:tc>
        <w:tc>
          <w:tcPr>
            <w:tcW w:w="1134" w:type="dxa"/>
            <w:vAlign w:val="center"/>
          </w:tcPr>
          <w:p w14:paraId="5DB24131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</w:rPr>
            </w:pPr>
            <w:r w:rsidRPr="006D1A37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1134" w:type="dxa"/>
            <w:vAlign w:val="center"/>
          </w:tcPr>
          <w:p w14:paraId="1A7BE13A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</w:rPr>
            </w:pPr>
            <w:r w:rsidRPr="006D1A37">
              <w:rPr>
                <w:rFonts w:cs="Times New Roman"/>
                <w:kern w:val="0"/>
                <w:sz w:val="22"/>
              </w:rPr>
              <w:t>1</w:t>
            </w:r>
          </w:p>
        </w:tc>
      </w:tr>
      <w:tr w:rsidR="003B0592" w:rsidRPr="007862FF" w14:paraId="080C58C9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3D2B7486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6D1A37">
              <w:rPr>
                <w:rFonts w:cs="Times New Roman"/>
                <w:sz w:val="22"/>
              </w:rPr>
              <w:t>02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47221717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6D1A37">
              <w:rPr>
                <w:rFonts w:cs="Times New Roman"/>
                <w:kern w:val="0"/>
                <w:sz w:val="22"/>
              </w:rPr>
              <w:t>txnType</w:t>
            </w:r>
          </w:p>
        </w:tc>
        <w:tc>
          <w:tcPr>
            <w:tcW w:w="3402" w:type="dxa"/>
            <w:vAlign w:val="center"/>
          </w:tcPr>
          <w:p w14:paraId="01DCA21A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交易類型</w:t>
            </w:r>
          </w:p>
        </w:tc>
        <w:tc>
          <w:tcPr>
            <w:tcW w:w="1134" w:type="dxa"/>
            <w:vAlign w:val="center"/>
          </w:tcPr>
          <w:p w14:paraId="084383A2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</w:rPr>
            </w:pPr>
            <w:r w:rsidRPr="006D1A37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1134" w:type="dxa"/>
            <w:vAlign w:val="center"/>
          </w:tcPr>
          <w:p w14:paraId="211D9C92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</w:rPr>
            </w:pPr>
            <w:r w:rsidRPr="006D1A37">
              <w:rPr>
                <w:rFonts w:cs="Times New Roman"/>
                <w:kern w:val="0"/>
                <w:sz w:val="22"/>
              </w:rPr>
              <w:t>4</w:t>
            </w:r>
          </w:p>
        </w:tc>
      </w:tr>
      <w:tr w:rsidR="003B0592" w:rsidRPr="007862FF" w14:paraId="6DDE8984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5CB6D3BF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6D1A37">
              <w:rPr>
                <w:rFonts w:cs="Times New Roman"/>
                <w:sz w:val="22"/>
              </w:rPr>
              <w:t>03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6CE63BD6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6D1A37">
              <w:rPr>
                <w:rFonts w:cs="Times New Roman"/>
                <w:kern w:val="0"/>
                <w:sz w:val="22"/>
              </w:rPr>
              <w:t>platformNo</w:t>
            </w:r>
          </w:p>
        </w:tc>
        <w:tc>
          <w:tcPr>
            <w:tcW w:w="3402" w:type="dxa"/>
            <w:vAlign w:val="center"/>
          </w:tcPr>
          <w:p w14:paraId="5792631F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平台代號</w:t>
            </w:r>
          </w:p>
        </w:tc>
        <w:tc>
          <w:tcPr>
            <w:tcW w:w="1134" w:type="dxa"/>
            <w:vAlign w:val="center"/>
          </w:tcPr>
          <w:p w14:paraId="25F18922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</w:rPr>
            </w:pPr>
            <w:r w:rsidRPr="006D1A37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1134" w:type="dxa"/>
            <w:vAlign w:val="center"/>
          </w:tcPr>
          <w:p w14:paraId="3E26B445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</w:rPr>
            </w:pPr>
            <w:r w:rsidRPr="006D1A37">
              <w:rPr>
                <w:rFonts w:cs="Times New Roman"/>
                <w:kern w:val="0"/>
                <w:sz w:val="22"/>
              </w:rPr>
              <w:t>10</w:t>
            </w:r>
          </w:p>
        </w:tc>
      </w:tr>
      <w:tr w:rsidR="003B0592" w:rsidRPr="007862FF" w14:paraId="67C1FB6C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0D4E6D9D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6D1A37">
              <w:rPr>
                <w:rFonts w:cs="Times New Roman"/>
                <w:sz w:val="22"/>
              </w:rPr>
              <w:t>04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14CFDFA7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orderNumber</w:t>
            </w:r>
          </w:p>
        </w:tc>
        <w:tc>
          <w:tcPr>
            <w:tcW w:w="3402" w:type="dxa"/>
            <w:vAlign w:val="center"/>
          </w:tcPr>
          <w:p w14:paraId="05C3C551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訂單編號</w:t>
            </w:r>
          </w:p>
        </w:tc>
        <w:tc>
          <w:tcPr>
            <w:tcW w:w="1134" w:type="dxa"/>
            <w:vAlign w:val="center"/>
          </w:tcPr>
          <w:p w14:paraId="42755804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1134" w:type="dxa"/>
            <w:vAlign w:val="center"/>
          </w:tcPr>
          <w:p w14:paraId="2ABE7602" w14:textId="02EE4374" w:rsidR="003B0592" w:rsidRPr="006D1A37" w:rsidRDefault="00962EF6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9</w:t>
            </w:r>
          </w:p>
        </w:tc>
      </w:tr>
      <w:tr w:rsidR="003B0592" w:rsidRPr="007862FF" w14:paraId="34EF976F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17D75021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6D1A37">
              <w:rPr>
                <w:rFonts w:cs="Times New Roman"/>
                <w:sz w:val="22"/>
              </w:rPr>
              <w:t>05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3A29B910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acqBank</w:t>
            </w:r>
          </w:p>
        </w:tc>
        <w:tc>
          <w:tcPr>
            <w:tcW w:w="3402" w:type="dxa"/>
            <w:vAlign w:val="center"/>
          </w:tcPr>
          <w:p w14:paraId="6DAD61B1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收單行代碼</w:t>
            </w:r>
          </w:p>
        </w:tc>
        <w:tc>
          <w:tcPr>
            <w:tcW w:w="1134" w:type="dxa"/>
            <w:vAlign w:val="center"/>
          </w:tcPr>
          <w:p w14:paraId="2F89BD10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5226C8BB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3</w:t>
            </w:r>
          </w:p>
        </w:tc>
      </w:tr>
      <w:tr w:rsidR="003B0592" w:rsidRPr="007862FF" w14:paraId="319D74C1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66914D92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6D1A37">
              <w:rPr>
                <w:rFonts w:cs="Times New Roman"/>
                <w:sz w:val="22"/>
              </w:rPr>
              <w:t>06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6F59C87B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merchantId</w:t>
            </w:r>
          </w:p>
        </w:tc>
        <w:tc>
          <w:tcPr>
            <w:tcW w:w="3402" w:type="dxa"/>
            <w:vAlign w:val="center"/>
          </w:tcPr>
          <w:p w14:paraId="626D0CD8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特店代號</w:t>
            </w:r>
          </w:p>
        </w:tc>
        <w:tc>
          <w:tcPr>
            <w:tcW w:w="1134" w:type="dxa"/>
            <w:vAlign w:val="center"/>
          </w:tcPr>
          <w:p w14:paraId="0C92A58B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1134" w:type="dxa"/>
            <w:vAlign w:val="center"/>
          </w:tcPr>
          <w:p w14:paraId="70E58EA0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15</w:t>
            </w:r>
          </w:p>
        </w:tc>
      </w:tr>
      <w:tr w:rsidR="003B0592" w:rsidRPr="007862FF" w14:paraId="37C893A8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0094E7DC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6D1A37">
              <w:rPr>
                <w:rFonts w:cs="Times New Roman"/>
                <w:sz w:val="22"/>
              </w:rPr>
              <w:t>07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6B8F8AEE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terminalId</w:t>
            </w:r>
          </w:p>
        </w:tc>
        <w:tc>
          <w:tcPr>
            <w:tcW w:w="3402" w:type="dxa"/>
            <w:vAlign w:val="center"/>
          </w:tcPr>
          <w:p w14:paraId="7CD1CC83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端末代號</w:t>
            </w:r>
          </w:p>
        </w:tc>
        <w:tc>
          <w:tcPr>
            <w:tcW w:w="1134" w:type="dxa"/>
            <w:vAlign w:val="center"/>
          </w:tcPr>
          <w:p w14:paraId="179FB328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1134" w:type="dxa"/>
            <w:vAlign w:val="center"/>
          </w:tcPr>
          <w:p w14:paraId="64A8B8DB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8</w:t>
            </w:r>
          </w:p>
        </w:tc>
      </w:tr>
      <w:tr w:rsidR="003B0592" w:rsidRPr="007862FF" w14:paraId="69BF9EB9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24D575AA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6D1A37">
              <w:rPr>
                <w:rFonts w:cs="Times New Roman"/>
                <w:sz w:val="22"/>
              </w:rPr>
              <w:t>08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2C0FC83C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purchAmt</w:t>
            </w:r>
          </w:p>
        </w:tc>
        <w:tc>
          <w:tcPr>
            <w:tcW w:w="3402" w:type="dxa"/>
            <w:vAlign w:val="center"/>
          </w:tcPr>
          <w:p w14:paraId="74817897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交易金額</w:t>
            </w:r>
          </w:p>
        </w:tc>
        <w:tc>
          <w:tcPr>
            <w:tcW w:w="1134" w:type="dxa"/>
            <w:vAlign w:val="center"/>
          </w:tcPr>
          <w:p w14:paraId="25FC2E0C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567F3922" w14:textId="099E5E02" w:rsidR="003B0592" w:rsidRPr="006D1A37" w:rsidRDefault="00FA756C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9</w:t>
            </w:r>
          </w:p>
        </w:tc>
      </w:tr>
      <w:tr w:rsidR="003B0592" w:rsidRPr="007862FF" w14:paraId="4BAE5A94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77390315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6D1A37">
              <w:rPr>
                <w:rFonts w:cs="Times New Roman"/>
                <w:sz w:val="22"/>
              </w:rPr>
              <w:t>09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613841B3" w14:textId="7E4F715A" w:rsidR="003B0592" w:rsidRPr="006D1A37" w:rsidRDefault="00721185" w:rsidP="00C81B58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>
              <w:rPr>
                <w:rFonts w:ascii="Times New Roman" w:cs="Times New Roman" w:hint="eastAsia"/>
                <w:color w:val="auto"/>
                <w:sz w:val="22"/>
                <w:szCs w:val="22"/>
                <w:lang w:val="zh-TW"/>
              </w:rPr>
              <w:t>L</w:t>
            </w:r>
            <w:r w:rsidR="003B0592" w:rsidRPr="006D1A37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ocalDate</w:t>
            </w:r>
          </w:p>
        </w:tc>
        <w:tc>
          <w:tcPr>
            <w:tcW w:w="3402" w:type="dxa"/>
            <w:vAlign w:val="center"/>
          </w:tcPr>
          <w:p w14:paraId="463D60A5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交易日期</w:t>
            </w:r>
          </w:p>
        </w:tc>
        <w:tc>
          <w:tcPr>
            <w:tcW w:w="1134" w:type="dxa"/>
            <w:vAlign w:val="center"/>
          </w:tcPr>
          <w:p w14:paraId="3BB17401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21BC30F1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8</w:t>
            </w:r>
          </w:p>
        </w:tc>
      </w:tr>
      <w:tr w:rsidR="003B0592" w:rsidRPr="007862FF" w14:paraId="623A707D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7AD5AF1D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6D1A37">
              <w:rPr>
                <w:rFonts w:cs="Times New Roman"/>
                <w:sz w:val="22"/>
              </w:rPr>
              <w:t>10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72ABD315" w14:textId="48BC72D2" w:rsidR="003B0592" w:rsidRPr="006D1A37" w:rsidRDefault="00721185" w:rsidP="00C81B58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>
              <w:rPr>
                <w:rFonts w:ascii="Times New Roman" w:cs="Times New Roman" w:hint="eastAsia"/>
                <w:color w:val="auto"/>
                <w:sz w:val="22"/>
                <w:szCs w:val="22"/>
                <w:lang w:val="zh-TW"/>
              </w:rPr>
              <w:t>L</w:t>
            </w:r>
            <w:r w:rsidR="003B0592" w:rsidRPr="006D1A37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ocalTime</w:t>
            </w:r>
          </w:p>
        </w:tc>
        <w:tc>
          <w:tcPr>
            <w:tcW w:w="3402" w:type="dxa"/>
            <w:vAlign w:val="center"/>
          </w:tcPr>
          <w:p w14:paraId="44CDCDE1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交易時間</w:t>
            </w:r>
          </w:p>
        </w:tc>
        <w:tc>
          <w:tcPr>
            <w:tcW w:w="1134" w:type="dxa"/>
            <w:vAlign w:val="center"/>
          </w:tcPr>
          <w:p w14:paraId="26601751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4F6B4B74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6</w:t>
            </w:r>
          </w:p>
        </w:tc>
      </w:tr>
      <w:tr w:rsidR="003B0592" w:rsidRPr="007862FF" w14:paraId="52159F3A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76FA52F5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6D1A37">
              <w:rPr>
                <w:rFonts w:cs="Times New Roman"/>
                <w:sz w:val="22"/>
              </w:rPr>
              <w:t>11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7C4D8240" w14:textId="77777777" w:rsidR="003B0592" w:rsidRPr="005677CF" w:rsidRDefault="003B0592" w:rsidP="00C81B58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6D1A37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itemName</w:t>
            </w:r>
          </w:p>
        </w:tc>
        <w:tc>
          <w:tcPr>
            <w:tcW w:w="3402" w:type="dxa"/>
            <w:vAlign w:val="center"/>
          </w:tcPr>
          <w:p w14:paraId="448ADE31" w14:textId="77777777" w:rsidR="003B0592" w:rsidRPr="005677CF" w:rsidRDefault="003B0592" w:rsidP="00C81B58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商品名稱</w:t>
            </w:r>
          </w:p>
        </w:tc>
        <w:tc>
          <w:tcPr>
            <w:tcW w:w="1134" w:type="dxa"/>
            <w:vAlign w:val="center"/>
          </w:tcPr>
          <w:p w14:paraId="1E7ACAE8" w14:textId="6E7E4FF5" w:rsidR="003B0592" w:rsidRPr="005677CF" w:rsidRDefault="003B0592" w:rsidP="00C81B58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A</w:t>
            </w:r>
            <w:r w:rsidRPr="005677CF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67C6D63C" w14:textId="79A7E93D" w:rsidR="003B0592" w:rsidRPr="005677CF" w:rsidRDefault="008A16FC" w:rsidP="00C81B58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32</w:t>
            </w:r>
          </w:p>
        </w:tc>
      </w:tr>
      <w:tr w:rsidR="003B0592" w:rsidRPr="007862FF" w14:paraId="659508E1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228A4F56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6D1A37">
              <w:rPr>
                <w:rFonts w:cs="Times New Roman"/>
                <w:sz w:val="22"/>
              </w:rPr>
              <w:t>12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2F1252DC" w14:textId="77777777" w:rsidR="003B0592" w:rsidRPr="005677CF" w:rsidRDefault="003B0592" w:rsidP="00C81B58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6D1A37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itemDesc</w:t>
            </w:r>
          </w:p>
        </w:tc>
        <w:tc>
          <w:tcPr>
            <w:tcW w:w="3402" w:type="dxa"/>
            <w:vAlign w:val="center"/>
          </w:tcPr>
          <w:p w14:paraId="6D0199BC" w14:textId="77777777" w:rsidR="003B0592" w:rsidRPr="005677CF" w:rsidRDefault="003B0592" w:rsidP="00C81B58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商品描述</w:t>
            </w:r>
          </w:p>
        </w:tc>
        <w:tc>
          <w:tcPr>
            <w:tcW w:w="1134" w:type="dxa"/>
            <w:vAlign w:val="center"/>
          </w:tcPr>
          <w:p w14:paraId="7173BD00" w14:textId="15A36EE3" w:rsidR="003B0592" w:rsidRPr="005677CF" w:rsidRDefault="003B0592" w:rsidP="00C81B58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A</w:t>
            </w:r>
            <w:r w:rsidRPr="005677CF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0026A503" w14:textId="39ABCF78" w:rsidR="003B0592" w:rsidRPr="005677CF" w:rsidRDefault="009146D1" w:rsidP="00C81B58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256</w:t>
            </w:r>
          </w:p>
        </w:tc>
      </w:tr>
      <w:tr w:rsidR="003B0592" w:rsidRPr="007862FF" w14:paraId="419B9985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218280B3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6D1A37">
              <w:rPr>
                <w:rFonts w:cs="Times New Roman"/>
                <w:sz w:val="22"/>
              </w:rPr>
              <w:t>13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2690168A" w14:textId="77777777" w:rsidR="003B0592" w:rsidRPr="005677CF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refundNumber</w:t>
            </w:r>
          </w:p>
        </w:tc>
        <w:tc>
          <w:tcPr>
            <w:tcW w:w="3402" w:type="dxa"/>
            <w:vAlign w:val="center"/>
          </w:tcPr>
          <w:p w14:paraId="00BD78DD" w14:textId="77777777" w:rsidR="003B0592" w:rsidRPr="005677CF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退</w:t>
            </w:r>
            <w:r w:rsidRPr="006D1A37">
              <w:rPr>
                <w:rFonts w:cs="Times New Roman" w:hint="eastAsia"/>
                <w:sz w:val="22"/>
                <w:lang w:val="en-AU"/>
              </w:rPr>
              <w:t>款</w:t>
            </w: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編號</w:t>
            </w:r>
          </w:p>
        </w:tc>
        <w:tc>
          <w:tcPr>
            <w:tcW w:w="1134" w:type="dxa"/>
            <w:vAlign w:val="center"/>
          </w:tcPr>
          <w:p w14:paraId="7FD269C2" w14:textId="77777777" w:rsidR="003B0592" w:rsidRPr="008444D3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8444D3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1134" w:type="dxa"/>
            <w:vAlign w:val="center"/>
          </w:tcPr>
          <w:p w14:paraId="46302F83" w14:textId="0F430BE2" w:rsidR="003B0592" w:rsidRPr="005677CF" w:rsidRDefault="000007B1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250367">
              <w:rPr>
                <w:rFonts w:cs="Times New Roman"/>
                <w:kern w:val="0"/>
                <w:sz w:val="22"/>
              </w:rPr>
              <w:t>9</w:t>
            </w:r>
          </w:p>
        </w:tc>
      </w:tr>
      <w:tr w:rsidR="008B4F5F" w:rsidRPr="007862FF" w14:paraId="78F893D9" w14:textId="77777777" w:rsidTr="00EE65A2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5904E8B6" w14:textId="77777777" w:rsidR="008B4F5F" w:rsidRPr="006D1A37" w:rsidRDefault="008B4F5F" w:rsidP="00EE65A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6D1A37">
              <w:rPr>
                <w:rFonts w:cs="Times New Roman"/>
                <w:sz w:val="22"/>
              </w:rPr>
              <w:t>14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2C6064BC" w14:textId="77777777" w:rsidR="008B4F5F" w:rsidRPr="005677CF" w:rsidRDefault="008B4F5F" w:rsidP="00EE65A2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refund</w:t>
            </w:r>
            <w:r w:rsidRPr="005677CF">
              <w:rPr>
                <w:rFonts w:cs="Times New Roman"/>
                <w:kern w:val="0"/>
                <w:sz w:val="22"/>
                <w:lang w:val="zh-TW"/>
              </w:rPr>
              <w:t>Amt</w:t>
            </w:r>
          </w:p>
        </w:tc>
        <w:tc>
          <w:tcPr>
            <w:tcW w:w="3402" w:type="dxa"/>
            <w:vAlign w:val="center"/>
          </w:tcPr>
          <w:p w14:paraId="0905593E" w14:textId="77777777" w:rsidR="008B4F5F" w:rsidRPr="005677CF" w:rsidRDefault="008B4F5F" w:rsidP="00EE65A2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退</w:t>
            </w:r>
            <w:r w:rsidRPr="006D1A37">
              <w:rPr>
                <w:rFonts w:cs="Times New Roman" w:hint="eastAsia"/>
                <w:sz w:val="22"/>
                <w:lang w:val="en-AU"/>
              </w:rPr>
              <w:t>款</w:t>
            </w: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金額</w:t>
            </w:r>
          </w:p>
        </w:tc>
        <w:tc>
          <w:tcPr>
            <w:tcW w:w="1134" w:type="dxa"/>
            <w:vAlign w:val="center"/>
          </w:tcPr>
          <w:p w14:paraId="2D3D43F1" w14:textId="77777777" w:rsidR="008B4F5F" w:rsidRPr="008444D3" w:rsidRDefault="008B4F5F" w:rsidP="00EE65A2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8444D3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1134" w:type="dxa"/>
            <w:vAlign w:val="center"/>
          </w:tcPr>
          <w:p w14:paraId="226432AB" w14:textId="77777777" w:rsidR="008B4F5F" w:rsidRPr="005677CF" w:rsidRDefault="008B4F5F" w:rsidP="00EE65A2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>
              <w:rPr>
                <w:rFonts w:cs="Times New Roman" w:hint="eastAsia"/>
                <w:kern w:val="0"/>
                <w:sz w:val="22"/>
              </w:rPr>
              <w:t>9</w:t>
            </w:r>
          </w:p>
        </w:tc>
      </w:tr>
      <w:tr w:rsidR="008B4F5F" w:rsidRPr="007862FF" w14:paraId="299DDF23" w14:textId="77777777" w:rsidTr="00EE65A2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7ED8F0F4" w14:textId="404D1EFB" w:rsidR="008B4F5F" w:rsidRPr="008B4F5F" w:rsidRDefault="008B4F5F" w:rsidP="00EE65A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8B4F5F">
              <w:rPr>
                <w:rFonts w:cs="Times New Roman"/>
                <w:sz w:val="22"/>
              </w:rPr>
              <w:t>15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63A0B1A1" w14:textId="0B9E647E" w:rsidR="008B4F5F" w:rsidRPr="008B4F5F" w:rsidRDefault="008B4F5F" w:rsidP="00EE65A2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B4F5F">
              <w:rPr>
                <w:rFonts w:cs="Times New Roman"/>
                <w:kern w:val="0"/>
                <w:sz w:val="22"/>
                <w:lang w:val="zh-TW"/>
              </w:rPr>
              <w:t>refundReason</w:t>
            </w:r>
          </w:p>
        </w:tc>
        <w:tc>
          <w:tcPr>
            <w:tcW w:w="3402" w:type="dxa"/>
            <w:vAlign w:val="center"/>
          </w:tcPr>
          <w:p w14:paraId="26CB6A65" w14:textId="2FA678D2" w:rsidR="008B4F5F" w:rsidRPr="008B4F5F" w:rsidRDefault="008B4F5F" w:rsidP="00EE65A2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B4F5F">
              <w:rPr>
                <w:rFonts w:cs="Times New Roman" w:hint="eastAsia"/>
                <w:kern w:val="0"/>
                <w:sz w:val="22"/>
                <w:lang w:val="zh-TW"/>
              </w:rPr>
              <w:t>退</w:t>
            </w:r>
            <w:r w:rsidRPr="008B4F5F">
              <w:rPr>
                <w:rFonts w:cs="Times New Roman" w:hint="eastAsia"/>
                <w:sz w:val="22"/>
                <w:lang w:val="en-AU"/>
              </w:rPr>
              <w:t>款</w:t>
            </w:r>
            <w:r w:rsidRPr="008B4F5F">
              <w:rPr>
                <w:rFonts w:cs="Times New Roman" w:hint="eastAsia"/>
                <w:kern w:val="0"/>
                <w:sz w:val="22"/>
                <w:lang w:val="zh-TW"/>
              </w:rPr>
              <w:t>原因</w:t>
            </w:r>
          </w:p>
        </w:tc>
        <w:tc>
          <w:tcPr>
            <w:tcW w:w="1134" w:type="dxa"/>
            <w:vAlign w:val="center"/>
          </w:tcPr>
          <w:p w14:paraId="64BD76A9" w14:textId="62DDF11D" w:rsidR="008B4F5F" w:rsidRPr="008B4F5F" w:rsidRDefault="008B4F5F" w:rsidP="00EE65A2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8B4F5F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1134" w:type="dxa"/>
            <w:vAlign w:val="center"/>
          </w:tcPr>
          <w:p w14:paraId="537E26A8" w14:textId="3BC99B07" w:rsidR="008B4F5F" w:rsidRPr="008B4F5F" w:rsidRDefault="008B4F5F" w:rsidP="00EE65A2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8B4F5F">
              <w:rPr>
                <w:rFonts w:cs="Times New Roman"/>
                <w:kern w:val="0"/>
                <w:sz w:val="22"/>
              </w:rPr>
              <w:t>100</w:t>
            </w:r>
          </w:p>
        </w:tc>
      </w:tr>
      <w:tr w:rsidR="008B4F5F" w:rsidRPr="007862FF" w14:paraId="46E267D9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095D507F" w14:textId="008DB623" w:rsidR="008B4F5F" w:rsidRPr="008B4F5F" w:rsidRDefault="008B4F5F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8B4F5F">
              <w:rPr>
                <w:rFonts w:cs="Times New Roman"/>
                <w:sz w:val="22"/>
              </w:rPr>
              <w:t>16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5BE5CF0F" w14:textId="57911A01" w:rsidR="008B4F5F" w:rsidRPr="008B4F5F" w:rsidRDefault="008B4F5F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B4F5F">
              <w:rPr>
                <w:rFonts w:cs="Times New Roman"/>
                <w:kern w:val="0"/>
                <w:sz w:val="22"/>
                <w:lang w:val="zh-TW"/>
              </w:rPr>
              <w:t>AuthResURL</w:t>
            </w:r>
          </w:p>
        </w:tc>
        <w:tc>
          <w:tcPr>
            <w:tcW w:w="3402" w:type="dxa"/>
            <w:vAlign w:val="center"/>
          </w:tcPr>
          <w:p w14:paraId="1A4551C3" w14:textId="36D0AB69" w:rsidR="008B4F5F" w:rsidRPr="008B4F5F" w:rsidRDefault="008B4F5F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B4F5F">
              <w:rPr>
                <w:rFonts w:cs="Times New Roman" w:hint="eastAsia"/>
                <w:kern w:val="0"/>
                <w:sz w:val="22"/>
                <w:lang w:val="zh-TW"/>
              </w:rPr>
              <w:t>交易結果回傳網址</w:t>
            </w:r>
          </w:p>
        </w:tc>
        <w:tc>
          <w:tcPr>
            <w:tcW w:w="1134" w:type="dxa"/>
            <w:vAlign w:val="center"/>
          </w:tcPr>
          <w:p w14:paraId="705E5B1C" w14:textId="7E4C9C2E" w:rsidR="008B4F5F" w:rsidRPr="008B4F5F" w:rsidRDefault="008B4F5F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8B4F5F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1134" w:type="dxa"/>
            <w:vAlign w:val="center"/>
          </w:tcPr>
          <w:p w14:paraId="6EDA46FE" w14:textId="5C108406" w:rsidR="008B4F5F" w:rsidRPr="008B4F5F" w:rsidRDefault="008B4F5F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8B4F5F">
              <w:rPr>
                <w:rFonts w:cs="Times New Roman"/>
                <w:kern w:val="0"/>
                <w:sz w:val="22"/>
                <w:lang w:val="zh-TW"/>
              </w:rPr>
              <w:t>512</w:t>
            </w:r>
          </w:p>
        </w:tc>
      </w:tr>
      <w:tr w:rsidR="003B0592" w:rsidRPr="007862FF" w14:paraId="73A03982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191E2CA2" w14:textId="00A5C901" w:rsidR="003B0592" w:rsidRPr="006D1A37" w:rsidRDefault="008B4F5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250367">
              <w:rPr>
                <w:rFonts w:cs="Times New Roman"/>
                <w:sz w:val="22"/>
              </w:rPr>
              <w:t>1</w:t>
            </w:r>
            <w:r>
              <w:rPr>
                <w:rFonts w:cs="Times New Roman" w:hint="eastAsia"/>
                <w:sz w:val="22"/>
              </w:rPr>
              <w:t>7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35A2F9A0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transRespTime</w:t>
            </w:r>
          </w:p>
        </w:tc>
        <w:tc>
          <w:tcPr>
            <w:tcW w:w="3402" w:type="dxa"/>
            <w:vAlign w:val="center"/>
          </w:tcPr>
          <w:p w14:paraId="484F407F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交易處理回應時間</w:t>
            </w:r>
          </w:p>
        </w:tc>
        <w:tc>
          <w:tcPr>
            <w:tcW w:w="1134" w:type="dxa"/>
            <w:vAlign w:val="center"/>
          </w:tcPr>
          <w:p w14:paraId="236A2C05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3B27742A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14</w:t>
            </w:r>
          </w:p>
        </w:tc>
      </w:tr>
      <w:tr w:rsidR="003B0592" w:rsidRPr="007862FF" w14:paraId="16FF5B90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64CB30A7" w14:textId="33956730" w:rsidR="003B0592" w:rsidRPr="006D1A37" w:rsidRDefault="008B4F5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6D1A37">
              <w:rPr>
                <w:rFonts w:cs="Times New Roman"/>
                <w:sz w:val="22"/>
              </w:rPr>
              <w:t>1</w:t>
            </w:r>
            <w:r>
              <w:rPr>
                <w:rFonts w:cs="Times New Roman" w:hint="eastAsia"/>
                <w:sz w:val="22"/>
              </w:rPr>
              <w:t>8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62165D3E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reqSignature</w:t>
            </w:r>
          </w:p>
        </w:tc>
        <w:tc>
          <w:tcPr>
            <w:tcW w:w="3402" w:type="dxa"/>
            <w:vAlign w:val="center"/>
          </w:tcPr>
          <w:p w14:paraId="0F0406EB" w14:textId="48BAF0D8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REQ</w:t>
            </w:r>
            <w:r w:rsidR="00867726">
              <w:rPr>
                <w:rFonts w:cs="Times New Roman" w:hint="eastAsia"/>
                <w:kern w:val="0"/>
                <w:sz w:val="22"/>
                <w:lang w:val="zh-TW"/>
              </w:rPr>
              <w:t>交易</w:t>
            </w: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驗證碼</w:t>
            </w:r>
          </w:p>
        </w:tc>
        <w:tc>
          <w:tcPr>
            <w:tcW w:w="1134" w:type="dxa"/>
            <w:vAlign w:val="center"/>
          </w:tcPr>
          <w:p w14:paraId="288A0E5C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1134" w:type="dxa"/>
            <w:vAlign w:val="center"/>
          </w:tcPr>
          <w:p w14:paraId="5355A09C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64</w:t>
            </w:r>
          </w:p>
        </w:tc>
      </w:tr>
      <w:tr w:rsidR="003B0592" w:rsidRPr="007862FF" w14:paraId="097ED134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5D686373" w14:textId="05A46BF1" w:rsidR="003B0592" w:rsidRPr="006D1A37" w:rsidRDefault="008B4F5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250367">
              <w:rPr>
                <w:rFonts w:cs="Times New Roman"/>
                <w:sz w:val="22"/>
              </w:rPr>
              <w:t>1</w:t>
            </w:r>
            <w:r>
              <w:rPr>
                <w:rFonts w:cs="Times New Roman" w:hint="eastAsia"/>
                <w:sz w:val="22"/>
              </w:rPr>
              <w:t>9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08BC1F34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respSignature</w:t>
            </w:r>
          </w:p>
        </w:tc>
        <w:tc>
          <w:tcPr>
            <w:tcW w:w="3402" w:type="dxa"/>
            <w:vAlign w:val="center"/>
          </w:tcPr>
          <w:p w14:paraId="3405BB00" w14:textId="0C4F281D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RESP</w:t>
            </w:r>
            <w:r w:rsidR="00867726">
              <w:rPr>
                <w:rFonts w:cs="Times New Roman" w:hint="eastAsia"/>
                <w:kern w:val="0"/>
                <w:sz w:val="22"/>
                <w:lang w:val="zh-TW"/>
              </w:rPr>
              <w:t>交易</w:t>
            </w: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驗證碼</w:t>
            </w:r>
          </w:p>
        </w:tc>
        <w:tc>
          <w:tcPr>
            <w:tcW w:w="1134" w:type="dxa"/>
            <w:vAlign w:val="center"/>
          </w:tcPr>
          <w:p w14:paraId="5AE3AFD0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1134" w:type="dxa"/>
            <w:vAlign w:val="center"/>
          </w:tcPr>
          <w:p w14:paraId="6BDC9CF8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64</w:t>
            </w:r>
          </w:p>
        </w:tc>
      </w:tr>
      <w:tr w:rsidR="003B0592" w:rsidRPr="007862FF" w14:paraId="2725665F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612C7C26" w14:textId="0FCDA551" w:rsidR="003B0592" w:rsidRPr="006D1A37" w:rsidRDefault="008B4F5F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20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02A3A9DB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responseCode</w:t>
            </w:r>
          </w:p>
        </w:tc>
        <w:tc>
          <w:tcPr>
            <w:tcW w:w="3402" w:type="dxa"/>
            <w:vAlign w:val="center"/>
          </w:tcPr>
          <w:p w14:paraId="5BB7E730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回應碼</w:t>
            </w:r>
          </w:p>
        </w:tc>
        <w:tc>
          <w:tcPr>
            <w:tcW w:w="1134" w:type="dxa"/>
            <w:vAlign w:val="center"/>
          </w:tcPr>
          <w:p w14:paraId="392CF1DC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0C47521A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4</w:t>
            </w:r>
          </w:p>
        </w:tc>
      </w:tr>
      <w:tr w:rsidR="003B0592" w:rsidRPr="007862FF" w14:paraId="7132D844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60D50375" w14:textId="5F4BC0B5" w:rsidR="003B0592" w:rsidRPr="006D1A37" w:rsidRDefault="008B4F5F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21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66F27B24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otherInfo</w:t>
            </w:r>
          </w:p>
        </w:tc>
        <w:tc>
          <w:tcPr>
            <w:tcW w:w="3402" w:type="dxa"/>
            <w:vAlign w:val="center"/>
          </w:tcPr>
          <w:p w14:paraId="7F6AF389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附加資訊</w:t>
            </w:r>
          </w:p>
        </w:tc>
        <w:tc>
          <w:tcPr>
            <w:tcW w:w="1134" w:type="dxa"/>
            <w:vAlign w:val="center"/>
          </w:tcPr>
          <w:p w14:paraId="450DB858" w14:textId="5C9BCD59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AN</w:t>
            </w:r>
            <w:r w:rsidR="00C21A8F" w:rsidRPr="006D1A37">
              <w:rPr>
                <w:rFonts w:cs="Times New Roman"/>
                <w:kern w:val="0"/>
                <w:sz w:val="22"/>
                <w:lang w:val="zh-TW"/>
              </w:rPr>
              <w:t>S</w:t>
            </w:r>
          </w:p>
        </w:tc>
        <w:tc>
          <w:tcPr>
            <w:tcW w:w="1134" w:type="dxa"/>
            <w:vAlign w:val="center"/>
          </w:tcPr>
          <w:p w14:paraId="3A65DF43" w14:textId="4DC88326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999</w:t>
            </w:r>
          </w:p>
        </w:tc>
      </w:tr>
      <w:tr w:rsidR="003B0592" w:rsidRPr="007862FF" w14:paraId="3209543E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469F9B1E" w14:textId="782CC701" w:rsidR="003B0592" w:rsidRPr="006D1A37" w:rsidRDefault="008B4F5F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22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740EB5D2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signatureType</w:t>
            </w:r>
          </w:p>
        </w:tc>
        <w:tc>
          <w:tcPr>
            <w:tcW w:w="3402" w:type="dxa"/>
            <w:vAlign w:val="center"/>
          </w:tcPr>
          <w:p w14:paraId="73623704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驗證碼押碼方式</w:t>
            </w:r>
          </w:p>
        </w:tc>
        <w:tc>
          <w:tcPr>
            <w:tcW w:w="1134" w:type="dxa"/>
            <w:vAlign w:val="center"/>
          </w:tcPr>
          <w:p w14:paraId="19E58CB7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1654107D" w14:textId="77777777" w:rsidR="003B0592" w:rsidRPr="006D1A37" w:rsidRDefault="003B0592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1</w:t>
            </w:r>
          </w:p>
        </w:tc>
      </w:tr>
      <w:tr w:rsidR="004E2928" w:rsidRPr="007862FF" w14:paraId="4C8D5216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6FE444C5" w14:textId="68DB56BD" w:rsidR="004E2928" w:rsidRPr="006D1A37" w:rsidRDefault="008B4F5F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23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232F3DBE" w14:textId="1C5B96EC" w:rsidR="004E2928" w:rsidRPr="006D1A37" w:rsidRDefault="004E2928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rrn</w:t>
            </w:r>
          </w:p>
        </w:tc>
        <w:tc>
          <w:tcPr>
            <w:tcW w:w="3402" w:type="dxa"/>
            <w:vAlign w:val="center"/>
          </w:tcPr>
          <w:p w14:paraId="66606562" w14:textId="00B992A9" w:rsidR="004E2928" w:rsidRPr="006D1A37" w:rsidRDefault="004E2928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交易追蹤號</w:t>
            </w:r>
          </w:p>
        </w:tc>
        <w:tc>
          <w:tcPr>
            <w:tcW w:w="1134" w:type="dxa"/>
            <w:vAlign w:val="center"/>
          </w:tcPr>
          <w:p w14:paraId="1B1E45C2" w14:textId="6A3C1656" w:rsidR="004E2928" w:rsidRPr="006D1A37" w:rsidRDefault="004E2928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7366DF31" w14:textId="5557A194" w:rsidR="004E2928" w:rsidRPr="006D1A37" w:rsidRDefault="004E2928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12</w:t>
            </w:r>
          </w:p>
        </w:tc>
      </w:tr>
      <w:tr w:rsidR="008B4F5F" w:rsidRPr="007862FF" w14:paraId="26351DEC" w14:textId="77777777" w:rsidTr="00EE65A2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519218D3" w14:textId="28DB1BC0" w:rsidR="008B4F5F" w:rsidRPr="00250367" w:rsidRDefault="008B4F5F" w:rsidP="00EE65A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250367">
              <w:rPr>
                <w:rFonts w:cs="Times New Roman"/>
                <w:sz w:val="22"/>
              </w:rPr>
              <w:t>2</w:t>
            </w:r>
            <w:r>
              <w:rPr>
                <w:rFonts w:cs="Times New Roman" w:hint="eastAsia"/>
                <w:sz w:val="22"/>
              </w:rPr>
              <w:t>4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6CCF356F" w14:textId="77777777" w:rsidR="008B4F5F" w:rsidRPr="00250367" w:rsidRDefault="008B4F5F" w:rsidP="00EE65A2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errDesc</w:t>
            </w:r>
          </w:p>
        </w:tc>
        <w:tc>
          <w:tcPr>
            <w:tcW w:w="3402" w:type="dxa"/>
            <w:vAlign w:val="center"/>
          </w:tcPr>
          <w:p w14:paraId="6441DAE8" w14:textId="77777777" w:rsidR="008B4F5F" w:rsidRPr="00250367" w:rsidRDefault="008B4F5F" w:rsidP="00EE65A2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錯誤描述</w:t>
            </w:r>
          </w:p>
        </w:tc>
        <w:tc>
          <w:tcPr>
            <w:tcW w:w="1134" w:type="dxa"/>
            <w:vAlign w:val="center"/>
          </w:tcPr>
          <w:p w14:paraId="4D77F296" w14:textId="77777777" w:rsidR="008B4F5F" w:rsidRPr="00250367" w:rsidRDefault="008B4F5F" w:rsidP="00EE65A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1134" w:type="dxa"/>
            <w:vAlign w:val="center"/>
          </w:tcPr>
          <w:p w14:paraId="0DA24B72" w14:textId="77777777" w:rsidR="008B4F5F" w:rsidRPr="00250367" w:rsidRDefault="008B4F5F" w:rsidP="00EE65A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24"/>
                <w:sz w:val="22"/>
              </w:rPr>
              <w:t>512</w:t>
            </w:r>
          </w:p>
        </w:tc>
      </w:tr>
      <w:tr w:rsidR="00FB3AC6" w:rsidRPr="007862FF" w14:paraId="3C442129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6C008B8D" w14:textId="78C45A35" w:rsidR="00FB3AC6" w:rsidRPr="006D1A37" w:rsidRDefault="008B4F5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25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6BF67EA1" w14:textId="08703855" w:rsidR="00FB3AC6" w:rsidRPr="006D1A37" w:rsidRDefault="004B11AD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sz w:val="22"/>
                <w:lang w:val="zh-TW"/>
              </w:rPr>
              <w:t>currency</w:t>
            </w:r>
          </w:p>
        </w:tc>
        <w:tc>
          <w:tcPr>
            <w:tcW w:w="3402" w:type="dxa"/>
            <w:vAlign w:val="center"/>
          </w:tcPr>
          <w:p w14:paraId="6A64E198" w14:textId="542DD159" w:rsidR="00FB3AC6" w:rsidRPr="006D1A37" w:rsidRDefault="00FB3AC6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交易</w:t>
            </w:r>
            <w:r w:rsidR="004B11AD" w:rsidRPr="006D1A37">
              <w:rPr>
                <w:rFonts w:cs="Times New Roman" w:hint="eastAsia"/>
                <w:kern w:val="0"/>
                <w:sz w:val="22"/>
                <w:lang w:val="zh-TW"/>
              </w:rPr>
              <w:t>幣別碼</w:t>
            </w:r>
          </w:p>
        </w:tc>
        <w:tc>
          <w:tcPr>
            <w:tcW w:w="1134" w:type="dxa"/>
            <w:vAlign w:val="center"/>
          </w:tcPr>
          <w:p w14:paraId="3B2F6ED8" w14:textId="7CC51ADD" w:rsidR="00FB3AC6" w:rsidRPr="006D1A37" w:rsidRDefault="00FB3AC6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25BC1A27" w14:textId="30A48E9E" w:rsidR="00FB3AC6" w:rsidRPr="006D1A37" w:rsidRDefault="004B11AD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3</w:t>
            </w:r>
          </w:p>
        </w:tc>
      </w:tr>
      <w:tr w:rsidR="004B11AD" w:rsidRPr="007862FF" w14:paraId="2C6C8E16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3297B6FA" w14:textId="1FC58BB5" w:rsidR="004B11AD" w:rsidRPr="005677CF" w:rsidRDefault="009C35A4" w:rsidP="00FB3AC6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250367">
              <w:rPr>
                <w:rFonts w:cs="Times New Roman"/>
                <w:sz w:val="22"/>
              </w:rPr>
              <w:t>2</w:t>
            </w:r>
            <w:r w:rsidR="008B4F5F">
              <w:rPr>
                <w:rFonts w:cs="Times New Roman" w:hint="eastAsia"/>
                <w:sz w:val="22"/>
              </w:rPr>
              <w:t>6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015362C0" w14:textId="23286C85" w:rsidR="004B11AD" w:rsidRPr="005677CF" w:rsidRDefault="007B59E4" w:rsidP="00496EB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sz w:val="22"/>
                <w:lang w:val="zh-TW"/>
              </w:rPr>
            </w:pPr>
            <w:r w:rsidRPr="00250367">
              <w:rPr>
                <w:rFonts w:cs="Times New Roman"/>
                <w:sz w:val="22"/>
                <w:lang w:val="zh-TW"/>
              </w:rPr>
              <w:t>buyer</w:t>
            </w:r>
            <w:r w:rsidR="00496EB3" w:rsidRPr="00250367">
              <w:rPr>
                <w:rFonts w:cs="Times New Roman"/>
                <w:sz w:val="22"/>
                <w:lang w:val="zh-TW"/>
              </w:rPr>
              <w:t>I</w:t>
            </w:r>
            <w:r w:rsidRPr="002533D7">
              <w:rPr>
                <w:rFonts w:cs="Times New Roman"/>
                <w:sz w:val="22"/>
                <w:lang w:val="zh-TW"/>
              </w:rPr>
              <w:t>d</w:t>
            </w:r>
          </w:p>
        </w:tc>
        <w:tc>
          <w:tcPr>
            <w:tcW w:w="3402" w:type="dxa"/>
            <w:vAlign w:val="center"/>
          </w:tcPr>
          <w:p w14:paraId="77000FA0" w14:textId="34C72E87" w:rsidR="004B11AD" w:rsidRPr="006D1A37" w:rsidRDefault="004B11AD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消費者動態識別碼</w:t>
            </w:r>
          </w:p>
        </w:tc>
        <w:tc>
          <w:tcPr>
            <w:tcW w:w="1134" w:type="dxa"/>
            <w:vAlign w:val="center"/>
          </w:tcPr>
          <w:p w14:paraId="58646FF3" w14:textId="75BB1B24" w:rsidR="004B11AD" w:rsidRPr="006D1A37" w:rsidRDefault="00AC6DC1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1134" w:type="dxa"/>
            <w:vAlign w:val="center"/>
          </w:tcPr>
          <w:p w14:paraId="2027A834" w14:textId="55BFAB7E" w:rsidR="004B11AD" w:rsidRPr="006D1A37" w:rsidRDefault="00AC6DC1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32</w:t>
            </w:r>
          </w:p>
        </w:tc>
      </w:tr>
      <w:tr w:rsidR="004B11AD" w:rsidRPr="007862FF" w14:paraId="60D18AB5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6BC7D755" w14:textId="788D5A2B" w:rsidR="004B11AD" w:rsidRPr="005677CF" w:rsidRDefault="009C35A4" w:rsidP="00FB3AC6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 w:rsidRPr="00250367">
              <w:rPr>
                <w:rFonts w:cs="Times New Roman"/>
                <w:sz w:val="22"/>
              </w:rPr>
              <w:t>2</w:t>
            </w:r>
            <w:r w:rsidR="008B4F5F">
              <w:rPr>
                <w:rFonts w:cs="Times New Roman" w:hint="eastAsia"/>
                <w:sz w:val="22"/>
              </w:rPr>
              <w:t>7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6C9CC832" w14:textId="563071BA" w:rsidR="004B11AD" w:rsidRPr="005677CF" w:rsidRDefault="007B59E4" w:rsidP="00496EB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sz w:val="22"/>
                <w:lang w:val="zh-TW"/>
              </w:rPr>
            </w:pPr>
            <w:r w:rsidRPr="00250367">
              <w:rPr>
                <w:rFonts w:cs="Times New Roman"/>
                <w:sz w:val="22"/>
                <w:lang w:val="zh-TW"/>
              </w:rPr>
              <w:t>buyer</w:t>
            </w:r>
            <w:r w:rsidR="00496EB3" w:rsidRPr="00250367">
              <w:rPr>
                <w:rFonts w:cs="Times New Roman"/>
                <w:sz w:val="22"/>
                <w:lang w:val="zh-TW"/>
              </w:rPr>
              <w:t>I</w:t>
            </w:r>
            <w:r w:rsidRPr="002533D7">
              <w:rPr>
                <w:rFonts w:cs="Times New Roman"/>
                <w:sz w:val="22"/>
                <w:lang w:val="zh-TW"/>
              </w:rPr>
              <w:t>dType</w:t>
            </w:r>
          </w:p>
        </w:tc>
        <w:tc>
          <w:tcPr>
            <w:tcW w:w="3402" w:type="dxa"/>
            <w:vAlign w:val="center"/>
          </w:tcPr>
          <w:p w14:paraId="55B90ACB" w14:textId="5CABEE7F" w:rsidR="004B11AD" w:rsidRPr="006D1A37" w:rsidRDefault="004B11AD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消費者動態識別碼型態</w:t>
            </w:r>
          </w:p>
        </w:tc>
        <w:tc>
          <w:tcPr>
            <w:tcW w:w="1134" w:type="dxa"/>
            <w:vAlign w:val="center"/>
          </w:tcPr>
          <w:p w14:paraId="36DFE57D" w14:textId="260D28AB" w:rsidR="004B11AD" w:rsidRPr="006D1A37" w:rsidRDefault="00AC6DC1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4673BAC9" w14:textId="3522DA9D" w:rsidR="004B11AD" w:rsidRPr="006D1A37" w:rsidRDefault="00AC6DC1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1</w:t>
            </w:r>
          </w:p>
        </w:tc>
      </w:tr>
      <w:tr w:rsidR="00FA2575" w:rsidRPr="007862FF" w14:paraId="03D9B423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0650F15E" w14:textId="61C92565" w:rsidR="00FA2575" w:rsidRPr="00250367" w:rsidRDefault="00FA25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2</w:t>
            </w:r>
            <w:r w:rsidR="008B4F5F">
              <w:rPr>
                <w:rFonts w:cs="Times New Roman" w:hint="eastAsia"/>
                <w:sz w:val="22"/>
              </w:rPr>
              <w:t>8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6A4847C9" w14:textId="3CCCC5FC" w:rsidR="00FA2575" w:rsidRPr="005677CF" w:rsidRDefault="00FA2575" w:rsidP="00496EB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purchCnt</w:t>
            </w:r>
          </w:p>
        </w:tc>
        <w:tc>
          <w:tcPr>
            <w:tcW w:w="3402" w:type="dxa"/>
            <w:vAlign w:val="center"/>
          </w:tcPr>
          <w:p w14:paraId="71F6E367" w14:textId="555E5BCF" w:rsidR="00FA2575" w:rsidRPr="005677CF" w:rsidRDefault="00FA2575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購貨筆數</w:t>
            </w:r>
          </w:p>
        </w:tc>
        <w:tc>
          <w:tcPr>
            <w:tcW w:w="1134" w:type="dxa"/>
            <w:vAlign w:val="center"/>
          </w:tcPr>
          <w:p w14:paraId="277ECA26" w14:textId="1FF504F8" w:rsidR="00FA2575" w:rsidRPr="005677CF" w:rsidRDefault="00FA2575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461DE4A7" w14:textId="15CC5FBC" w:rsidR="00FA2575" w:rsidRPr="005677CF" w:rsidRDefault="00FA2575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24"/>
                <w:sz w:val="22"/>
              </w:rPr>
            </w:pPr>
            <w:r>
              <w:rPr>
                <w:rFonts w:cs="Times New Roman" w:hint="eastAsia"/>
                <w:kern w:val="24"/>
                <w:sz w:val="22"/>
              </w:rPr>
              <w:t>6</w:t>
            </w:r>
          </w:p>
        </w:tc>
      </w:tr>
      <w:tr w:rsidR="00FA2575" w:rsidRPr="007862FF" w14:paraId="491F4957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547FE696" w14:textId="7CAC849B" w:rsidR="00FA2575" w:rsidRDefault="00FA257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2</w:t>
            </w:r>
            <w:r w:rsidR="008B4F5F">
              <w:rPr>
                <w:rFonts w:cs="Times New Roman" w:hint="eastAsia"/>
                <w:sz w:val="22"/>
              </w:rPr>
              <w:t>9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49BDE70D" w14:textId="7ED76124" w:rsidR="00FA2575" w:rsidRDefault="00FA2575" w:rsidP="00496EB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refundCnt</w:t>
            </w:r>
          </w:p>
        </w:tc>
        <w:tc>
          <w:tcPr>
            <w:tcW w:w="3402" w:type="dxa"/>
            <w:vAlign w:val="center"/>
          </w:tcPr>
          <w:p w14:paraId="1555C068" w14:textId="08129BFD" w:rsidR="00FA2575" w:rsidRDefault="00FA2575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退貨筆數</w:t>
            </w:r>
          </w:p>
        </w:tc>
        <w:tc>
          <w:tcPr>
            <w:tcW w:w="1134" w:type="dxa"/>
            <w:vAlign w:val="center"/>
          </w:tcPr>
          <w:p w14:paraId="15C311BA" w14:textId="4CF6FE38" w:rsidR="00FA2575" w:rsidRDefault="00FA2575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778BCC08" w14:textId="3A8384DC" w:rsidR="00FA2575" w:rsidRDefault="00FA2575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24"/>
                <w:sz w:val="22"/>
              </w:rPr>
            </w:pPr>
            <w:r>
              <w:rPr>
                <w:rFonts w:cs="Times New Roman" w:hint="eastAsia"/>
                <w:kern w:val="24"/>
                <w:sz w:val="22"/>
              </w:rPr>
              <w:t>6</w:t>
            </w:r>
          </w:p>
        </w:tc>
      </w:tr>
      <w:tr w:rsidR="00C361EF" w:rsidRPr="007862FF" w14:paraId="66669F3F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5383A065" w14:textId="287EB545" w:rsidR="00C361EF" w:rsidRDefault="00C361E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30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7BAD2285" w14:textId="44831258" w:rsidR="00C361EF" w:rsidRDefault="00C361EF" w:rsidP="00496EB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refundAmtTotal</w:t>
            </w:r>
          </w:p>
        </w:tc>
        <w:tc>
          <w:tcPr>
            <w:tcW w:w="3402" w:type="dxa"/>
            <w:vAlign w:val="center"/>
          </w:tcPr>
          <w:p w14:paraId="3C1254BC" w14:textId="5122985A" w:rsidR="00C361EF" w:rsidRDefault="00C361EF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累計退貨金額</w:t>
            </w:r>
          </w:p>
        </w:tc>
        <w:tc>
          <w:tcPr>
            <w:tcW w:w="1134" w:type="dxa"/>
            <w:vAlign w:val="center"/>
          </w:tcPr>
          <w:p w14:paraId="264972E9" w14:textId="373B87F1" w:rsidR="00C361EF" w:rsidRDefault="00C361EF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6ACA1A7A" w14:textId="01DAFAD3" w:rsidR="00C361EF" w:rsidRDefault="00C361EF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24"/>
                <w:sz w:val="22"/>
              </w:rPr>
            </w:pPr>
            <w:r>
              <w:rPr>
                <w:rFonts w:cs="Times New Roman" w:hint="eastAsia"/>
                <w:kern w:val="24"/>
                <w:sz w:val="22"/>
              </w:rPr>
              <w:t>9</w:t>
            </w:r>
          </w:p>
        </w:tc>
      </w:tr>
      <w:tr w:rsidR="00C361EF" w:rsidRPr="007862FF" w14:paraId="6AAE96B1" w14:textId="77777777" w:rsidTr="00C81B58">
        <w:trPr>
          <w:trHeight w:val="381"/>
        </w:trPr>
        <w:tc>
          <w:tcPr>
            <w:tcW w:w="676" w:type="dxa"/>
            <w:shd w:val="clear" w:color="auto" w:fill="auto"/>
            <w:vAlign w:val="center"/>
          </w:tcPr>
          <w:p w14:paraId="1F6FE2AA" w14:textId="663E5EDD" w:rsidR="00C361EF" w:rsidRDefault="00C361E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31</w:t>
            </w:r>
          </w:p>
        </w:tc>
        <w:tc>
          <w:tcPr>
            <w:tcW w:w="3401" w:type="dxa"/>
            <w:shd w:val="clear" w:color="auto" w:fill="auto"/>
            <w:vAlign w:val="center"/>
          </w:tcPr>
          <w:p w14:paraId="225748A9" w14:textId="4050BED7" w:rsidR="00C361EF" w:rsidRDefault="00C361EF" w:rsidP="00496EB3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orderStatus</w:t>
            </w:r>
          </w:p>
        </w:tc>
        <w:tc>
          <w:tcPr>
            <w:tcW w:w="3402" w:type="dxa"/>
            <w:vAlign w:val="center"/>
          </w:tcPr>
          <w:p w14:paraId="098B3804" w14:textId="2EA43BFE" w:rsidR="00C361EF" w:rsidRDefault="00C361EF" w:rsidP="00C81B58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訂單狀態</w:t>
            </w:r>
          </w:p>
        </w:tc>
        <w:tc>
          <w:tcPr>
            <w:tcW w:w="1134" w:type="dxa"/>
            <w:vAlign w:val="center"/>
          </w:tcPr>
          <w:p w14:paraId="3CF0A2E8" w14:textId="2B752DBC" w:rsidR="00C361EF" w:rsidRDefault="00C361EF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N</w:t>
            </w:r>
          </w:p>
        </w:tc>
        <w:tc>
          <w:tcPr>
            <w:tcW w:w="1134" w:type="dxa"/>
            <w:vAlign w:val="center"/>
          </w:tcPr>
          <w:p w14:paraId="76A6739F" w14:textId="496845F6" w:rsidR="00C361EF" w:rsidRDefault="00C361EF" w:rsidP="00C81B5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cs="Times New Roman"/>
                <w:kern w:val="24"/>
                <w:sz w:val="22"/>
              </w:rPr>
            </w:pPr>
            <w:r>
              <w:rPr>
                <w:rFonts w:cs="Times New Roman" w:hint="eastAsia"/>
                <w:kern w:val="24"/>
                <w:sz w:val="22"/>
              </w:rPr>
              <w:t>4</w:t>
            </w:r>
          </w:p>
        </w:tc>
      </w:tr>
    </w:tbl>
    <w:bookmarkEnd w:id="585"/>
    <w:p w14:paraId="6FF638FF" w14:textId="2A2B5D36" w:rsidR="00D43F0F" w:rsidRPr="005677CF" w:rsidRDefault="00467103" w:rsidP="006D1A37">
      <w:pPr>
        <w:spacing w:line="360" w:lineRule="auto"/>
        <w:rPr>
          <w:rFonts w:cs="Times New Roman"/>
          <w:sz w:val="20"/>
        </w:rPr>
      </w:pPr>
      <w:r w:rsidRPr="005677CF">
        <w:rPr>
          <w:rFonts w:cs="Times New Roman"/>
          <w:sz w:val="20"/>
          <w:szCs w:val="20"/>
        </w:rPr>
        <w:t>註：</w:t>
      </w:r>
      <w:r w:rsidRPr="005677CF">
        <w:rPr>
          <w:rFonts w:cs="Times New Roman"/>
          <w:sz w:val="20"/>
          <w:szCs w:val="20"/>
          <w:lang w:val="en-AU"/>
        </w:rPr>
        <w:t>欄位編號僅用來查詢欄位說明時的順序，與交易無任何關係，</w:t>
      </w:r>
      <w:r w:rsidRPr="007862FF">
        <w:rPr>
          <w:rFonts w:cs="Times New Roman" w:hint="eastAsia"/>
          <w:sz w:val="20"/>
          <w:szCs w:val="20"/>
          <w:lang w:val="en-AU"/>
        </w:rPr>
        <w:t>其中</w:t>
      </w:r>
      <w:r w:rsidRPr="007862FF">
        <w:rPr>
          <w:rFonts w:cs="Times New Roman"/>
          <w:sz w:val="20"/>
          <w:szCs w:val="20"/>
          <w:lang w:val="en-AU"/>
        </w:rPr>
        <w:t>Fmt</w:t>
      </w:r>
      <w:r w:rsidRPr="007862FF">
        <w:rPr>
          <w:rFonts w:cs="Times New Roman" w:hint="eastAsia"/>
          <w:sz w:val="20"/>
          <w:szCs w:val="20"/>
          <w:lang w:val="en-AU"/>
        </w:rPr>
        <w:t>表示欄位格式</w:t>
      </w:r>
      <w:r w:rsidRPr="005677CF">
        <w:rPr>
          <w:rFonts w:cs="Times New Roman"/>
          <w:sz w:val="20"/>
          <w:szCs w:val="20"/>
          <w:lang w:val="en-AU"/>
        </w:rPr>
        <w:t>，</w:t>
      </w:r>
      <w:r w:rsidRPr="007862FF">
        <w:rPr>
          <w:rFonts w:cs="Times New Roman"/>
          <w:sz w:val="20"/>
          <w:szCs w:val="20"/>
          <w:lang w:val="en-AU"/>
        </w:rPr>
        <w:t>Len</w:t>
      </w:r>
      <w:r w:rsidRPr="007862FF">
        <w:rPr>
          <w:rFonts w:cs="Times New Roman" w:hint="eastAsia"/>
          <w:sz w:val="20"/>
          <w:szCs w:val="20"/>
          <w:lang w:val="en-AU"/>
        </w:rPr>
        <w:t>表示欄位可允許之最大長度</w:t>
      </w:r>
      <w:r w:rsidRPr="005677CF">
        <w:rPr>
          <w:rFonts w:cs="Times New Roman"/>
          <w:sz w:val="20"/>
          <w:szCs w:val="20"/>
          <w:lang w:val="en-AU"/>
        </w:rPr>
        <w:t>，</w:t>
      </w:r>
      <w:r w:rsidRPr="007862FF">
        <w:rPr>
          <w:rFonts w:cs="Times New Roman" w:hint="eastAsia"/>
          <w:sz w:val="20"/>
          <w:szCs w:val="20"/>
          <w:lang w:val="en-AU"/>
        </w:rPr>
        <w:t>若有特殊格式需固定長度的部分將描述於欄位說明章節</w:t>
      </w:r>
      <w:r w:rsidRPr="005677CF">
        <w:rPr>
          <w:rFonts w:cs="Times New Roman"/>
          <w:sz w:val="20"/>
          <w:szCs w:val="20"/>
          <w:lang w:val="en-AU"/>
        </w:rPr>
        <w:t>。</w:t>
      </w:r>
    </w:p>
    <w:p w14:paraId="6E659838" w14:textId="7759A098" w:rsidR="008025C9" w:rsidRPr="008444D3" w:rsidRDefault="008025C9" w:rsidP="00466C0E">
      <w:pPr>
        <w:wordWrap w:val="0"/>
        <w:spacing w:line="360" w:lineRule="auto"/>
        <w:jc w:val="right"/>
        <w:rPr>
          <w:rFonts w:cs="Times New Roman"/>
          <w:i/>
          <w:sz w:val="20"/>
        </w:rPr>
      </w:pPr>
    </w:p>
    <w:p w14:paraId="332C1618" w14:textId="1D4CF57E" w:rsidR="00531D14" w:rsidRDefault="00841C8A" w:rsidP="00146DFC">
      <w:pPr>
        <w:pStyle w:val="2"/>
        <w:spacing w:before="0" w:after="0"/>
        <w:ind w:left="578" w:hanging="578"/>
        <w:rPr>
          <w:lang w:eastAsia="zh-TW"/>
        </w:rPr>
      </w:pPr>
      <w:bookmarkStart w:id="586" w:name="_Toc392060232"/>
      <w:bookmarkStart w:id="587" w:name="_Ref392064266"/>
      <w:r w:rsidRPr="00CB05E3">
        <w:rPr>
          <w:lang w:eastAsia="zh-TW"/>
        </w:rPr>
        <w:br w:type="page"/>
      </w:r>
      <w:bookmarkStart w:id="588" w:name="_Toc397067300"/>
      <w:bookmarkStart w:id="589" w:name="_Toc474498122"/>
      <w:bookmarkStart w:id="590" w:name="_Ref393206810"/>
      <w:bookmarkStart w:id="591" w:name="_Ref393206813"/>
      <w:r w:rsidR="0073164C" w:rsidRPr="00CB05E3">
        <w:rPr>
          <w:lang w:eastAsia="zh-TW"/>
        </w:rPr>
        <w:t>Web</w:t>
      </w:r>
      <w:r w:rsidR="0073164C" w:rsidRPr="00CB05E3">
        <w:rPr>
          <w:lang w:eastAsia="zh-TW"/>
        </w:rPr>
        <w:t>模式收送電文結構</w:t>
      </w:r>
      <w:bookmarkEnd w:id="588"/>
      <w:bookmarkEnd w:id="589"/>
    </w:p>
    <w:p w14:paraId="000DDE0A" w14:textId="77777777" w:rsidR="00926993" w:rsidRDefault="00926993" w:rsidP="00926993">
      <w:pPr>
        <w:rPr>
          <w:lang w:val="en-AU"/>
        </w:rPr>
      </w:pPr>
    </w:p>
    <w:p w14:paraId="2F0BCB79" w14:textId="77777777" w:rsidR="00926993" w:rsidRPr="0039686F" w:rsidRDefault="00926993" w:rsidP="00926993">
      <w:pPr>
        <w:rPr>
          <w:lang w:val="en-AU"/>
        </w:rPr>
      </w:pPr>
      <w:r w:rsidRPr="0039686F">
        <w:rPr>
          <w:rFonts w:hint="eastAsia"/>
          <w:lang w:val="en-AU"/>
        </w:rPr>
        <w:t>跨境匯入</w:t>
      </w:r>
      <w:r w:rsidRPr="0039686F">
        <w:rPr>
          <w:lang w:val="en-AU"/>
        </w:rPr>
        <w:t>O2O</w:t>
      </w:r>
      <w:r w:rsidRPr="0039686F">
        <w:rPr>
          <w:rFonts w:hint="eastAsia"/>
          <w:lang w:val="en-AU"/>
        </w:rPr>
        <w:t>交易連結網址：</w:t>
      </w:r>
    </w:p>
    <w:p w14:paraId="5A4D0ABB" w14:textId="75C9A532" w:rsidR="00687FF2" w:rsidRPr="0039686F" w:rsidRDefault="00926993" w:rsidP="00F80DC2">
      <w:pPr>
        <w:pStyle w:val="af3"/>
        <w:numPr>
          <w:ilvl w:val="0"/>
          <w:numId w:val="30"/>
        </w:numPr>
        <w:ind w:leftChars="0"/>
        <w:rPr>
          <w:lang w:val="en-AU"/>
        </w:rPr>
      </w:pPr>
      <w:r w:rsidRPr="0039686F">
        <w:rPr>
          <w:rFonts w:hint="eastAsia"/>
          <w:lang w:val="en-AU"/>
        </w:rPr>
        <w:t>測試環境</w:t>
      </w:r>
    </w:p>
    <w:p w14:paraId="30EC56C6" w14:textId="632F3BC5" w:rsidR="00926993" w:rsidRPr="0039686F" w:rsidRDefault="00926993">
      <w:pPr>
        <w:rPr>
          <w:lang w:val="en-AU"/>
        </w:rPr>
      </w:pPr>
      <w:r w:rsidRPr="0039686F">
        <w:rPr>
          <w:lang w:val="en-AU"/>
        </w:rPr>
        <w:t>https://www.focas-test.fisc.com.tw/FOCAS_WEBPOS/InBoundO2O/</w:t>
      </w:r>
    </w:p>
    <w:p w14:paraId="5684081C" w14:textId="557239D3" w:rsidR="00926993" w:rsidRPr="0039686F" w:rsidRDefault="00926993" w:rsidP="00926993">
      <w:pPr>
        <w:pStyle w:val="af3"/>
        <w:numPr>
          <w:ilvl w:val="0"/>
          <w:numId w:val="30"/>
        </w:numPr>
        <w:ind w:leftChars="0"/>
        <w:rPr>
          <w:lang w:val="en-AU"/>
        </w:rPr>
      </w:pPr>
      <w:r w:rsidRPr="0039686F">
        <w:rPr>
          <w:rFonts w:hint="eastAsia"/>
          <w:lang w:val="en-AU"/>
        </w:rPr>
        <w:t>營運環境</w:t>
      </w:r>
    </w:p>
    <w:p w14:paraId="25DC49DE" w14:textId="3DD421C5" w:rsidR="00926993" w:rsidRPr="0039686F" w:rsidRDefault="00926993">
      <w:pPr>
        <w:rPr>
          <w:lang w:val="en-AU"/>
        </w:rPr>
      </w:pPr>
      <w:r w:rsidRPr="0039686F">
        <w:rPr>
          <w:lang w:val="en-AU"/>
        </w:rPr>
        <w:t>https://www.focas.fisc.com.tw/FOCAS_WEBPOS/InBoundO2O/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4981"/>
        <w:gridCol w:w="4981"/>
      </w:tblGrid>
      <w:tr w:rsidR="00531D14" w:rsidRPr="007862FF" w14:paraId="2CB1E63D" w14:textId="77777777" w:rsidTr="0080770D">
        <w:tc>
          <w:tcPr>
            <w:tcW w:w="9962" w:type="dxa"/>
            <w:gridSpan w:val="2"/>
            <w:shd w:val="clear" w:color="auto" w:fill="F2F2F2" w:themeFill="background1" w:themeFillShade="F2"/>
          </w:tcPr>
          <w:p w14:paraId="5933A0EF" w14:textId="77777777" w:rsidR="00531D14" w:rsidRPr="005677CF" w:rsidRDefault="00531D14" w:rsidP="00C32959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250367">
              <w:rPr>
                <w:rFonts w:cs="Times New Roman"/>
                <w:kern w:val="0"/>
                <w:sz w:val="20"/>
                <w:szCs w:val="20"/>
              </w:rPr>
              <w:t>C</w:t>
            </w:r>
            <w:r w:rsidRPr="005677CF">
              <w:rPr>
                <w:rFonts w:cs="Times New Roman"/>
                <w:kern w:val="0"/>
                <w:sz w:val="20"/>
                <w:szCs w:val="20"/>
              </w:rPr>
              <w:t>ontext</w:t>
            </w:r>
          </w:p>
        </w:tc>
      </w:tr>
      <w:tr w:rsidR="00333C42" w:rsidRPr="007862FF" w14:paraId="5BCC4B8A" w14:textId="77777777" w:rsidTr="00AB5749">
        <w:tc>
          <w:tcPr>
            <w:tcW w:w="9962" w:type="dxa"/>
            <w:gridSpan w:val="2"/>
          </w:tcPr>
          <w:p w14:paraId="3C1A661D" w14:textId="50270D3F" w:rsidR="00333C42" w:rsidRPr="005677CF" w:rsidRDefault="00333C42" w:rsidP="00177393">
            <w:pPr>
              <w:autoSpaceDE w:val="0"/>
              <w:autoSpaceDN w:val="0"/>
              <w:adjustRightInd w:val="0"/>
              <w:rPr>
                <w:rFonts w:cs="Times New Roman"/>
                <w:kern w:val="0"/>
                <w:sz w:val="20"/>
                <w:szCs w:val="20"/>
              </w:rPr>
            </w:pPr>
            <w:r w:rsidRPr="00250367">
              <w:rPr>
                <w:rFonts w:cs="Times New Roman" w:hint="eastAsia"/>
                <w:kern w:val="0"/>
                <w:sz w:val="20"/>
                <w:szCs w:val="20"/>
              </w:rPr>
              <w:t>所有參數的字元編碼</w:t>
            </w:r>
            <w:r w:rsidRPr="005677CF">
              <w:rPr>
                <w:rFonts w:cs="Times New Roman"/>
                <w:kern w:val="0"/>
                <w:sz w:val="20"/>
                <w:szCs w:val="20"/>
              </w:rPr>
              <w:t>charset</w:t>
            </w:r>
            <w:r w:rsidRPr="00250367">
              <w:rPr>
                <w:rFonts w:cs="Times New Roman" w:hint="eastAsia"/>
                <w:kern w:val="0"/>
                <w:sz w:val="20"/>
                <w:szCs w:val="20"/>
              </w:rPr>
              <w:t>固定採用</w:t>
            </w:r>
            <w:r w:rsidRPr="005677CF">
              <w:rPr>
                <w:rFonts w:cs="Times New Roman"/>
                <w:kern w:val="0"/>
                <w:sz w:val="20"/>
                <w:szCs w:val="20"/>
              </w:rPr>
              <w:t>UTF-8</w:t>
            </w:r>
            <w:r w:rsidRPr="00250367">
              <w:rPr>
                <w:rFonts w:cs="Times New Roman" w:hint="eastAsia"/>
                <w:kern w:val="0"/>
                <w:sz w:val="20"/>
                <w:szCs w:val="20"/>
              </w:rPr>
              <w:t>，</w:t>
            </w:r>
            <w:r w:rsidRPr="006D1A37">
              <w:rPr>
                <w:rFonts w:cs="Times New Roman" w:hint="eastAsia"/>
                <w:kern w:val="0"/>
                <w:sz w:val="20"/>
                <w:szCs w:val="20"/>
              </w:rPr>
              <w:t>經</w:t>
            </w:r>
            <w:r w:rsidRPr="006D1A37">
              <w:rPr>
                <w:rFonts w:cs="Times New Roman"/>
                <w:kern w:val="0"/>
                <w:sz w:val="20"/>
                <w:szCs w:val="20"/>
              </w:rPr>
              <w:t>URL Encode</w:t>
            </w:r>
            <w:r w:rsidRPr="006D1A37">
              <w:rPr>
                <w:rFonts w:cs="Times New Roman" w:hint="eastAsia"/>
                <w:kern w:val="0"/>
                <w:sz w:val="20"/>
                <w:szCs w:val="20"/>
              </w:rPr>
              <w:t>編碼後，</w:t>
            </w:r>
            <w:r w:rsidRPr="00250367">
              <w:rPr>
                <w:rFonts w:cs="Times New Roman" w:hint="eastAsia"/>
                <w:kern w:val="0"/>
                <w:sz w:val="20"/>
                <w:szCs w:val="20"/>
              </w:rPr>
              <w:t>使用</w:t>
            </w:r>
            <w:r w:rsidR="003C20D9">
              <w:rPr>
                <w:rFonts w:cs="Times New Roman" w:hint="eastAsia"/>
                <w:kern w:val="0"/>
                <w:sz w:val="20"/>
                <w:szCs w:val="20"/>
              </w:rPr>
              <w:t xml:space="preserve">HTTP </w:t>
            </w:r>
            <w:r w:rsidRPr="005677CF">
              <w:rPr>
                <w:rFonts w:cs="Times New Roman"/>
                <w:kern w:val="0"/>
                <w:sz w:val="20"/>
                <w:szCs w:val="20"/>
              </w:rPr>
              <w:t>POST</w:t>
            </w:r>
            <w:r w:rsidRPr="00250367">
              <w:rPr>
                <w:rFonts w:cs="Times New Roman" w:hint="eastAsia"/>
                <w:kern w:val="0"/>
                <w:sz w:val="20"/>
                <w:szCs w:val="20"/>
              </w:rPr>
              <w:t>模式透過</w:t>
            </w:r>
            <w:r w:rsidRPr="00250367">
              <w:rPr>
                <w:rFonts w:cs="Times New Roman"/>
                <w:kern w:val="0"/>
                <w:sz w:val="20"/>
                <w:szCs w:val="20"/>
              </w:rPr>
              <w:t>JSON</w:t>
            </w:r>
            <w:r w:rsidRPr="002533D7">
              <w:rPr>
                <w:rFonts w:cs="Times New Roman" w:hint="eastAsia"/>
                <w:kern w:val="0"/>
                <w:sz w:val="20"/>
                <w:szCs w:val="20"/>
              </w:rPr>
              <w:t>格式傳送相關資料參數，詳見下列規格。</w:t>
            </w:r>
          </w:p>
        </w:tc>
      </w:tr>
      <w:tr w:rsidR="002F587B" w:rsidRPr="007862FF" w14:paraId="3346D463" w14:textId="77777777" w:rsidTr="0080770D">
        <w:tc>
          <w:tcPr>
            <w:tcW w:w="4981" w:type="dxa"/>
          </w:tcPr>
          <w:p w14:paraId="67937432" w14:textId="0988C709" w:rsidR="002F587B" w:rsidRPr="005677CF" w:rsidRDefault="002F587B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  <w:lang w:val="en-AU"/>
              </w:rPr>
            </w:pPr>
            <w:r w:rsidRPr="00250367">
              <w:rPr>
                <w:rFonts w:cs="Times New Roman"/>
                <w:sz w:val="20"/>
                <w:szCs w:val="20"/>
                <w:lang w:val="en-AU"/>
              </w:rPr>
              <w:t>REQ</w:t>
            </w:r>
          </w:p>
        </w:tc>
        <w:tc>
          <w:tcPr>
            <w:tcW w:w="4981" w:type="dxa"/>
          </w:tcPr>
          <w:p w14:paraId="1EDD8512" w14:textId="210D2C11" w:rsidR="002F587B" w:rsidRPr="005677CF" w:rsidRDefault="002F587B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0"/>
                <w:szCs w:val="20"/>
              </w:rPr>
            </w:pPr>
            <w:r w:rsidRPr="00250367">
              <w:rPr>
                <w:rFonts w:cs="Times New Roman"/>
                <w:kern w:val="0"/>
                <w:sz w:val="20"/>
                <w:szCs w:val="20"/>
              </w:rPr>
              <w:t>RESP</w:t>
            </w:r>
          </w:p>
        </w:tc>
      </w:tr>
      <w:tr w:rsidR="007F1936" w:rsidRPr="007862FF" w14:paraId="577C135E" w14:textId="77777777" w:rsidTr="0080770D">
        <w:tc>
          <w:tcPr>
            <w:tcW w:w="4981" w:type="dxa"/>
          </w:tcPr>
          <w:p w14:paraId="79A09B7B" w14:textId="73B17787" w:rsidR="007F1936" w:rsidRPr="006D1A37" w:rsidRDefault="007F1936" w:rsidP="0028512A">
            <w:pPr>
              <w:autoSpaceDE w:val="0"/>
              <w:autoSpaceDN w:val="0"/>
              <w:adjustRightInd w:val="0"/>
              <w:rPr>
                <w:rFonts w:cs="Times New Roman"/>
                <w:sz w:val="20"/>
                <w:szCs w:val="20"/>
                <w:lang w:val="en-AU"/>
              </w:rPr>
            </w:pPr>
            <w:r w:rsidRPr="00250367">
              <w:rPr>
                <w:rFonts w:cs="Times New Roman"/>
                <w:sz w:val="20"/>
                <w:szCs w:val="20"/>
                <w:lang w:val="en-AU"/>
              </w:rPr>
              <w:t>REQ={"txnStatus": "0","txnType": "0101","platformNo": “xxxxxxxx"," orderNumber": "123456"………}</w:t>
            </w:r>
          </w:p>
        </w:tc>
        <w:tc>
          <w:tcPr>
            <w:tcW w:w="4981" w:type="dxa"/>
          </w:tcPr>
          <w:p w14:paraId="2179C4B5" w14:textId="5FA275DB" w:rsidR="007F1936" w:rsidRPr="00250367" w:rsidRDefault="007F1936" w:rsidP="00177393">
            <w:pPr>
              <w:autoSpaceDE w:val="0"/>
              <w:autoSpaceDN w:val="0"/>
              <w:adjustRightInd w:val="0"/>
              <w:rPr>
                <w:rFonts w:cs="Times New Roman"/>
                <w:kern w:val="0"/>
                <w:sz w:val="20"/>
                <w:szCs w:val="20"/>
              </w:rPr>
            </w:pPr>
            <w:r w:rsidRPr="005677CF">
              <w:rPr>
                <w:rFonts w:cs="Times New Roman"/>
                <w:kern w:val="0"/>
                <w:sz w:val="20"/>
                <w:szCs w:val="20"/>
              </w:rPr>
              <w:t>RESP={"txnStatus": "1","txnType": "0101","platformNo": "xxxxxxxx"," orderNumber": "123456"………}</w:t>
            </w:r>
          </w:p>
        </w:tc>
      </w:tr>
    </w:tbl>
    <w:p w14:paraId="69240D35" w14:textId="77777777" w:rsidR="00506FDF" w:rsidRDefault="00506FDF" w:rsidP="005A7156">
      <w:pPr>
        <w:pStyle w:val="1"/>
        <w:numPr>
          <w:ilvl w:val="0"/>
          <w:numId w:val="0"/>
        </w:numPr>
        <w:spacing w:before="0" w:after="0"/>
        <w:ind w:left="432"/>
        <w:rPr>
          <w:lang w:eastAsia="zh-TW"/>
        </w:rPr>
      </w:pPr>
      <w:bookmarkStart w:id="592" w:name="_Toc432605948"/>
      <w:bookmarkStart w:id="593" w:name="_Toc432607095"/>
      <w:bookmarkStart w:id="594" w:name="_Toc432608242"/>
      <w:bookmarkStart w:id="595" w:name="_Toc432609398"/>
      <w:bookmarkStart w:id="596" w:name="_Toc432610551"/>
      <w:bookmarkStart w:id="597" w:name="_Toc432605949"/>
      <w:bookmarkStart w:id="598" w:name="_Toc432607096"/>
      <w:bookmarkStart w:id="599" w:name="_Toc432608243"/>
      <w:bookmarkStart w:id="600" w:name="_Toc432609399"/>
      <w:bookmarkStart w:id="601" w:name="_Toc432610552"/>
      <w:bookmarkStart w:id="602" w:name="_Toc432605950"/>
      <w:bookmarkStart w:id="603" w:name="_Toc432607097"/>
      <w:bookmarkStart w:id="604" w:name="_Toc432608244"/>
      <w:bookmarkStart w:id="605" w:name="_Toc432609400"/>
      <w:bookmarkStart w:id="606" w:name="_Toc432610553"/>
      <w:bookmarkStart w:id="607" w:name="_Toc432605951"/>
      <w:bookmarkStart w:id="608" w:name="_Toc432607098"/>
      <w:bookmarkStart w:id="609" w:name="_Toc432608245"/>
      <w:bookmarkStart w:id="610" w:name="_Toc432609401"/>
      <w:bookmarkStart w:id="611" w:name="_Toc432610554"/>
      <w:bookmarkStart w:id="612" w:name="_Toc432605952"/>
      <w:bookmarkStart w:id="613" w:name="_Toc432607099"/>
      <w:bookmarkStart w:id="614" w:name="_Toc432608246"/>
      <w:bookmarkStart w:id="615" w:name="_Toc432609402"/>
      <w:bookmarkStart w:id="616" w:name="_Toc432610555"/>
      <w:bookmarkStart w:id="617" w:name="_Toc432605953"/>
      <w:bookmarkStart w:id="618" w:name="_Toc432607100"/>
      <w:bookmarkStart w:id="619" w:name="_Toc432608247"/>
      <w:bookmarkStart w:id="620" w:name="_Toc432609403"/>
      <w:bookmarkStart w:id="621" w:name="_Toc432610556"/>
      <w:bookmarkStart w:id="622" w:name="_Toc432605954"/>
      <w:bookmarkStart w:id="623" w:name="_Toc432607101"/>
      <w:bookmarkStart w:id="624" w:name="_Toc432608248"/>
      <w:bookmarkStart w:id="625" w:name="_Toc432609404"/>
      <w:bookmarkStart w:id="626" w:name="_Toc432610557"/>
      <w:bookmarkStart w:id="627" w:name="_Toc432605955"/>
      <w:bookmarkStart w:id="628" w:name="_Toc432607102"/>
      <w:bookmarkStart w:id="629" w:name="_Toc432608249"/>
      <w:bookmarkStart w:id="630" w:name="_Toc432609405"/>
      <w:bookmarkStart w:id="631" w:name="_Toc432610558"/>
      <w:bookmarkStart w:id="632" w:name="_Toc432605956"/>
      <w:bookmarkStart w:id="633" w:name="_Toc432607103"/>
      <w:bookmarkStart w:id="634" w:name="_Toc432608250"/>
      <w:bookmarkStart w:id="635" w:name="_Toc432609406"/>
      <w:bookmarkStart w:id="636" w:name="_Toc432610559"/>
      <w:bookmarkStart w:id="637" w:name="_Toc432605957"/>
      <w:bookmarkStart w:id="638" w:name="_Toc432607104"/>
      <w:bookmarkStart w:id="639" w:name="_Toc432608251"/>
      <w:bookmarkStart w:id="640" w:name="_Toc432609407"/>
      <w:bookmarkStart w:id="641" w:name="_Toc432610560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</w:p>
    <w:p w14:paraId="4D844A06" w14:textId="77777777" w:rsidR="00687FF2" w:rsidRPr="00687FF2" w:rsidRDefault="00687FF2" w:rsidP="00687FF2">
      <w:pPr>
        <w:rPr>
          <w:lang w:val="en-AU"/>
        </w:rPr>
      </w:pPr>
    </w:p>
    <w:p w14:paraId="68565F7B" w14:textId="77777777" w:rsidR="00506FDF" w:rsidRPr="007862FF" w:rsidRDefault="00506FDF">
      <w:pPr>
        <w:widowControl/>
        <w:rPr>
          <w:rFonts w:cs="Times New Roman"/>
          <w:b/>
          <w:bCs/>
          <w:kern w:val="32"/>
          <w:sz w:val="32"/>
          <w:szCs w:val="32"/>
          <w:lang w:val="en-AU"/>
        </w:rPr>
      </w:pPr>
      <w:r w:rsidRPr="00250367">
        <w:rPr>
          <w:rFonts w:cs="Times New Roman"/>
        </w:rPr>
        <w:br w:type="page"/>
      </w:r>
    </w:p>
    <w:p w14:paraId="3876D580" w14:textId="271B9601" w:rsidR="00041844" w:rsidRPr="007862FF" w:rsidRDefault="00C80E11" w:rsidP="005A7156">
      <w:pPr>
        <w:pStyle w:val="1"/>
        <w:spacing w:before="0" w:after="0"/>
        <w:rPr>
          <w:lang w:eastAsia="zh-TW"/>
        </w:rPr>
      </w:pPr>
      <w:bookmarkStart w:id="642" w:name="_Toc474498123"/>
      <w:r w:rsidRPr="007862FF">
        <w:rPr>
          <w:lang w:eastAsia="zh-TW"/>
        </w:rPr>
        <w:t>Online</w:t>
      </w:r>
      <w:r w:rsidRPr="007862FF">
        <w:rPr>
          <w:rFonts w:hint="eastAsia"/>
          <w:lang w:eastAsia="zh-TW"/>
        </w:rPr>
        <w:t>交易電文說明</w:t>
      </w:r>
      <w:bookmarkEnd w:id="642"/>
    </w:p>
    <w:p w14:paraId="4C17E97C" w14:textId="34000051" w:rsidR="00506FDF" w:rsidRPr="007862FF" w:rsidRDefault="008A22A0" w:rsidP="005A7156">
      <w:pPr>
        <w:pStyle w:val="2"/>
        <w:spacing w:before="0" w:after="0"/>
        <w:ind w:left="578" w:hanging="578"/>
        <w:rPr>
          <w:lang w:eastAsia="zh-TW"/>
        </w:rPr>
      </w:pPr>
      <w:bookmarkStart w:id="643" w:name="_Toc474498124"/>
      <w:r w:rsidRPr="007862FF">
        <w:rPr>
          <w:rFonts w:hint="eastAsia"/>
          <w:lang w:eastAsia="zh-TW"/>
        </w:rPr>
        <w:t>跨境匯入</w:t>
      </w:r>
      <w:r w:rsidR="00385DD3" w:rsidRPr="007862FF">
        <w:rPr>
          <w:rFonts w:hint="eastAsia"/>
          <w:lang w:eastAsia="zh-TW"/>
        </w:rPr>
        <w:t>實體特店</w:t>
      </w:r>
      <w:r w:rsidR="00385DD3" w:rsidRPr="007862FF">
        <w:rPr>
          <w:lang w:eastAsia="zh-TW"/>
        </w:rPr>
        <w:t>O2O</w:t>
      </w:r>
      <w:r w:rsidR="00385DD3" w:rsidRPr="007862FF">
        <w:rPr>
          <w:rFonts w:hint="eastAsia"/>
          <w:lang w:eastAsia="zh-TW"/>
        </w:rPr>
        <w:t>代理收付款</w:t>
      </w:r>
      <w:r w:rsidR="00506FDF" w:rsidRPr="007862FF">
        <w:rPr>
          <w:rFonts w:hint="eastAsia"/>
          <w:lang w:eastAsia="zh-TW"/>
        </w:rPr>
        <w:t>電文交易說明</w:t>
      </w:r>
      <w:bookmarkEnd w:id="643"/>
    </w:p>
    <w:p w14:paraId="41E95C3A" w14:textId="6D3B8799" w:rsidR="00D67F01" w:rsidRPr="007862FF" w:rsidRDefault="00385DD3" w:rsidP="00385DD3">
      <w:pPr>
        <w:pStyle w:val="3"/>
      </w:pPr>
      <w:bookmarkStart w:id="644" w:name="_Toc474498125"/>
      <w:r w:rsidRPr="007862FF">
        <w:rPr>
          <w:rFonts w:hint="eastAsia"/>
          <w:lang w:eastAsia="zh-TW"/>
        </w:rPr>
        <w:t>商店掃碼購物交易</w:t>
      </w:r>
      <w:bookmarkEnd w:id="586"/>
      <w:bookmarkEnd w:id="587"/>
      <w:bookmarkEnd w:id="590"/>
      <w:bookmarkEnd w:id="591"/>
      <w:bookmarkEnd w:id="644"/>
    </w:p>
    <w:p w14:paraId="72085E58" w14:textId="2B0591E5" w:rsidR="00362463" w:rsidRPr="008444D3" w:rsidRDefault="00362463" w:rsidP="00EE4228">
      <w:pPr>
        <w:spacing w:line="360" w:lineRule="auto"/>
        <w:rPr>
          <w:rFonts w:cs="Times New Roman"/>
          <w:lang w:val="en-AU"/>
        </w:rPr>
      </w:pPr>
      <w:bookmarkStart w:id="645" w:name="_Toc396154863"/>
      <w:bookmarkStart w:id="646" w:name="_Toc396154899"/>
      <w:bookmarkStart w:id="647" w:name="_Toc396154917"/>
      <w:bookmarkStart w:id="648" w:name="_Toc396154957"/>
      <w:bookmarkStart w:id="649" w:name="_Toc396154976"/>
      <w:bookmarkStart w:id="650" w:name="_Toc396154994"/>
      <w:bookmarkStart w:id="651" w:name="_Toc396155757"/>
      <w:bookmarkStart w:id="652" w:name="_Toc396156022"/>
      <w:bookmarkStart w:id="653" w:name="_Toc396156117"/>
      <w:bookmarkStart w:id="654" w:name="_Toc396156212"/>
      <w:bookmarkStart w:id="655" w:name="_Toc396156308"/>
      <w:bookmarkStart w:id="656" w:name="_Toc396156403"/>
      <w:bookmarkStart w:id="657" w:name="_Toc396207609"/>
      <w:bookmarkStart w:id="658" w:name="_Toc396209252"/>
      <w:bookmarkStart w:id="659" w:name="_Toc393294601"/>
      <w:bookmarkStart w:id="660" w:name="_Toc393294668"/>
      <w:bookmarkStart w:id="661" w:name="_Toc394064428"/>
      <w:bookmarkStart w:id="662" w:name="_Toc394390300"/>
      <w:bookmarkStart w:id="663" w:name="_Toc394399597"/>
      <w:bookmarkStart w:id="664" w:name="_Toc394941116"/>
      <w:bookmarkStart w:id="665" w:name="_Toc395100009"/>
      <w:bookmarkStart w:id="666" w:name="_Toc396154920"/>
      <w:bookmarkStart w:id="667" w:name="_Toc396154960"/>
      <w:bookmarkStart w:id="668" w:name="_Toc396154979"/>
      <w:bookmarkStart w:id="669" w:name="_Toc396154997"/>
      <w:bookmarkStart w:id="670" w:name="_Toc396155760"/>
      <w:bookmarkStart w:id="671" w:name="_Toc396156025"/>
      <w:bookmarkStart w:id="672" w:name="_Toc396156120"/>
      <w:bookmarkStart w:id="673" w:name="_Toc396156215"/>
      <w:bookmarkStart w:id="674" w:name="_Toc396156311"/>
      <w:bookmarkStart w:id="675" w:name="_Toc396156406"/>
      <w:bookmarkStart w:id="676" w:name="_Toc396207612"/>
      <w:bookmarkStart w:id="677" w:name="_Toc396209255"/>
      <w:bookmarkStart w:id="678" w:name="_Toc396154962"/>
      <w:bookmarkStart w:id="679" w:name="_Toc396154981"/>
      <w:bookmarkStart w:id="680" w:name="_Toc396154999"/>
      <w:bookmarkStart w:id="681" w:name="_Toc396155762"/>
      <w:bookmarkStart w:id="682" w:name="_Toc396156027"/>
      <w:bookmarkStart w:id="683" w:name="_Toc396156122"/>
      <w:bookmarkStart w:id="684" w:name="_Toc396156217"/>
      <w:bookmarkStart w:id="685" w:name="_Toc396156313"/>
      <w:bookmarkStart w:id="686" w:name="_Toc396156408"/>
      <w:bookmarkStart w:id="687" w:name="_Toc396207614"/>
      <w:bookmarkStart w:id="688" w:name="_Toc396209257"/>
      <w:bookmarkStart w:id="689" w:name="_Toc393294605"/>
      <w:bookmarkStart w:id="690" w:name="_Toc393294672"/>
      <w:bookmarkStart w:id="691" w:name="_Toc394064432"/>
      <w:bookmarkStart w:id="692" w:name="_Toc394390304"/>
      <w:bookmarkStart w:id="693" w:name="_Toc394399601"/>
      <w:bookmarkStart w:id="694" w:name="_Toc394941120"/>
      <w:bookmarkStart w:id="695" w:name="_Toc395100013"/>
      <w:bookmarkStart w:id="696" w:name="_Toc396154964"/>
      <w:bookmarkStart w:id="697" w:name="_Toc396154983"/>
      <w:bookmarkStart w:id="698" w:name="_Toc396155001"/>
      <w:bookmarkStart w:id="699" w:name="_Toc396155764"/>
      <w:bookmarkStart w:id="700" w:name="_Toc396156029"/>
      <w:bookmarkStart w:id="701" w:name="_Toc396156124"/>
      <w:bookmarkStart w:id="702" w:name="_Toc396156219"/>
      <w:bookmarkStart w:id="703" w:name="_Toc396156315"/>
      <w:bookmarkStart w:id="704" w:name="_Toc396156410"/>
      <w:bookmarkStart w:id="705" w:name="_Toc396207616"/>
      <w:bookmarkStart w:id="706" w:name="_Toc396209259"/>
      <w:bookmarkStart w:id="707" w:name="_Toc396154985"/>
      <w:bookmarkStart w:id="708" w:name="_Toc396155003"/>
      <w:bookmarkStart w:id="709" w:name="_Toc396155766"/>
      <w:bookmarkStart w:id="710" w:name="_Toc396156031"/>
      <w:bookmarkStart w:id="711" w:name="_Toc396156126"/>
      <w:bookmarkStart w:id="712" w:name="_Toc396156221"/>
      <w:bookmarkStart w:id="713" w:name="_Toc396156317"/>
      <w:bookmarkStart w:id="714" w:name="_Toc396156412"/>
      <w:bookmarkStart w:id="715" w:name="_Toc396207618"/>
      <w:bookmarkStart w:id="716" w:name="_Toc396209261"/>
      <w:bookmarkStart w:id="717" w:name="_Toc392060233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r w:rsidRPr="00250367">
        <w:rPr>
          <w:rFonts w:cs="Times New Roman" w:hint="eastAsia"/>
          <w:lang w:val="en-AU"/>
        </w:rPr>
        <w:t>交易流程架構說明如后</w:t>
      </w:r>
    </w:p>
    <w:p w14:paraId="05B192E7" w14:textId="7A74FDE4" w:rsidR="001B2137" w:rsidRPr="005677CF" w:rsidRDefault="00D92124" w:rsidP="004F44D5">
      <w:pPr>
        <w:jc w:val="center"/>
        <w:rPr>
          <w:rFonts w:cs="Times New Roman"/>
        </w:rPr>
      </w:pPr>
      <w:r w:rsidRPr="00D92124">
        <w:rPr>
          <w:noProof/>
        </w:rPr>
        <w:drawing>
          <wp:inline distT="0" distB="0" distL="0" distR="0" wp14:anchorId="2E06204C" wp14:editId="738DECB2">
            <wp:extent cx="5626800" cy="3272400"/>
            <wp:effectExtent l="0" t="0" r="0" b="0"/>
            <wp:docPr id="3" name="圖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800" cy="32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65C58" w14:textId="753D19DF" w:rsidR="00EE24F3" w:rsidRPr="00A65644" w:rsidRDefault="00385DD3" w:rsidP="00EE24F3">
      <w:pPr>
        <w:spacing w:line="360" w:lineRule="auto"/>
        <w:rPr>
          <w:rFonts w:cs="Times New Roman"/>
          <w:kern w:val="0"/>
        </w:rPr>
      </w:pPr>
      <w:r w:rsidRPr="00250367">
        <w:rPr>
          <w:rFonts w:cs="Times New Roman" w:hint="eastAsia"/>
          <w:lang w:val="en-AU"/>
        </w:rPr>
        <w:t>商店掃碼購物交易</w:t>
      </w:r>
      <w:r w:rsidR="00EE24F3" w:rsidRPr="00250367">
        <w:rPr>
          <w:rFonts w:cs="Times New Roman" w:hint="eastAsia"/>
          <w:lang w:val="en-AU"/>
        </w:rPr>
        <w:t>請求回應規格</w:t>
      </w:r>
      <w:r w:rsidR="00EE24F3" w:rsidRPr="008444D3">
        <w:rPr>
          <w:rFonts w:cs="Times New Roman"/>
          <w:lang w:val="en-AU"/>
        </w:rPr>
        <w:t>(</w:t>
      </w:r>
      <w:r w:rsidR="00C21A8F" w:rsidRPr="00250367">
        <w:rPr>
          <w:rFonts w:cs="Times New Roman" w:hint="eastAsia"/>
          <w:lang w:val="en-AU"/>
        </w:rPr>
        <w:t>特店</w:t>
      </w:r>
      <w:r w:rsidR="00AF7945" w:rsidRPr="00250367">
        <w:rPr>
          <w:rFonts w:cs="Times New Roman" w:hint="eastAsia"/>
          <w:lang w:val="en-AU"/>
        </w:rPr>
        <w:t>端末處理設備</w:t>
      </w:r>
      <w:r w:rsidR="00EE24F3" w:rsidRPr="008444D3">
        <w:rPr>
          <w:rFonts w:cs="Times New Roman"/>
          <w:lang w:val="en-AU"/>
        </w:rPr>
        <w:t>-</w:t>
      </w:r>
      <w:r w:rsidR="00EF166A" w:rsidRPr="00250367">
        <w:rPr>
          <w:rFonts w:cs="Times New Roman" w:hint="eastAsia"/>
          <w:lang w:val="en-AU"/>
        </w:rPr>
        <w:t>財金</w:t>
      </w:r>
      <w:r w:rsidR="00D92124">
        <w:rPr>
          <w:rFonts w:cs="Times New Roman" w:hint="eastAsia"/>
          <w:lang w:val="en-AU"/>
        </w:rPr>
        <w:t>網路</w:t>
      </w:r>
      <w:r w:rsidR="00EF166A" w:rsidRPr="00250367">
        <w:rPr>
          <w:rFonts w:cs="Times New Roman" w:hint="eastAsia"/>
          <w:lang w:val="en-AU"/>
        </w:rPr>
        <w:t>收單</w:t>
      </w:r>
      <w:r w:rsidR="00D92124" w:rsidRPr="00250367">
        <w:rPr>
          <w:rFonts w:cs="Times New Roman" w:hint="eastAsia"/>
          <w:lang w:val="en-AU"/>
        </w:rPr>
        <w:t>共用</w:t>
      </w:r>
      <w:r w:rsidR="00EF166A" w:rsidRPr="00250367">
        <w:rPr>
          <w:rFonts w:cs="Times New Roman" w:hint="eastAsia"/>
          <w:lang w:val="en-AU"/>
        </w:rPr>
        <w:t>系統</w:t>
      </w:r>
      <w:r w:rsidR="00EE24F3" w:rsidRPr="008444D3">
        <w:rPr>
          <w:rFonts w:cs="Times New Roman"/>
          <w:lang w:val="en-AU"/>
        </w:rPr>
        <w:t>)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984"/>
        <w:gridCol w:w="1985"/>
        <w:gridCol w:w="708"/>
        <w:gridCol w:w="993"/>
        <w:gridCol w:w="708"/>
        <w:gridCol w:w="851"/>
        <w:gridCol w:w="2410"/>
      </w:tblGrid>
      <w:tr w:rsidR="00EE24F3" w:rsidRPr="005677CF" w14:paraId="1B38F4F7" w14:textId="77777777" w:rsidTr="006E723A"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53619055" w14:textId="77777777" w:rsidR="00EE24F3" w:rsidRPr="00250367" w:rsidRDefault="00EE24F3" w:rsidP="00854574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#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60EAEA2A" w14:textId="77777777" w:rsidR="00EE24F3" w:rsidRPr="005677CF" w:rsidRDefault="00EE24F3" w:rsidP="00854574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2533D7">
              <w:rPr>
                <w:rFonts w:cs="Times New Roman" w:hint="eastAsia"/>
                <w:kern w:val="0"/>
                <w:sz w:val="22"/>
                <w:lang w:val="zh-TW"/>
              </w:rPr>
              <w:t>系統參數名稱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F262C91" w14:textId="77777777" w:rsidR="00EE24F3" w:rsidRPr="005677CF" w:rsidRDefault="00EE24F3" w:rsidP="00854574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欄位中文名稱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66889250" w14:textId="77777777" w:rsidR="00EE24F3" w:rsidRPr="008444D3" w:rsidRDefault="00EE24F3" w:rsidP="00854574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Fmt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2061E686" w14:textId="77777777" w:rsidR="00EE24F3" w:rsidRPr="00250367" w:rsidRDefault="00EE24F3" w:rsidP="00854574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Len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66D565E3" w14:textId="77777777" w:rsidR="00EE24F3" w:rsidRPr="002533D7" w:rsidRDefault="00EE24F3" w:rsidP="00854574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2533D7">
              <w:rPr>
                <w:rFonts w:cs="Times New Roman"/>
                <w:kern w:val="0"/>
                <w:sz w:val="22"/>
                <w:lang w:val="zh-TW"/>
              </w:rPr>
              <w:t>REQ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23B2B30C" w14:textId="77777777" w:rsidR="00EE24F3" w:rsidRPr="00427776" w:rsidRDefault="00EE24F3" w:rsidP="00854574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427776">
              <w:rPr>
                <w:rFonts w:cs="Times New Roman"/>
                <w:kern w:val="0"/>
                <w:sz w:val="22"/>
                <w:lang w:val="zh-TW"/>
              </w:rPr>
              <w:t>RESP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198B9752" w14:textId="77777777" w:rsidR="00EE24F3" w:rsidRPr="005677CF" w:rsidRDefault="00EE24F3" w:rsidP="00854574">
            <w:pPr>
              <w:widowControl/>
              <w:jc w:val="center"/>
              <w:textAlignment w:val="bottom"/>
              <w:rPr>
                <w:rFonts w:cs="Times New Roman"/>
                <w:kern w:val="0"/>
                <w:sz w:val="22"/>
                <w:lang w:val="zh-TW"/>
              </w:rPr>
            </w:pPr>
            <w:r w:rsidRPr="00C5634C">
              <w:rPr>
                <w:rFonts w:cs="Times New Roman" w:hint="eastAsia"/>
                <w:kern w:val="0"/>
                <w:sz w:val="22"/>
                <w:lang w:val="zh-TW"/>
              </w:rPr>
              <w:t>備註</w:t>
            </w:r>
          </w:p>
        </w:tc>
      </w:tr>
      <w:tr w:rsidR="00EE24F3" w:rsidRPr="005677CF" w14:paraId="010B37F7" w14:textId="77777777" w:rsidTr="006E723A">
        <w:tc>
          <w:tcPr>
            <w:tcW w:w="534" w:type="dxa"/>
            <w:shd w:val="clear" w:color="auto" w:fill="auto"/>
            <w:vAlign w:val="center"/>
          </w:tcPr>
          <w:p w14:paraId="731A68D7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734FA63" w14:textId="1487F6FB" w:rsidR="00EE24F3" w:rsidRPr="00B301FB" w:rsidRDefault="00CF4290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</w:rPr>
              <w:t>txnStatus</w:t>
            </w:r>
          </w:p>
        </w:tc>
        <w:tc>
          <w:tcPr>
            <w:tcW w:w="1985" w:type="dxa"/>
            <w:vAlign w:val="center"/>
          </w:tcPr>
          <w:p w14:paraId="26769297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交易狀態</w:t>
            </w:r>
          </w:p>
        </w:tc>
        <w:tc>
          <w:tcPr>
            <w:tcW w:w="708" w:type="dxa"/>
            <w:vAlign w:val="center"/>
          </w:tcPr>
          <w:p w14:paraId="2DE2708A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6304351F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1</w:t>
            </w:r>
          </w:p>
        </w:tc>
        <w:tc>
          <w:tcPr>
            <w:tcW w:w="708" w:type="dxa"/>
            <w:vAlign w:val="center"/>
          </w:tcPr>
          <w:p w14:paraId="3376E20B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72CA9C88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1E3F3C2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EE24F3" w:rsidRPr="005677CF" w14:paraId="384A313C" w14:textId="77777777" w:rsidTr="006E723A">
        <w:tc>
          <w:tcPr>
            <w:tcW w:w="534" w:type="dxa"/>
            <w:shd w:val="clear" w:color="auto" w:fill="auto"/>
            <w:vAlign w:val="center"/>
          </w:tcPr>
          <w:p w14:paraId="266EB415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FFF49B1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txnType</w:t>
            </w:r>
          </w:p>
        </w:tc>
        <w:tc>
          <w:tcPr>
            <w:tcW w:w="1985" w:type="dxa"/>
            <w:vAlign w:val="center"/>
          </w:tcPr>
          <w:p w14:paraId="7FBAFC40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交易類型</w:t>
            </w:r>
          </w:p>
        </w:tc>
        <w:tc>
          <w:tcPr>
            <w:tcW w:w="708" w:type="dxa"/>
            <w:vAlign w:val="center"/>
          </w:tcPr>
          <w:p w14:paraId="436C2FE4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2876156C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4</w:t>
            </w:r>
          </w:p>
        </w:tc>
        <w:tc>
          <w:tcPr>
            <w:tcW w:w="708" w:type="dxa"/>
            <w:vAlign w:val="center"/>
          </w:tcPr>
          <w:p w14:paraId="552090AC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5D5AF86A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5F8E3DC" w14:textId="0094518D" w:rsidR="00EE24F3" w:rsidRPr="00B301FB" w:rsidRDefault="000B3A5E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24"/>
                <w:sz w:val="22"/>
              </w:rPr>
              <w:t>限</w:t>
            </w:r>
            <w:r w:rsidR="004F44D5" w:rsidRPr="006D1A37">
              <w:rPr>
                <w:rFonts w:cs="Times New Roman" w:hint="eastAsia"/>
                <w:kern w:val="24"/>
                <w:sz w:val="22"/>
              </w:rPr>
              <w:t>「</w:t>
            </w:r>
            <w:r w:rsidR="0077687A" w:rsidRPr="006D1A37">
              <w:rPr>
                <w:rFonts w:cs="Times New Roman"/>
                <w:kern w:val="24"/>
                <w:sz w:val="22"/>
              </w:rPr>
              <w:t>0101</w:t>
            </w:r>
            <w:r w:rsidR="004F44D5" w:rsidRPr="006D1A37">
              <w:rPr>
                <w:rFonts w:cs="Times New Roman" w:hint="eastAsia"/>
                <w:kern w:val="24"/>
                <w:sz w:val="22"/>
              </w:rPr>
              <w:t>」</w:t>
            </w:r>
          </w:p>
        </w:tc>
      </w:tr>
      <w:tr w:rsidR="00EE24F3" w:rsidRPr="005677CF" w14:paraId="679FD6AF" w14:textId="77777777" w:rsidTr="006E723A">
        <w:tc>
          <w:tcPr>
            <w:tcW w:w="534" w:type="dxa"/>
            <w:shd w:val="clear" w:color="auto" w:fill="auto"/>
            <w:vAlign w:val="center"/>
          </w:tcPr>
          <w:p w14:paraId="114F9B20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03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5FEC350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platformNo</w:t>
            </w:r>
          </w:p>
        </w:tc>
        <w:tc>
          <w:tcPr>
            <w:tcW w:w="1985" w:type="dxa"/>
            <w:vAlign w:val="center"/>
          </w:tcPr>
          <w:p w14:paraId="09979FBE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平台代號</w:t>
            </w:r>
          </w:p>
        </w:tc>
        <w:tc>
          <w:tcPr>
            <w:tcW w:w="708" w:type="dxa"/>
            <w:vAlign w:val="center"/>
          </w:tcPr>
          <w:p w14:paraId="18D80109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31AC74E9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10</w:t>
            </w:r>
          </w:p>
        </w:tc>
        <w:tc>
          <w:tcPr>
            <w:tcW w:w="708" w:type="dxa"/>
            <w:vAlign w:val="center"/>
          </w:tcPr>
          <w:p w14:paraId="400DE2CA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6FC2388B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900328C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</w:p>
        </w:tc>
      </w:tr>
      <w:tr w:rsidR="00EE24F3" w:rsidRPr="005677CF" w14:paraId="44A548F8" w14:textId="77777777" w:rsidTr="006E723A">
        <w:tc>
          <w:tcPr>
            <w:tcW w:w="534" w:type="dxa"/>
            <w:shd w:val="clear" w:color="auto" w:fill="auto"/>
            <w:vAlign w:val="center"/>
          </w:tcPr>
          <w:p w14:paraId="7142AEE5" w14:textId="7CED6449" w:rsidR="00EE24F3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63C829A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orderNumber</w:t>
            </w:r>
          </w:p>
        </w:tc>
        <w:tc>
          <w:tcPr>
            <w:tcW w:w="1985" w:type="dxa"/>
            <w:vAlign w:val="center"/>
          </w:tcPr>
          <w:p w14:paraId="7A6B07B6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訂單編號</w:t>
            </w:r>
          </w:p>
        </w:tc>
        <w:tc>
          <w:tcPr>
            <w:tcW w:w="708" w:type="dxa"/>
            <w:vAlign w:val="center"/>
          </w:tcPr>
          <w:p w14:paraId="7713D30A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4E94257C" w14:textId="44167E91" w:rsidR="00EE24F3" w:rsidRPr="00B301FB" w:rsidRDefault="00B31037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9</w:t>
            </w:r>
          </w:p>
        </w:tc>
        <w:tc>
          <w:tcPr>
            <w:tcW w:w="708" w:type="dxa"/>
            <w:vAlign w:val="center"/>
          </w:tcPr>
          <w:p w14:paraId="246EF3D2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4F8C76BC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AB3F405" w14:textId="5985781D" w:rsidR="00EE24F3" w:rsidRPr="00B301FB" w:rsidRDefault="00EF166A" w:rsidP="00EF166A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必須</w:t>
            </w:r>
            <w:r w:rsidR="00EE24F3" w:rsidRPr="00B301FB">
              <w:rPr>
                <w:rFonts w:cs="Times New Roman" w:hint="eastAsia"/>
                <w:kern w:val="0"/>
                <w:sz w:val="22"/>
                <w:lang w:val="zh-TW"/>
              </w:rPr>
              <w:t>唯一識別值</w:t>
            </w:r>
          </w:p>
        </w:tc>
      </w:tr>
      <w:tr w:rsidR="00764C4A" w:rsidRPr="005677CF" w14:paraId="2B64AD39" w14:textId="77777777" w:rsidTr="006E723A">
        <w:tc>
          <w:tcPr>
            <w:tcW w:w="534" w:type="dxa"/>
            <w:shd w:val="clear" w:color="auto" w:fill="auto"/>
            <w:vAlign w:val="center"/>
          </w:tcPr>
          <w:p w14:paraId="2702E674" w14:textId="5D7EE50A" w:rsidR="00764C4A" w:rsidRPr="00B301FB" w:rsidRDefault="007D2F14" w:rsidP="00EF7265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05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54FBA2C" w14:textId="77777777" w:rsidR="00764C4A" w:rsidRPr="00B301FB" w:rsidRDefault="00764C4A" w:rsidP="00EF726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acqBank</w:t>
            </w:r>
          </w:p>
        </w:tc>
        <w:tc>
          <w:tcPr>
            <w:tcW w:w="1985" w:type="dxa"/>
            <w:vAlign w:val="center"/>
          </w:tcPr>
          <w:p w14:paraId="4EA5EF25" w14:textId="77777777" w:rsidR="00764C4A" w:rsidRPr="00B301FB" w:rsidRDefault="00764C4A" w:rsidP="00EF726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收單行代碼</w:t>
            </w:r>
          </w:p>
        </w:tc>
        <w:tc>
          <w:tcPr>
            <w:tcW w:w="708" w:type="dxa"/>
            <w:vAlign w:val="center"/>
          </w:tcPr>
          <w:p w14:paraId="4ED42B04" w14:textId="77777777" w:rsidR="00764C4A" w:rsidRPr="00B301FB" w:rsidRDefault="00764C4A" w:rsidP="00EF726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3C832AB8" w14:textId="77777777" w:rsidR="00764C4A" w:rsidRPr="00B301FB" w:rsidRDefault="00764C4A" w:rsidP="00EF726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3</w:t>
            </w:r>
          </w:p>
        </w:tc>
        <w:tc>
          <w:tcPr>
            <w:tcW w:w="708" w:type="dxa"/>
            <w:vAlign w:val="center"/>
          </w:tcPr>
          <w:p w14:paraId="0F0AAEC3" w14:textId="77777777" w:rsidR="00764C4A" w:rsidRPr="00B301FB" w:rsidRDefault="00764C4A" w:rsidP="00EF726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27DF211E" w14:textId="77777777" w:rsidR="00764C4A" w:rsidRPr="00B301FB" w:rsidRDefault="00764C4A" w:rsidP="00EF726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606512B" w14:textId="77777777" w:rsidR="00764C4A" w:rsidRPr="00B301FB" w:rsidRDefault="00764C4A" w:rsidP="00EF726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EE24F3" w:rsidRPr="005677CF" w14:paraId="4D6EAE70" w14:textId="77777777" w:rsidTr="006E723A">
        <w:tc>
          <w:tcPr>
            <w:tcW w:w="534" w:type="dxa"/>
            <w:shd w:val="clear" w:color="auto" w:fill="auto"/>
            <w:vAlign w:val="center"/>
          </w:tcPr>
          <w:p w14:paraId="30F98CAC" w14:textId="074D158B" w:rsidR="00EE24F3" w:rsidRPr="00B301FB" w:rsidRDefault="007D2F14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06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0966B89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merchantId</w:t>
            </w:r>
          </w:p>
        </w:tc>
        <w:tc>
          <w:tcPr>
            <w:tcW w:w="1985" w:type="dxa"/>
            <w:vAlign w:val="center"/>
          </w:tcPr>
          <w:p w14:paraId="55A86ACB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特店代號</w:t>
            </w:r>
          </w:p>
        </w:tc>
        <w:tc>
          <w:tcPr>
            <w:tcW w:w="708" w:type="dxa"/>
            <w:vAlign w:val="center"/>
          </w:tcPr>
          <w:p w14:paraId="3915C989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13E153CE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15</w:t>
            </w:r>
          </w:p>
        </w:tc>
        <w:tc>
          <w:tcPr>
            <w:tcW w:w="708" w:type="dxa"/>
            <w:vAlign w:val="center"/>
          </w:tcPr>
          <w:p w14:paraId="4658C0CE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55E976CD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87F79C0" w14:textId="6D634789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EE24F3" w:rsidRPr="005677CF" w14:paraId="6B4CFA5E" w14:textId="77777777" w:rsidTr="006E723A">
        <w:tc>
          <w:tcPr>
            <w:tcW w:w="534" w:type="dxa"/>
            <w:shd w:val="clear" w:color="auto" w:fill="auto"/>
            <w:vAlign w:val="center"/>
          </w:tcPr>
          <w:p w14:paraId="2A26E9E9" w14:textId="1216A3DC" w:rsidR="00EE24F3" w:rsidRPr="00B301FB" w:rsidRDefault="007D2F14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07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1E866B6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terminalId</w:t>
            </w:r>
          </w:p>
        </w:tc>
        <w:tc>
          <w:tcPr>
            <w:tcW w:w="1985" w:type="dxa"/>
            <w:vAlign w:val="center"/>
          </w:tcPr>
          <w:p w14:paraId="3BB93081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端末代號</w:t>
            </w:r>
          </w:p>
        </w:tc>
        <w:tc>
          <w:tcPr>
            <w:tcW w:w="708" w:type="dxa"/>
            <w:vAlign w:val="center"/>
          </w:tcPr>
          <w:p w14:paraId="4A869D47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294C9385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8</w:t>
            </w:r>
          </w:p>
        </w:tc>
        <w:tc>
          <w:tcPr>
            <w:tcW w:w="708" w:type="dxa"/>
            <w:vAlign w:val="center"/>
          </w:tcPr>
          <w:p w14:paraId="79C43047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767D0143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4A64FB7" w14:textId="1764D564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EE24F3" w:rsidRPr="005677CF" w14:paraId="056A2CA7" w14:textId="77777777" w:rsidTr="006E723A">
        <w:tc>
          <w:tcPr>
            <w:tcW w:w="534" w:type="dxa"/>
            <w:shd w:val="clear" w:color="auto" w:fill="auto"/>
            <w:vAlign w:val="center"/>
          </w:tcPr>
          <w:p w14:paraId="032DCEA8" w14:textId="36DFC5C0" w:rsidR="00EE24F3" w:rsidRPr="00B301FB" w:rsidRDefault="007D2F14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08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F5DA2BB" w14:textId="7BC7D184" w:rsidR="00EE24F3" w:rsidRPr="00B301FB" w:rsidRDefault="0084766C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purchAmt</w:t>
            </w:r>
          </w:p>
        </w:tc>
        <w:tc>
          <w:tcPr>
            <w:tcW w:w="1985" w:type="dxa"/>
            <w:vAlign w:val="center"/>
          </w:tcPr>
          <w:p w14:paraId="16388D0C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交易金額</w:t>
            </w:r>
          </w:p>
        </w:tc>
        <w:tc>
          <w:tcPr>
            <w:tcW w:w="708" w:type="dxa"/>
            <w:vAlign w:val="center"/>
          </w:tcPr>
          <w:p w14:paraId="1287B6D1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7B7D1EE7" w14:textId="2A269956" w:rsidR="00EE24F3" w:rsidRPr="00B301FB" w:rsidRDefault="001C2CD4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9</w:t>
            </w:r>
          </w:p>
        </w:tc>
        <w:tc>
          <w:tcPr>
            <w:tcW w:w="708" w:type="dxa"/>
            <w:vAlign w:val="center"/>
          </w:tcPr>
          <w:p w14:paraId="0A177FDA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4290924E" w14:textId="77777777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F499872" w14:textId="5ACA8982" w:rsidR="00EE24F3" w:rsidRPr="00B301FB" w:rsidRDefault="00EE24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</w:p>
        </w:tc>
      </w:tr>
      <w:tr w:rsidR="005E5EF7" w:rsidRPr="005677CF" w14:paraId="4E944026" w14:textId="77777777" w:rsidTr="006E723A">
        <w:tc>
          <w:tcPr>
            <w:tcW w:w="534" w:type="dxa"/>
            <w:shd w:val="clear" w:color="auto" w:fill="auto"/>
            <w:vAlign w:val="center"/>
          </w:tcPr>
          <w:p w14:paraId="054EE4FD" w14:textId="0CF4C88B" w:rsidR="005E5EF7" w:rsidRPr="00B301FB" w:rsidRDefault="005E5EF7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09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EB38445" w14:textId="77777777" w:rsidR="005E5EF7" w:rsidRPr="00B301FB" w:rsidRDefault="005E5EF7" w:rsidP="00854574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B301FB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LocalDate</w:t>
            </w:r>
          </w:p>
        </w:tc>
        <w:tc>
          <w:tcPr>
            <w:tcW w:w="1985" w:type="dxa"/>
            <w:vAlign w:val="center"/>
          </w:tcPr>
          <w:p w14:paraId="07E6140D" w14:textId="77777777" w:rsidR="005E5EF7" w:rsidRPr="00B301FB" w:rsidRDefault="005E5EF7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交易日期</w:t>
            </w:r>
          </w:p>
        </w:tc>
        <w:tc>
          <w:tcPr>
            <w:tcW w:w="708" w:type="dxa"/>
            <w:vAlign w:val="center"/>
          </w:tcPr>
          <w:p w14:paraId="209BE70E" w14:textId="77777777" w:rsidR="005E5EF7" w:rsidRPr="00B301FB" w:rsidRDefault="005E5EF7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17FBBDA2" w14:textId="77777777" w:rsidR="005E5EF7" w:rsidRPr="00B301FB" w:rsidRDefault="005E5EF7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8</w:t>
            </w:r>
          </w:p>
        </w:tc>
        <w:tc>
          <w:tcPr>
            <w:tcW w:w="708" w:type="dxa"/>
            <w:vAlign w:val="center"/>
          </w:tcPr>
          <w:p w14:paraId="2FA6B683" w14:textId="0022EAB0" w:rsidR="005E5EF7" w:rsidRPr="006D1A37" w:rsidRDefault="005E5EF7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29B47E15" w14:textId="3F62FD20" w:rsidR="005E5EF7" w:rsidRPr="006D1A37" w:rsidRDefault="00044FAD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C55B1D7" w14:textId="77777777" w:rsidR="005E5EF7" w:rsidRPr="00B301FB" w:rsidRDefault="005E5EF7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yyyymmdd (GMT+8)</w:t>
            </w:r>
          </w:p>
        </w:tc>
      </w:tr>
      <w:tr w:rsidR="005E5EF7" w:rsidRPr="005677CF" w14:paraId="3EF7F951" w14:textId="77777777" w:rsidTr="006E723A">
        <w:tc>
          <w:tcPr>
            <w:tcW w:w="534" w:type="dxa"/>
            <w:shd w:val="clear" w:color="auto" w:fill="auto"/>
            <w:vAlign w:val="center"/>
          </w:tcPr>
          <w:p w14:paraId="286DD0BE" w14:textId="4FFCCA2C" w:rsidR="005E5EF7" w:rsidRPr="00B301FB" w:rsidRDefault="005E5EF7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10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7EDC1D2" w14:textId="77777777" w:rsidR="005E5EF7" w:rsidRPr="00B301FB" w:rsidRDefault="005E5EF7" w:rsidP="00854574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B301FB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LocalTime</w:t>
            </w:r>
          </w:p>
        </w:tc>
        <w:tc>
          <w:tcPr>
            <w:tcW w:w="1985" w:type="dxa"/>
            <w:vAlign w:val="center"/>
          </w:tcPr>
          <w:p w14:paraId="173162FE" w14:textId="77777777" w:rsidR="005E5EF7" w:rsidRPr="00B301FB" w:rsidRDefault="005E5EF7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交易時間</w:t>
            </w:r>
          </w:p>
        </w:tc>
        <w:tc>
          <w:tcPr>
            <w:tcW w:w="708" w:type="dxa"/>
            <w:vAlign w:val="center"/>
          </w:tcPr>
          <w:p w14:paraId="5CAF6B9C" w14:textId="77777777" w:rsidR="005E5EF7" w:rsidRPr="00B301FB" w:rsidRDefault="005E5EF7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50C0287F" w14:textId="77777777" w:rsidR="005E5EF7" w:rsidRPr="00B301FB" w:rsidRDefault="005E5EF7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6</w:t>
            </w:r>
          </w:p>
        </w:tc>
        <w:tc>
          <w:tcPr>
            <w:tcW w:w="708" w:type="dxa"/>
            <w:vAlign w:val="center"/>
          </w:tcPr>
          <w:p w14:paraId="76DE6E65" w14:textId="2DBAA38E" w:rsidR="005E5EF7" w:rsidRPr="006D1A37" w:rsidRDefault="005E5EF7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4E3E05DD" w14:textId="55E863AA" w:rsidR="005E5EF7" w:rsidRPr="006D1A37" w:rsidRDefault="00044FAD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C73BBCA" w14:textId="77777777" w:rsidR="005E5EF7" w:rsidRPr="00B301FB" w:rsidRDefault="005E5EF7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HHmmss(GMT+8)</w:t>
            </w:r>
          </w:p>
        </w:tc>
      </w:tr>
      <w:tr w:rsidR="00764C4A" w:rsidRPr="005677CF" w14:paraId="73C4BCB3" w14:textId="77777777" w:rsidTr="006E723A">
        <w:tc>
          <w:tcPr>
            <w:tcW w:w="534" w:type="dxa"/>
            <w:shd w:val="clear" w:color="auto" w:fill="auto"/>
            <w:vAlign w:val="center"/>
          </w:tcPr>
          <w:p w14:paraId="59D12C2B" w14:textId="57B39B4B" w:rsidR="00764C4A" w:rsidRPr="00B301FB" w:rsidRDefault="007D2F14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11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8984CB4" w14:textId="4B243638" w:rsidR="00764C4A" w:rsidRPr="00B301FB" w:rsidRDefault="00764C4A" w:rsidP="00854574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6D1A37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itemName</w:t>
            </w:r>
          </w:p>
        </w:tc>
        <w:tc>
          <w:tcPr>
            <w:tcW w:w="1985" w:type="dxa"/>
            <w:vAlign w:val="center"/>
          </w:tcPr>
          <w:p w14:paraId="15C3827D" w14:textId="15BC7A59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商品名稱</w:t>
            </w:r>
          </w:p>
        </w:tc>
        <w:tc>
          <w:tcPr>
            <w:tcW w:w="708" w:type="dxa"/>
            <w:vAlign w:val="center"/>
          </w:tcPr>
          <w:p w14:paraId="0871BADF" w14:textId="554630A1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0E1ABF1A" w14:textId="0D9D76D7" w:rsidR="00764C4A" w:rsidRPr="00B301FB" w:rsidRDefault="00427776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32</w:t>
            </w:r>
          </w:p>
        </w:tc>
        <w:tc>
          <w:tcPr>
            <w:tcW w:w="708" w:type="dxa"/>
            <w:vAlign w:val="center"/>
          </w:tcPr>
          <w:p w14:paraId="332203DD" w14:textId="021D7C52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3AFB10B3" w14:textId="77777777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4CBC6D95" w14:textId="127ECE22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AD0C07" w:rsidRPr="005677CF" w14:paraId="0A5A7524" w14:textId="77777777" w:rsidTr="00B9743F">
        <w:tc>
          <w:tcPr>
            <w:tcW w:w="534" w:type="dxa"/>
            <w:shd w:val="clear" w:color="auto" w:fill="auto"/>
            <w:vAlign w:val="center"/>
          </w:tcPr>
          <w:p w14:paraId="51944FA8" w14:textId="77777777" w:rsidR="00AD0C07" w:rsidRPr="00B301FB" w:rsidRDefault="00AD0C07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12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1C0D1B3" w14:textId="77777777" w:rsidR="00AD0C07" w:rsidRPr="00B301FB" w:rsidRDefault="00AD0C07" w:rsidP="00B9743F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6D1A37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itemDesc</w:t>
            </w:r>
          </w:p>
        </w:tc>
        <w:tc>
          <w:tcPr>
            <w:tcW w:w="1985" w:type="dxa"/>
            <w:vAlign w:val="center"/>
          </w:tcPr>
          <w:p w14:paraId="1D39888F" w14:textId="77777777" w:rsidR="00AD0C07" w:rsidRPr="00B301FB" w:rsidRDefault="00AD0C07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商品描述</w:t>
            </w:r>
          </w:p>
        </w:tc>
        <w:tc>
          <w:tcPr>
            <w:tcW w:w="708" w:type="dxa"/>
            <w:vAlign w:val="center"/>
          </w:tcPr>
          <w:p w14:paraId="4338A932" w14:textId="77777777" w:rsidR="00AD0C07" w:rsidRPr="00B301FB" w:rsidRDefault="00AD0C07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6FBFB56F" w14:textId="6CE4C023" w:rsidR="00AD0C07" w:rsidRPr="00B301FB" w:rsidRDefault="00B14895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256</w:t>
            </w:r>
          </w:p>
        </w:tc>
        <w:tc>
          <w:tcPr>
            <w:tcW w:w="708" w:type="dxa"/>
            <w:vAlign w:val="center"/>
          </w:tcPr>
          <w:p w14:paraId="28A04E19" w14:textId="77777777" w:rsidR="00AD0C07" w:rsidRPr="00B301FB" w:rsidRDefault="00AD0C07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O</w:t>
            </w:r>
          </w:p>
        </w:tc>
        <w:tc>
          <w:tcPr>
            <w:tcW w:w="851" w:type="dxa"/>
            <w:vAlign w:val="center"/>
          </w:tcPr>
          <w:p w14:paraId="28E0E8C7" w14:textId="77777777" w:rsidR="00AD0C07" w:rsidRPr="00B301FB" w:rsidRDefault="00AD0C07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574EF003" w14:textId="77777777" w:rsidR="00AD0C07" w:rsidRPr="00B301FB" w:rsidRDefault="00AD0C07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AD0C07" w:rsidRPr="005677CF" w14:paraId="7153C9E9" w14:textId="77777777" w:rsidTr="00B9743F">
        <w:tc>
          <w:tcPr>
            <w:tcW w:w="534" w:type="dxa"/>
            <w:shd w:val="clear" w:color="auto" w:fill="auto"/>
            <w:vAlign w:val="center"/>
          </w:tcPr>
          <w:p w14:paraId="5C87C3B7" w14:textId="01682440" w:rsidR="00AD0C07" w:rsidRPr="006D1A37" w:rsidRDefault="0057201F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D1A37">
              <w:rPr>
                <w:rFonts w:cs="Times New Roman"/>
                <w:sz w:val="22"/>
              </w:rPr>
              <w:t>2</w:t>
            </w:r>
            <w:r w:rsidR="0093506C">
              <w:rPr>
                <w:rFonts w:cs="Times New Roman" w:hint="eastAsia"/>
                <w:sz w:val="22"/>
              </w:rPr>
              <w:t>5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F6C38D1" w14:textId="77777777" w:rsidR="00AD0C07" w:rsidRPr="006D1A37" w:rsidRDefault="00AD0C07" w:rsidP="00B9743F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6D1A37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currency</w:t>
            </w:r>
          </w:p>
        </w:tc>
        <w:tc>
          <w:tcPr>
            <w:tcW w:w="1985" w:type="dxa"/>
            <w:vAlign w:val="center"/>
          </w:tcPr>
          <w:p w14:paraId="55CC94FF" w14:textId="77777777" w:rsidR="00AD0C07" w:rsidRPr="006D1A37" w:rsidRDefault="00AD0C07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交易幣別</w:t>
            </w:r>
          </w:p>
        </w:tc>
        <w:tc>
          <w:tcPr>
            <w:tcW w:w="708" w:type="dxa"/>
            <w:vAlign w:val="center"/>
          </w:tcPr>
          <w:p w14:paraId="247CEA22" w14:textId="72B963A1" w:rsidR="00AD0C07" w:rsidRPr="006D1A37" w:rsidRDefault="00B17AA0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672ED89D" w14:textId="30370E94" w:rsidR="00AD0C07" w:rsidRPr="006D1A37" w:rsidRDefault="00B17AA0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3</w:t>
            </w:r>
          </w:p>
        </w:tc>
        <w:tc>
          <w:tcPr>
            <w:tcW w:w="708" w:type="dxa"/>
            <w:vAlign w:val="center"/>
          </w:tcPr>
          <w:p w14:paraId="0B38FD11" w14:textId="77777777" w:rsidR="00AD0C07" w:rsidRPr="006D1A37" w:rsidRDefault="00AD0C07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24513C96" w14:textId="44C9E76E" w:rsidR="00AD0C07" w:rsidRPr="006D1A37" w:rsidRDefault="00B27E1A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B8DFDF0" w14:textId="77777777" w:rsidR="00AD0C07" w:rsidRPr="006D1A37" w:rsidRDefault="00AD0C07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AD0C07" w:rsidRPr="005677CF" w14:paraId="6D4FF0A4" w14:textId="77777777" w:rsidTr="00B9743F">
        <w:tc>
          <w:tcPr>
            <w:tcW w:w="534" w:type="dxa"/>
            <w:shd w:val="clear" w:color="auto" w:fill="auto"/>
            <w:vAlign w:val="center"/>
          </w:tcPr>
          <w:p w14:paraId="3675D4CC" w14:textId="13435AFB" w:rsidR="00AD0C07" w:rsidRPr="006D1A37" w:rsidRDefault="0057201F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D1A37">
              <w:rPr>
                <w:rFonts w:cs="Times New Roman"/>
                <w:sz w:val="22"/>
              </w:rPr>
              <w:t>2</w:t>
            </w:r>
            <w:r w:rsidR="0093506C">
              <w:rPr>
                <w:rFonts w:cs="Times New Roman" w:hint="eastAsia"/>
                <w:sz w:val="22"/>
              </w:rPr>
              <w:t>6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1717830" w14:textId="60AB9BB1" w:rsidR="00AD0C07" w:rsidRPr="006D1A37" w:rsidRDefault="009F6729" w:rsidP="004C0914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6D1A37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b</w:t>
            </w:r>
            <w:r w:rsidR="00AD0C07" w:rsidRPr="006D1A37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uyer</w:t>
            </w:r>
            <w:r w:rsidR="004C0914" w:rsidRPr="006D1A37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I</w:t>
            </w:r>
            <w:r w:rsidR="007A4F4C" w:rsidRPr="006D1A37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d</w:t>
            </w:r>
          </w:p>
        </w:tc>
        <w:tc>
          <w:tcPr>
            <w:tcW w:w="1985" w:type="dxa"/>
            <w:vAlign w:val="center"/>
          </w:tcPr>
          <w:p w14:paraId="591CC0B9" w14:textId="0C6BAD5F" w:rsidR="00AD0C07" w:rsidRPr="006D1A37" w:rsidRDefault="00AD0C07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消費者</w:t>
            </w:r>
            <w:r w:rsidR="00B320F0" w:rsidRPr="006D1A37">
              <w:rPr>
                <w:rFonts w:cs="Times New Roman" w:hint="eastAsia"/>
                <w:kern w:val="0"/>
                <w:sz w:val="22"/>
                <w:lang w:val="zh-TW"/>
              </w:rPr>
              <w:t>動態</w:t>
            </w: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識別碼</w:t>
            </w:r>
          </w:p>
        </w:tc>
        <w:tc>
          <w:tcPr>
            <w:tcW w:w="708" w:type="dxa"/>
            <w:vAlign w:val="center"/>
          </w:tcPr>
          <w:p w14:paraId="3F1A59A4" w14:textId="637B1F0A" w:rsidR="00AD0C07" w:rsidRPr="006D1A37" w:rsidRDefault="00AD0C07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70EDB9A6" w14:textId="0562C10A" w:rsidR="00AD0C07" w:rsidRPr="006D1A37" w:rsidRDefault="00AD0C07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32</w:t>
            </w:r>
          </w:p>
        </w:tc>
        <w:tc>
          <w:tcPr>
            <w:tcW w:w="708" w:type="dxa"/>
            <w:vAlign w:val="center"/>
          </w:tcPr>
          <w:p w14:paraId="6AF803AC" w14:textId="3EB8328E" w:rsidR="00AD0C07" w:rsidRPr="006D1A37" w:rsidRDefault="00AD0C07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47B1CCC1" w14:textId="77777777" w:rsidR="00AD0C07" w:rsidRPr="006D1A37" w:rsidRDefault="00AD0C07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0B08D7EA" w14:textId="77777777" w:rsidR="00AD0C07" w:rsidRPr="006D1A37" w:rsidRDefault="00AD0C07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AD0C07" w:rsidRPr="005677CF" w14:paraId="2CD1AA17" w14:textId="77777777" w:rsidTr="006D1A37">
        <w:trPr>
          <w:trHeight w:val="469"/>
        </w:trPr>
        <w:tc>
          <w:tcPr>
            <w:tcW w:w="534" w:type="dxa"/>
            <w:shd w:val="clear" w:color="auto" w:fill="auto"/>
            <w:vAlign w:val="center"/>
          </w:tcPr>
          <w:p w14:paraId="2ECFAC1B" w14:textId="1A061DB6" w:rsidR="00AD0C07" w:rsidRPr="006D1A37" w:rsidRDefault="0057201F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D1A37">
              <w:rPr>
                <w:rFonts w:cs="Times New Roman"/>
                <w:sz w:val="22"/>
              </w:rPr>
              <w:t>2</w:t>
            </w:r>
            <w:r w:rsidR="0093506C">
              <w:rPr>
                <w:rFonts w:cs="Times New Roman" w:hint="eastAsia"/>
                <w:sz w:val="22"/>
              </w:rPr>
              <w:t>7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00A4A44" w14:textId="12F8EE22" w:rsidR="00AD0C07" w:rsidRPr="006D1A37" w:rsidRDefault="007B59E4" w:rsidP="004C0914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6D1A37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buyer</w:t>
            </w:r>
            <w:r w:rsidR="004C0914" w:rsidRPr="006D1A37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I</w:t>
            </w:r>
            <w:r w:rsidR="00AD0C07" w:rsidRPr="006D1A37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d</w:t>
            </w:r>
            <w:r w:rsidR="007A4F4C" w:rsidRPr="006D1A37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Type</w:t>
            </w:r>
          </w:p>
        </w:tc>
        <w:tc>
          <w:tcPr>
            <w:tcW w:w="1985" w:type="dxa"/>
            <w:vAlign w:val="center"/>
          </w:tcPr>
          <w:p w14:paraId="55D01753" w14:textId="2FC9E034" w:rsidR="00AD0C07" w:rsidRPr="006D1A37" w:rsidRDefault="00AD0C07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消費者</w:t>
            </w:r>
            <w:r w:rsidR="00B320F0" w:rsidRPr="006D1A37">
              <w:rPr>
                <w:rFonts w:cs="Times New Roman" w:hint="eastAsia"/>
                <w:kern w:val="0"/>
                <w:sz w:val="22"/>
                <w:lang w:val="zh-TW"/>
              </w:rPr>
              <w:t>動態</w:t>
            </w: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識別碼型態</w:t>
            </w:r>
          </w:p>
        </w:tc>
        <w:tc>
          <w:tcPr>
            <w:tcW w:w="708" w:type="dxa"/>
            <w:vAlign w:val="center"/>
          </w:tcPr>
          <w:p w14:paraId="2B1BB853" w14:textId="799FC292" w:rsidR="00AD0C07" w:rsidRPr="006D1A37" w:rsidRDefault="00AD0C07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617B1494" w14:textId="49E5F16E" w:rsidR="00AD0C07" w:rsidRPr="006D1A37" w:rsidRDefault="00F13B64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1</w:t>
            </w:r>
          </w:p>
        </w:tc>
        <w:tc>
          <w:tcPr>
            <w:tcW w:w="708" w:type="dxa"/>
            <w:vAlign w:val="center"/>
          </w:tcPr>
          <w:p w14:paraId="49D15618" w14:textId="3B785671" w:rsidR="00AD0C07" w:rsidRPr="006D1A37" w:rsidRDefault="00AD0C07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7EE0B8DF" w14:textId="77777777" w:rsidR="00AD0C07" w:rsidRPr="006D1A37" w:rsidRDefault="00AD0C07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0E214145" w14:textId="77777777" w:rsidR="00AD0C07" w:rsidRPr="006D1A37" w:rsidRDefault="00AD0C07" w:rsidP="00B9743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764C4A" w:rsidRPr="005677CF" w14:paraId="61BC88C6" w14:textId="77777777" w:rsidTr="006E723A">
        <w:tc>
          <w:tcPr>
            <w:tcW w:w="534" w:type="dxa"/>
            <w:shd w:val="clear" w:color="auto" w:fill="auto"/>
            <w:vAlign w:val="center"/>
          </w:tcPr>
          <w:p w14:paraId="4A247676" w14:textId="77AE9BE1" w:rsidR="00764C4A" w:rsidRPr="00B301FB" w:rsidRDefault="00AE7EB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1</w:t>
            </w:r>
            <w:r w:rsidR="0093506C">
              <w:rPr>
                <w:rFonts w:cs="Times New Roman" w:hint="eastAsia"/>
                <w:sz w:val="22"/>
              </w:rPr>
              <w:t>7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3E16521" w14:textId="77777777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transRespTime</w:t>
            </w:r>
          </w:p>
        </w:tc>
        <w:tc>
          <w:tcPr>
            <w:tcW w:w="1985" w:type="dxa"/>
            <w:vAlign w:val="center"/>
          </w:tcPr>
          <w:p w14:paraId="28F1A225" w14:textId="77777777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交易處理回應時間</w:t>
            </w:r>
          </w:p>
        </w:tc>
        <w:tc>
          <w:tcPr>
            <w:tcW w:w="708" w:type="dxa"/>
            <w:vAlign w:val="center"/>
          </w:tcPr>
          <w:p w14:paraId="58E6225B" w14:textId="77777777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0FC0F0C0" w14:textId="77777777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14</w:t>
            </w:r>
          </w:p>
        </w:tc>
        <w:tc>
          <w:tcPr>
            <w:tcW w:w="708" w:type="dxa"/>
            <w:vAlign w:val="center"/>
          </w:tcPr>
          <w:p w14:paraId="77E0BA9B" w14:textId="77777777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0363C9BE" w14:textId="77777777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63F340C" w14:textId="2AA25655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yyyyMMddHHmmss(GMT+8)</w:t>
            </w:r>
          </w:p>
        </w:tc>
      </w:tr>
      <w:tr w:rsidR="00764C4A" w:rsidRPr="005677CF" w14:paraId="65F92553" w14:textId="77777777" w:rsidTr="006E723A">
        <w:tc>
          <w:tcPr>
            <w:tcW w:w="534" w:type="dxa"/>
            <w:shd w:val="clear" w:color="auto" w:fill="auto"/>
            <w:vAlign w:val="center"/>
          </w:tcPr>
          <w:p w14:paraId="00270C5A" w14:textId="009EF73F" w:rsidR="00764C4A" w:rsidRPr="00B301FB" w:rsidRDefault="007614B8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1</w:t>
            </w:r>
            <w:r w:rsidR="0093506C">
              <w:rPr>
                <w:rFonts w:cs="Times New Roman" w:hint="eastAsia"/>
                <w:sz w:val="22"/>
              </w:rPr>
              <w:t>8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51178D6" w14:textId="5D326289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reqSignature</w:t>
            </w:r>
          </w:p>
        </w:tc>
        <w:tc>
          <w:tcPr>
            <w:tcW w:w="1985" w:type="dxa"/>
            <w:vAlign w:val="center"/>
          </w:tcPr>
          <w:p w14:paraId="3A55A706" w14:textId="133DF322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REQ</w:t>
            </w:r>
            <w:r w:rsidR="00867726" w:rsidRPr="00B301FB">
              <w:rPr>
                <w:rFonts w:cs="Times New Roman" w:hint="eastAsia"/>
                <w:kern w:val="0"/>
                <w:sz w:val="22"/>
                <w:lang w:val="zh-TW"/>
              </w:rPr>
              <w:t>交易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驗證碼</w:t>
            </w:r>
          </w:p>
        </w:tc>
        <w:tc>
          <w:tcPr>
            <w:tcW w:w="708" w:type="dxa"/>
            <w:vAlign w:val="center"/>
          </w:tcPr>
          <w:p w14:paraId="02F56E05" w14:textId="77777777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993" w:type="dxa"/>
            <w:vAlign w:val="center"/>
          </w:tcPr>
          <w:p w14:paraId="1C8A6B51" w14:textId="77777777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64</w:t>
            </w:r>
          </w:p>
        </w:tc>
        <w:tc>
          <w:tcPr>
            <w:tcW w:w="708" w:type="dxa"/>
            <w:vAlign w:val="center"/>
          </w:tcPr>
          <w:p w14:paraId="0543D06F" w14:textId="77777777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159FD9D0" w14:textId="77777777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3073CFD7" w14:textId="117D9688" w:rsidR="00764C4A" w:rsidRPr="00B301FB" w:rsidRDefault="00764C4A">
            <w:pPr>
              <w:autoSpaceDE w:val="0"/>
              <w:autoSpaceDN w:val="0"/>
              <w:adjustRightInd w:val="0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SHA-256(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平台代號</w:t>
            </w:r>
            <w:r w:rsidR="00931768"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訂單編號</w:t>
            </w:r>
            <w:r w:rsidR="00931768"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="00D514E4" w:rsidRPr="00B301FB">
              <w:rPr>
                <w:rFonts w:cs="Times New Roman" w:hint="eastAsia"/>
                <w:kern w:val="0"/>
                <w:sz w:val="22"/>
                <w:lang w:val="zh-TW"/>
              </w:rPr>
              <w:t>收單行代碼</w:t>
            </w:r>
            <w:r w:rsidR="00931768"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="00D514E4" w:rsidRPr="00B301FB">
              <w:rPr>
                <w:rFonts w:cs="Times New Roman" w:hint="eastAsia"/>
                <w:kern w:val="0"/>
                <w:sz w:val="22"/>
                <w:lang w:val="zh-TW"/>
              </w:rPr>
              <w:t>特店代號</w:t>
            </w:r>
            <w:r w:rsidR="00931768"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="00D514E4" w:rsidRPr="006D1A37">
              <w:rPr>
                <w:rFonts w:cs="Times New Roman" w:hint="eastAsia"/>
                <w:kern w:val="0"/>
                <w:sz w:val="22"/>
                <w:lang w:val="zh-TW"/>
              </w:rPr>
              <w:t>端末代號</w:t>
            </w:r>
            <w:r w:rsidR="00931768" w:rsidRPr="006D1A37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="00D514E4" w:rsidRPr="006D1A37">
              <w:rPr>
                <w:rFonts w:cs="Times New Roman" w:hint="eastAsia"/>
                <w:kern w:val="0"/>
                <w:sz w:val="22"/>
                <w:lang w:val="zh-TW"/>
              </w:rPr>
              <w:t>交易金額</w:t>
            </w:r>
            <w:r w:rsidR="005A28B2" w:rsidRPr="006D1A37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="005A28B2" w:rsidRPr="006D1A37">
              <w:rPr>
                <w:rFonts w:cs="Times New Roman" w:hint="eastAsia"/>
                <w:kern w:val="0"/>
                <w:sz w:val="22"/>
                <w:lang w:val="zh-TW"/>
              </w:rPr>
              <w:t>消費者動態識別碼</w:t>
            </w:r>
            <w:r w:rsidR="005A28B2" w:rsidRPr="006D1A37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="005A28B2" w:rsidRPr="006D1A37">
              <w:rPr>
                <w:rFonts w:cs="Times New Roman" w:hint="eastAsia"/>
                <w:kern w:val="0"/>
                <w:sz w:val="22"/>
                <w:lang w:val="zh-TW"/>
              </w:rPr>
              <w:t>消費者動態識別碼型態</w:t>
            </w:r>
            <w:r w:rsidR="00931768" w:rsidRPr="006D1A37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驗證參數</w:t>
            </w:r>
            <w:r w:rsidR="006E723A" w:rsidRPr="006D1A37">
              <w:rPr>
                <w:rFonts w:cs="Times New Roman" w:hint="eastAsia"/>
                <w:kern w:val="0"/>
                <w:sz w:val="22"/>
                <w:vertAlign w:val="superscript"/>
                <w:lang w:val="zh-TW"/>
              </w:rPr>
              <w:t>註一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)</w:t>
            </w:r>
          </w:p>
        </w:tc>
      </w:tr>
      <w:tr w:rsidR="00764C4A" w:rsidRPr="005677CF" w14:paraId="6B579E37" w14:textId="77777777" w:rsidTr="006E723A">
        <w:tc>
          <w:tcPr>
            <w:tcW w:w="534" w:type="dxa"/>
            <w:shd w:val="clear" w:color="auto" w:fill="auto"/>
            <w:vAlign w:val="center"/>
          </w:tcPr>
          <w:p w14:paraId="2219C02A" w14:textId="6D7FE85A" w:rsidR="00764C4A" w:rsidRPr="00B301FB" w:rsidRDefault="005677CF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1</w:t>
            </w:r>
            <w:r w:rsidR="0093506C">
              <w:rPr>
                <w:rFonts w:cs="Times New Roman" w:hint="eastAsia"/>
                <w:sz w:val="22"/>
              </w:rPr>
              <w:t>9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0EDCB05" w14:textId="6AACBDA6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respSignature</w:t>
            </w:r>
          </w:p>
        </w:tc>
        <w:tc>
          <w:tcPr>
            <w:tcW w:w="1985" w:type="dxa"/>
            <w:vAlign w:val="center"/>
          </w:tcPr>
          <w:p w14:paraId="4D926EC2" w14:textId="7E36EED7" w:rsidR="00764C4A" w:rsidRPr="00B301FB" w:rsidRDefault="00764C4A" w:rsidP="00112969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RESP</w:t>
            </w:r>
            <w:r w:rsidR="00867726" w:rsidRPr="00B301FB">
              <w:rPr>
                <w:rFonts w:cs="Times New Roman" w:hint="eastAsia"/>
                <w:kern w:val="0"/>
                <w:sz w:val="22"/>
                <w:lang w:val="zh-TW"/>
              </w:rPr>
              <w:t>交易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驗證碼</w:t>
            </w:r>
          </w:p>
        </w:tc>
        <w:tc>
          <w:tcPr>
            <w:tcW w:w="708" w:type="dxa"/>
            <w:vAlign w:val="center"/>
          </w:tcPr>
          <w:p w14:paraId="05AFF08E" w14:textId="77777777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993" w:type="dxa"/>
            <w:vAlign w:val="center"/>
          </w:tcPr>
          <w:p w14:paraId="49AC3687" w14:textId="77777777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64</w:t>
            </w:r>
          </w:p>
        </w:tc>
        <w:tc>
          <w:tcPr>
            <w:tcW w:w="708" w:type="dxa"/>
            <w:vAlign w:val="center"/>
          </w:tcPr>
          <w:p w14:paraId="6EB4A2B2" w14:textId="77777777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22D275B6" w14:textId="77777777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EFA81EF" w14:textId="3346D3FE" w:rsidR="00764C4A" w:rsidRPr="00B301FB" w:rsidRDefault="00764C4A" w:rsidP="00497810">
            <w:pPr>
              <w:autoSpaceDE w:val="0"/>
              <w:autoSpaceDN w:val="0"/>
              <w:adjustRightInd w:val="0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SHA-256(</w:t>
            </w:r>
            <w:r w:rsidR="00D514E4" w:rsidRPr="00B301FB">
              <w:rPr>
                <w:rFonts w:cs="Times New Roman" w:hint="eastAsia"/>
                <w:kern w:val="0"/>
                <w:sz w:val="22"/>
                <w:lang w:val="zh-TW"/>
              </w:rPr>
              <w:t>平台代號</w:t>
            </w:r>
            <w:r w:rsidR="00931768"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="00D514E4" w:rsidRPr="00B301FB">
              <w:rPr>
                <w:rFonts w:cs="Times New Roman" w:hint="eastAsia"/>
                <w:kern w:val="0"/>
                <w:sz w:val="22"/>
                <w:lang w:val="zh-TW"/>
              </w:rPr>
              <w:t>訂單編號</w:t>
            </w:r>
            <w:r w:rsidR="00931768"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="00D514E4" w:rsidRPr="00B301FB">
              <w:rPr>
                <w:rFonts w:cs="Times New Roman" w:hint="eastAsia"/>
                <w:kern w:val="0"/>
                <w:sz w:val="22"/>
                <w:lang w:val="zh-TW"/>
              </w:rPr>
              <w:t>收單行代碼</w:t>
            </w:r>
            <w:r w:rsidR="00931768"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="00D514E4" w:rsidRPr="00B301FB">
              <w:rPr>
                <w:rFonts w:cs="Times New Roman" w:hint="eastAsia"/>
                <w:kern w:val="0"/>
                <w:sz w:val="22"/>
                <w:lang w:val="zh-TW"/>
              </w:rPr>
              <w:t>特店代號</w:t>
            </w:r>
            <w:r w:rsidR="00931768"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="00D514E4" w:rsidRPr="006D1A37">
              <w:rPr>
                <w:rFonts w:cs="Times New Roman" w:hint="eastAsia"/>
                <w:kern w:val="0"/>
                <w:sz w:val="22"/>
                <w:lang w:val="zh-TW"/>
              </w:rPr>
              <w:t>端末代號</w:t>
            </w:r>
            <w:r w:rsidR="00931768" w:rsidRPr="006D1A37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="002F5F5E" w:rsidRPr="006D1A37">
              <w:rPr>
                <w:rFonts w:cs="Times New Roman" w:hint="eastAsia"/>
                <w:kern w:val="0"/>
                <w:sz w:val="22"/>
                <w:lang w:val="zh-TW"/>
              </w:rPr>
              <w:t>回應碼</w:t>
            </w:r>
            <w:r w:rsidR="00931768" w:rsidRPr="006D1A37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交易處理回應時間</w:t>
            </w:r>
            <w:r w:rsidR="00931768" w:rsidRPr="006D1A37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驗證參數</w:t>
            </w:r>
            <w:r w:rsidR="006E723A" w:rsidRPr="006D1A37">
              <w:rPr>
                <w:rFonts w:cs="Times New Roman" w:hint="eastAsia"/>
                <w:kern w:val="0"/>
                <w:sz w:val="22"/>
                <w:vertAlign w:val="superscript"/>
                <w:lang w:val="zh-TW"/>
              </w:rPr>
              <w:t>註一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)</w:t>
            </w:r>
          </w:p>
        </w:tc>
      </w:tr>
      <w:tr w:rsidR="00764C4A" w:rsidRPr="005677CF" w14:paraId="359E2AB9" w14:textId="77777777" w:rsidTr="006E723A">
        <w:tc>
          <w:tcPr>
            <w:tcW w:w="534" w:type="dxa"/>
            <w:shd w:val="clear" w:color="auto" w:fill="auto"/>
            <w:vAlign w:val="center"/>
          </w:tcPr>
          <w:p w14:paraId="0B03F47D" w14:textId="5F01B4F0" w:rsidR="00764C4A" w:rsidRPr="00B301FB" w:rsidRDefault="0093506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20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1C71908" w14:textId="77777777" w:rsidR="00764C4A" w:rsidRPr="00B301FB" w:rsidRDefault="00764C4A" w:rsidP="00854574">
            <w:pPr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responseCode</w:t>
            </w:r>
          </w:p>
        </w:tc>
        <w:tc>
          <w:tcPr>
            <w:tcW w:w="1985" w:type="dxa"/>
            <w:vAlign w:val="center"/>
          </w:tcPr>
          <w:p w14:paraId="3E181588" w14:textId="77777777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回應碼</w:t>
            </w:r>
          </w:p>
        </w:tc>
        <w:tc>
          <w:tcPr>
            <w:tcW w:w="708" w:type="dxa"/>
            <w:vAlign w:val="center"/>
          </w:tcPr>
          <w:p w14:paraId="3CFEE324" w14:textId="77777777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195CA2AA" w14:textId="77777777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4</w:t>
            </w:r>
          </w:p>
        </w:tc>
        <w:tc>
          <w:tcPr>
            <w:tcW w:w="708" w:type="dxa"/>
            <w:vAlign w:val="center"/>
          </w:tcPr>
          <w:p w14:paraId="11D90B48" w14:textId="77777777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4E92937C" w14:textId="77777777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830DD14" w14:textId="0FB8258F" w:rsidR="00764C4A" w:rsidRPr="00B301FB" w:rsidRDefault="00764C4A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詳見附錄一</w:t>
            </w:r>
          </w:p>
        </w:tc>
      </w:tr>
      <w:tr w:rsidR="00D81562" w:rsidRPr="005677CF" w14:paraId="345AEF76" w14:textId="77777777" w:rsidTr="006E723A">
        <w:tc>
          <w:tcPr>
            <w:tcW w:w="534" w:type="dxa"/>
            <w:shd w:val="clear" w:color="auto" w:fill="auto"/>
            <w:vAlign w:val="center"/>
          </w:tcPr>
          <w:p w14:paraId="28227DE5" w14:textId="5F87444F" w:rsidR="00D81562" w:rsidRPr="00B301FB" w:rsidRDefault="0093506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21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E447456" w14:textId="02907AB3" w:rsidR="00D81562" w:rsidRPr="00B301FB" w:rsidRDefault="00D81562" w:rsidP="00854574">
            <w:pPr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otherInfo</w:t>
            </w:r>
          </w:p>
        </w:tc>
        <w:tc>
          <w:tcPr>
            <w:tcW w:w="1985" w:type="dxa"/>
            <w:vAlign w:val="center"/>
          </w:tcPr>
          <w:p w14:paraId="332FDF49" w14:textId="7BBFD953" w:rsidR="00D81562" w:rsidRPr="00B301FB" w:rsidRDefault="00D8156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附加資訊</w:t>
            </w:r>
          </w:p>
        </w:tc>
        <w:tc>
          <w:tcPr>
            <w:tcW w:w="708" w:type="dxa"/>
            <w:vAlign w:val="center"/>
          </w:tcPr>
          <w:p w14:paraId="4E95B767" w14:textId="5693E632" w:rsidR="00D81562" w:rsidRPr="00B301FB" w:rsidRDefault="00B44FDC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</w:rPr>
              <w:t>A</w:t>
            </w:r>
            <w:r w:rsidR="00D81562" w:rsidRPr="00B301FB">
              <w:rPr>
                <w:rFonts w:cs="Times New Roman"/>
                <w:kern w:val="0"/>
                <w:sz w:val="22"/>
              </w:rPr>
              <w:t>N</w:t>
            </w:r>
            <w:r w:rsidRPr="00B301FB">
              <w:rPr>
                <w:rFonts w:cs="Times New Roman"/>
                <w:kern w:val="0"/>
                <w:sz w:val="22"/>
              </w:rPr>
              <w:t>S</w:t>
            </w:r>
          </w:p>
        </w:tc>
        <w:tc>
          <w:tcPr>
            <w:tcW w:w="993" w:type="dxa"/>
            <w:vAlign w:val="center"/>
          </w:tcPr>
          <w:p w14:paraId="60A9D9FC" w14:textId="489FDC5F" w:rsidR="00D81562" w:rsidRPr="00B301FB" w:rsidRDefault="00D8156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</w:rPr>
              <w:t>999</w:t>
            </w:r>
          </w:p>
        </w:tc>
        <w:tc>
          <w:tcPr>
            <w:tcW w:w="708" w:type="dxa"/>
            <w:vAlign w:val="center"/>
          </w:tcPr>
          <w:p w14:paraId="6F1C8424" w14:textId="481E28A6" w:rsidR="00D81562" w:rsidRPr="00B301FB" w:rsidRDefault="00D8156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</w:rPr>
              <w:t>C</w:t>
            </w:r>
          </w:p>
        </w:tc>
        <w:tc>
          <w:tcPr>
            <w:tcW w:w="851" w:type="dxa"/>
            <w:vAlign w:val="center"/>
          </w:tcPr>
          <w:p w14:paraId="340652FD" w14:textId="480A3482" w:rsidR="00D81562" w:rsidRPr="00B301FB" w:rsidRDefault="00D8156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</w:rPr>
              <w:t>C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1AA7BC4" w14:textId="37D60D4B" w:rsidR="00D81562" w:rsidRPr="00B301FB" w:rsidRDefault="00D81562" w:rsidP="00D87FCE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詳見欄位說明</w:t>
            </w:r>
          </w:p>
        </w:tc>
      </w:tr>
      <w:tr w:rsidR="00D81562" w:rsidRPr="005677CF" w14:paraId="0E753114" w14:textId="77777777" w:rsidTr="006E723A">
        <w:tc>
          <w:tcPr>
            <w:tcW w:w="534" w:type="dxa"/>
            <w:shd w:val="clear" w:color="auto" w:fill="auto"/>
            <w:vAlign w:val="center"/>
          </w:tcPr>
          <w:p w14:paraId="4B008D20" w14:textId="635484D5" w:rsidR="00D81562" w:rsidRPr="006D1A37" w:rsidRDefault="005677CF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2</w:t>
            </w:r>
            <w:r w:rsidR="0093506C">
              <w:rPr>
                <w:rFonts w:cs="Times New Roman" w:hint="eastAsia"/>
                <w:sz w:val="22"/>
              </w:rPr>
              <w:t>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F32DF6F" w14:textId="7B2CB31A" w:rsidR="00D81562" w:rsidRPr="00B301FB" w:rsidRDefault="00D81562" w:rsidP="00854574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B301FB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signatureType</w:t>
            </w:r>
          </w:p>
        </w:tc>
        <w:tc>
          <w:tcPr>
            <w:tcW w:w="1985" w:type="dxa"/>
            <w:vAlign w:val="center"/>
          </w:tcPr>
          <w:p w14:paraId="0DB2AB39" w14:textId="7CDFE7D9" w:rsidR="00D81562" w:rsidRPr="00B301FB" w:rsidRDefault="00D8156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驗證碼押碼方式</w:t>
            </w:r>
          </w:p>
        </w:tc>
        <w:tc>
          <w:tcPr>
            <w:tcW w:w="708" w:type="dxa"/>
            <w:vAlign w:val="center"/>
          </w:tcPr>
          <w:p w14:paraId="1A5F73F7" w14:textId="34CE7654" w:rsidR="00D81562" w:rsidRPr="006D1A37" w:rsidRDefault="00D8156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5AF07E6E" w14:textId="6F9E5026" w:rsidR="00D81562" w:rsidRPr="006D1A37" w:rsidRDefault="00D8156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1</w:t>
            </w:r>
          </w:p>
        </w:tc>
        <w:tc>
          <w:tcPr>
            <w:tcW w:w="708" w:type="dxa"/>
            <w:vAlign w:val="center"/>
          </w:tcPr>
          <w:p w14:paraId="572F2889" w14:textId="2775C7A1" w:rsidR="00D81562" w:rsidRPr="00B301FB" w:rsidRDefault="00D8156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47330329" w14:textId="1CA312EB" w:rsidR="00D81562" w:rsidRPr="00B301FB" w:rsidRDefault="00D81562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B0D0B3F" w14:textId="12F00D14" w:rsidR="00D81562" w:rsidRPr="00B301FB" w:rsidRDefault="00D81562" w:rsidP="0080537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EE4AF3" w:rsidRPr="005677CF" w14:paraId="068A8057" w14:textId="77777777" w:rsidTr="006E723A">
        <w:tc>
          <w:tcPr>
            <w:tcW w:w="534" w:type="dxa"/>
            <w:shd w:val="clear" w:color="auto" w:fill="auto"/>
            <w:vAlign w:val="center"/>
          </w:tcPr>
          <w:p w14:paraId="412700FB" w14:textId="3C78BC11" w:rsidR="00EE4AF3" w:rsidRPr="00B301FB" w:rsidRDefault="005677CF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2</w:t>
            </w:r>
            <w:r w:rsidR="0093506C">
              <w:rPr>
                <w:rFonts w:cs="Times New Roman" w:hint="eastAsia"/>
                <w:sz w:val="22"/>
              </w:rPr>
              <w:t>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05D6545" w14:textId="5461266C" w:rsidR="00EE4AF3" w:rsidRPr="00B301FB" w:rsidRDefault="00EE4AF3" w:rsidP="00854574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B301FB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errDesc</w:t>
            </w:r>
          </w:p>
        </w:tc>
        <w:tc>
          <w:tcPr>
            <w:tcW w:w="1985" w:type="dxa"/>
            <w:vAlign w:val="center"/>
          </w:tcPr>
          <w:p w14:paraId="6A02B180" w14:textId="2E0BD37A" w:rsidR="00EE4AF3" w:rsidRPr="00B301FB" w:rsidRDefault="00EE4A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錯誤描述</w:t>
            </w:r>
          </w:p>
        </w:tc>
        <w:tc>
          <w:tcPr>
            <w:tcW w:w="708" w:type="dxa"/>
            <w:vAlign w:val="center"/>
          </w:tcPr>
          <w:p w14:paraId="04606680" w14:textId="16BCCBC9" w:rsidR="00EE4AF3" w:rsidRPr="006D1A37" w:rsidRDefault="00EE4A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993" w:type="dxa"/>
            <w:vAlign w:val="center"/>
          </w:tcPr>
          <w:p w14:paraId="0148FEAA" w14:textId="63E2970A" w:rsidR="00EE4AF3" w:rsidRPr="006D1A37" w:rsidRDefault="00EE4A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24"/>
                <w:sz w:val="22"/>
              </w:rPr>
              <w:t>512</w:t>
            </w:r>
          </w:p>
        </w:tc>
        <w:tc>
          <w:tcPr>
            <w:tcW w:w="708" w:type="dxa"/>
            <w:vAlign w:val="center"/>
          </w:tcPr>
          <w:p w14:paraId="685E8224" w14:textId="77777777" w:rsidR="00EE4AF3" w:rsidRPr="00B301FB" w:rsidRDefault="00EE4A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0CB39CBD" w14:textId="06C93D3E" w:rsidR="00EE4AF3" w:rsidRPr="00B301FB" w:rsidRDefault="00EE4AF3" w:rsidP="0085457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190AEB0" w14:textId="7E60E2DD" w:rsidR="00EE4AF3" w:rsidRPr="00B301FB" w:rsidRDefault="00EE4AF3" w:rsidP="0080537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若交易成功為空值</w:t>
            </w:r>
          </w:p>
        </w:tc>
      </w:tr>
    </w:tbl>
    <w:p w14:paraId="23D0ECBC" w14:textId="77777777" w:rsidR="00EE24F3" w:rsidRPr="005677CF" w:rsidRDefault="00EE24F3" w:rsidP="00EE24F3">
      <w:pPr>
        <w:autoSpaceDE w:val="0"/>
        <w:autoSpaceDN w:val="0"/>
        <w:adjustRightInd w:val="0"/>
        <w:spacing w:line="320" w:lineRule="exact"/>
        <w:jc w:val="right"/>
        <w:rPr>
          <w:rFonts w:cs="Times New Roman"/>
          <w:kern w:val="0"/>
          <w:sz w:val="20"/>
          <w:szCs w:val="20"/>
          <w:lang w:val="zh-TW"/>
        </w:rPr>
      </w:pPr>
      <w:r w:rsidRPr="005677CF">
        <w:rPr>
          <w:rFonts w:cs="Times New Roman"/>
          <w:kern w:val="0"/>
          <w:sz w:val="20"/>
          <w:szCs w:val="20"/>
          <w:lang w:val="zh-TW"/>
        </w:rPr>
        <w:t>M</w:t>
      </w:r>
      <w:r w:rsidRPr="00250367">
        <w:rPr>
          <w:rFonts w:cs="Times New Roman" w:hint="eastAsia"/>
          <w:kern w:val="0"/>
          <w:sz w:val="20"/>
          <w:szCs w:val="20"/>
          <w:lang w:val="zh-TW"/>
        </w:rPr>
        <w:t>：必帶欄位；</w:t>
      </w:r>
      <w:r w:rsidRPr="005677CF">
        <w:rPr>
          <w:rFonts w:cs="Times New Roman"/>
          <w:kern w:val="0"/>
          <w:sz w:val="20"/>
          <w:szCs w:val="20"/>
          <w:lang w:val="zh-TW"/>
        </w:rPr>
        <w:t>C</w:t>
      </w:r>
      <w:r w:rsidRPr="00250367">
        <w:rPr>
          <w:rFonts w:cs="Times New Roman" w:hint="eastAsia"/>
          <w:kern w:val="0"/>
          <w:sz w:val="20"/>
          <w:szCs w:val="20"/>
          <w:lang w:val="zh-TW"/>
        </w:rPr>
        <w:t>：特定條件下必帶欄位；</w:t>
      </w:r>
      <w:r w:rsidRPr="005677CF">
        <w:rPr>
          <w:rFonts w:cs="Times New Roman"/>
          <w:kern w:val="0"/>
          <w:sz w:val="20"/>
          <w:szCs w:val="20"/>
          <w:lang w:val="zh-TW"/>
        </w:rPr>
        <w:t>O</w:t>
      </w:r>
      <w:r w:rsidRPr="00250367">
        <w:rPr>
          <w:rFonts w:cs="Times New Roman" w:hint="eastAsia"/>
          <w:kern w:val="0"/>
          <w:sz w:val="20"/>
          <w:szCs w:val="20"/>
          <w:lang w:val="zh-TW"/>
        </w:rPr>
        <w:t>：選帶欄位</w:t>
      </w:r>
    </w:p>
    <w:p w14:paraId="7390EF33" w14:textId="77777777" w:rsidR="006E723A" w:rsidRPr="008444D3" w:rsidRDefault="006E723A" w:rsidP="006E723A">
      <w:pPr>
        <w:autoSpaceDE w:val="0"/>
        <w:autoSpaceDN w:val="0"/>
        <w:adjustRightInd w:val="0"/>
        <w:spacing w:line="320" w:lineRule="exact"/>
        <w:rPr>
          <w:rFonts w:cs="Times New Roman"/>
          <w:kern w:val="0"/>
          <w:lang w:val="zh-TW"/>
        </w:rPr>
      </w:pPr>
    </w:p>
    <w:p w14:paraId="4F7B2AAA" w14:textId="3B9B09B9" w:rsidR="006E723A" w:rsidRPr="005677CF" w:rsidRDefault="006E723A" w:rsidP="006D1A37">
      <w:pPr>
        <w:autoSpaceDE w:val="0"/>
        <w:autoSpaceDN w:val="0"/>
        <w:adjustRightInd w:val="0"/>
        <w:spacing w:line="320" w:lineRule="exact"/>
        <w:ind w:left="590" w:hangingChars="295" w:hanging="590"/>
        <w:rPr>
          <w:rFonts w:cs="Times New Roman"/>
          <w:kern w:val="0"/>
          <w:sz w:val="20"/>
          <w:szCs w:val="20"/>
          <w:lang w:val="zh-TW"/>
        </w:rPr>
      </w:pPr>
      <w:r w:rsidRPr="006D1A37">
        <w:rPr>
          <w:rFonts w:cs="Times New Roman" w:hint="eastAsia"/>
          <w:kern w:val="0"/>
          <w:sz w:val="20"/>
          <w:szCs w:val="20"/>
          <w:lang w:val="zh-TW"/>
        </w:rPr>
        <w:t>註一：財金</w:t>
      </w:r>
      <w:r w:rsidR="00D92124">
        <w:rPr>
          <w:rFonts w:cs="Times New Roman" w:hint="eastAsia"/>
          <w:kern w:val="0"/>
          <w:sz w:val="20"/>
          <w:szCs w:val="20"/>
          <w:lang w:val="zh-TW"/>
        </w:rPr>
        <w:t>網路</w:t>
      </w:r>
      <w:r w:rsidRPr="006D1A37">
        <w:rPr>
          <w:rFonts w:cs="Times New Roman" w:hint="eastAsia"/>
          <w:kern w:val="0"/>
          <w:sz w:val="20"/>
          <w:szCs w:val="20"/>
          <w:lang w:val="zh-TW"/>
        </w:rPr>
        <w:t>收單</w:t>
      </w:r>
      <w:r w:rsidR="00D92124" w:rsidRPr="005C0978">
        <w:rPr>
          <w:rFonts w:cs="Times New Roman" w:hint="eastAsia"/>
          <w:kern w:val="0"/>
          <w:sz w:val="20"/>
          <w:szCs w:val="20"/>
          <w:lang w:val="zh-TW"/>
        </w:rPr>
        <w:t>共用</w:t>
      </w:r>
      <w:r w:rsidRPr="006D1A37">
        <w:rPr>
          <w:rFonts w:cs="Times New Roman" w:hint="eastAsia"/>
          <w:kern w:val="0"/>
          <w:sz w:val="20"/>
          <w:szCs w:val="20"/>
          <w:lang w:val="zh-TW"/>
        </w:rPr>
        <w:t>系統將提供初始化驗證參數，</w:t>
      </w:r>
      <w:r w:rsidR="003B4F85" w:rsidRPr="006D1A37">
        <w:rPr>
          <w:rFonts w:cs="Times New Roman" w:hint="eastAsia"/>
          <w:kern w:val="0"/>
          <w:sz w:val="20"/>
          <w:szCs w:val="20"/>
          <w:lang w:val="zh-TW"/>
        </w:rPr>
        <w:t>需</w:t>
      </w:r>
      <w:r w:rsidRPr="006D1A37">
        <w:rPr>
          <w:rFonts w:cs="Times New Roman" w:hint="eastAsia"/>
          <w:kern w:val="0"/>
          <w:sz w:val="20"/>
          <w:szCs w:val="20"/>
          <w:lang w:val="zh-TW"/>
        </w:rPr>
        <w:t>由特店</w:t>
      </w:r>
      <w:r w:rsidR="00D92124">
        <w:rPr>
          <w:rFonts w:cs="Times New Roman" w:hint="eastAsia"/>
          <w:kern w:val="0"/>
          <w:sz w:val="20"/>
          <w:szCs w:val="20"/>
          <w:lang w:val="zh-TW"/>
        </w:rPr>
        <w:t>端末</w:t>
      </w:r>
      <w:r w:rsidRPr="006D1A37">
        <w:rPr>
          <w:rFonts w:cs="Times New Roman" w:hint="eastAsia"/>
          <w:kern w:val="0"/>
          <w:sz w:val="20"/>
          <w:szCs w:val="20"/>
          <w:lang w:val="zh-TW"/>
        </w:rPr>
        <w:t>透過</w:t>
      </w:r>
      <w:r w:rsidR="00864863">
        <w:rPr>
          <w:rFonts w:cs="Times New Roman" w:hint="eastAsia"/>
          <w:kern w:val="0"/>
          <w:sz w:val="20"/>
          <w:szCs w:val="20"/>
          <w:lang w:val="zh-TW"/>
        </w:rPr>
        <w:t>驗證碼更新</w:t>
      </w:r>
      <w:r w:rsidRPr="006D1A37">
        <w:rPr>
          <w:rFonts w:cs="Times New Roman" w:hint="eastAsia"/>
          <w:kern w:val="0"/>
          <w:sz w:val="20"/>
          <w:szCs w:val="20"/>
          <w:lang w:val="zh-TW"/>
        </w:rPr>
        <w:t>交易進行更新。</w:t>
      </w:r>
    </w:p>
    <w:p w14:paraId="3C4B3107" w14:textId="278C13BA" w:rsidR="00467756" w:rsidRPr="007862FF" w:rsidRDefault="00EE24F3" w:rsidP="00467756">
      <w:pPr>
        <w:pStyle w:val="3"/>
        <w:rPr>
          <w:lang w:eastAsia="zh-TW"/>
        </w:rPr>
      </w:pPr>
      <w:r w:rsidRPr="008444D3">
        <w:rPr>
          <w:lang w:eastAsia="zh-TW"/>
        </w:rPr>
        <w:br w:type="page"/>
      </w:r>
      <w:bookmarkStart w:id="718" w:name="_Toc433026772"/>
      <w:bookmarkStart w:id="719" w:name="_Toc433026820"/>
      <w:bookmarkStart w:id="720" w:name="_Toc433026868"/>
      <w:bookmarkStart w:id="721" w:name="_Toc433026916"/>
      <w:bookmarkStart w:id="722" w:name="_Toc433026964"/>
      <w:bookmarkStart w:id="723" w:name="_Toc433027012"/>
      <w:bookmarkStart w:id="724" w:name="_Toc433120979"/>
      <w:bookmarkStart w:id="725" w:name="_Toc454793788"/>
      <w:bookmarkStart w:id="726" w:name="_Toc455489890"/>
      <w:bookmarkStart w:id="727" w:name="_Toc474498126"/>
      <w:bookmarkStart w:id="728" w:name="_Toc450836372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r w:rsidR="006D1A37" w:rsidRPr="004A12B2">
        <w:rPr>
          <w:rFonts w:hint="eastAsia"/>
          <w:lang w:eastAsia="zh-TW"/>
        </w:rPr>
        <w:t>跨境匯入</w:t>
      </w:r>
      <w:r w:rsidR="006D1A37" w:rsidRPr="004A12B2">
        <w:rPr>
          <w:rFonts w:hint="eastAsia"/>
          <w:lang w:eastAsia="zh-TW"/>
        </w:rPr>
        <w:t>O2O</w:t>
      </w:r>
      <w:r w:rsidR="00467756" w:rsidRPr="007862FF">
        <w:rPr>
          <w:rFonts w:hint="eastAsia"/>
          <w:lang w:eastAsia="zh-TW"/>
        </w:rPr>
        <w:t>退款交易</w:t>
      </w:r>
      <w:bookmarkEnd w:id="727"/>
    </w:p>
    <w:p w14:paraId="2BA4BD93" w14:textId="77777777" w:rsidR="00467756" w:rsidRPr="005677CF" w:rsidRDefault="00467756" w:rsidP="00467756">
      <w:pPr>
        <w:spacing w:line="360" w:lineRule="auto"/>
        <w:rPr>
          <w:rFonts w:cs="Times New Roman"/>
        </w:rPr>
      </w:pPr>
      <w:r w:rsidRPr="00250367">
        <w:rPr>
          <w:rFonts w:cs="Times New Roman" w:hint="eastAsia"/>
          <w:lang w:val="en-AU"/>
        </w:rPr>
        <w:t>交易流程架構說明如后</w:t>
      </w:r>
    </w:p>
    <w:p w14:paraId="6A0976AF" w14:textId="77777777" w:rsidR="00467756" w:rsidRPr="005677CF" w:rsidRDefault="00467756" w:rsidP="00467756">
      <w:pPr>
        <w:jc w:val="center"/>
        <w:rPr>
          <w:rFonts w:cs="Times New Roman"/>
        </w:rPr>
      </w:pPr>
      <w:r w:rsidRPr="00D92124">
        <w:rPr>
          <w:noProof/>
        </w:rPr>
        <w:drawing>
          <wp:inline distT="0" distB="0" distL="0" distR="0" wp14:anchorId="6E9C3247" wp14:editId="7941B531">
            <wp:extent cx="5477773" cy="911167"/>
            <wp:effectExtent l="0" t="0" r="0" b="381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141" cy="917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AFFF4" w14:textId="77777777" w:rsidR="00467756" w:rsidRPr="00A65644" w:rsidRDefault="00467756" w:rsidP="00467756">
      <w:pPr>
        <w:pStyle w:val="11"/>
        <w:rPr>
          <w:rFonts w:cs="Times New Roman"/>
          <w:lang w:val="en-AU"/>
        </w:rPr>
      </w:pPr>
      <w:r w:rsidRPr="00A65644">
        <w:rPr>
          <w:rFonts w:cs="Times New Roman"/>
          <w:lang w:val="en-AU"/>
        </w:rPr>
        <w:t>退款交易請求回應規格</w:t>
      </w:r>
      <w:r w:rsidRPr="00A65644">
        <w:rPr>
          <w:rFonts w:cs="Times New Roman"/>
          <w:lang w:val="en-AU"/>
        </w:rPr>
        <w:t>(</w:t>
      </w:r>
      <w:r w:rsidRPr="00A65644">
        <w:rPr>
          <w:rFonts w:cs="Times New Roman"/>
          <w:lang w:val="en-AU"/>
        </w:rPr>
        <w:t>特店端末處理設備</w:t>
      </w:r>
      <w:r w:rsidRPr="00A65644">
        <w:rPr>
          <w:rFonts w:cs="Times New Roman"/>
          <w:lang w:val="en-AU"/>
        </w:rPr>
        <w:t>-</w:t>
      </w:r>
      <w:r w:rsidRPr="00A65644">
        <w:rPr>
          <w:rFonts w:cs="Times New Roman"/>
          <w:lang w:val="en-AU"/>
        </w:rPr>
        <w:t>財金</w:t>
      </w:r>
      <w:r>
        <w:rPr>
          <w:rFonts w:cs="Times New Roman" w:hint="eastAsia"/>
          <w:lang w:val="en-AU"/>
        </w:rPr>
        <w:t>網路</w:t>
      </w:r>
      <w:r w:rsidRPr="00A65644">
        <w:rPr>
          <w:rFonts w:cs="Times New Roman"/>
          <w:lang w:val="en-AU"/>
        </w:rPr>
        <w:t>收單共用系統</w:t>
      </w:r>
      <w:r w:rsidRPr="00A65644">
        <w:rPr>
          <w:rFonts w:cs="Times New Roman"/>
          <w:lang w:val="en-AU"/>
        </w:rPr>
        <w:t>)</w:t>
      </w:r>
      <w:r w:rsidRPr="00A65644">
        <w:rPr>
          <w:rFonts w:cs="Times New Roman"/>
          <w:lang w:val="en-AU"/>
        </w:rPr>
        <w:t>，本交易支援部份退款。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34"/>
        <w:gridCol w:w="1984"/>
        <w:gridCol w:w="1985"/>
        <w:gridCol w:w="708"/>
        <w:gridCol w:w="993"/>
        <w:gridCol w:w="708"/>
        <w:gridCol w:w="851"/>
        <w:gridCol w:w="2410"/>
      </w:tblGrid>
      <w:tr w:rsidR="00467756" w:rsidRPr="007862FF" w14:paraId="6229413C" w14:textId="77777777" w:rsidTr="00EE4A5E"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0ED9E818" w14:textId="77777777" w:rsidR="00467756" w:rsidRPr="00250367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250367">
              <w:rPr>
                <w:rFonts w:cs="Times New Roman"/>
                <w:kern w:val="0"/>
                <w:sz w:val="22"/>
              </w:rPr>
              <w:t>#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58A999E3" w14:textId="77777777" w:rsidR="00467756" w:rsidRPr="005677CF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33D7">
              <w:rPr>
                <w:rFonts w:cs="Times New Roman" w:hint="eastAsia"/>
                <w:kern w:val="0"/>
                <w:sz w:val="22"/>
                <w:lang w:val="zh-TW"/>
              </w:rPr>
              <w:t>系統參數名稱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D818A01" w14:textId="77777777" w:rsidR="00467756" w:rsidRPr="005677CF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欄位中文名稱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6D9841D2" w14:textId="77777777" w:rsidR="00467756" w:rsidRPr="008444D3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8444D3">
              <w:rPr>
                <w:rFonts w:cs="Times New Roman"/>
                <w:kern w:val="0"/>
                <w:sz w:val="22"/>
              </w:rPr>
              <w:t>Fmt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05220011" w14:textId="77777777" w:rsidR="00467756" w:rsidRPr="00250367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250367">
              <w:rPr>
                <w:rFonts w:cs="Times New Roman"/>
                <w:kern w:val="0"/>
                <w:sz w:val="22"/>
              </w:rPr>
              <w:t>Len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04693983" w14:textId="77777777" w:rsidR="00467756" w:rsidRPr="002533D7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2533D7">
              <w:rPr>
                <w:rFonts w:cs="Times New Roman"/>
                <w:kern w:val="0"/>
                <w:sz w:val="22"/>
              </w:rPr>
              <w:t>REQ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53D005F2" w14:textId="77777777" w:rsidR="00467756" w:rsidRPr="00427776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427776">
              <w:rPr>
                <w:rFonts w:cs="Times New Roman"/>
                <w:kern w:val="0"/>
                <w:sz w:val="22"/>
              </w:rPr>
              <w:t>RESP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6E80E6F5" w14:textId="77777777" w:rsidR="00467756" w:rsidRPr="005677CF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5634C">
              <w:rPr>
                <w:rFonts w:cs="Times New Roman" w:hint="eastAsia"/>
                <w:kern w:val="0"/>
                <w:sz w:val="22"/>
                <w:lang w:val="zh-TW"/>
              </w:rPr>
              <w:t>備註</w:t>
            </w:r>
          </w:p>
        </w:tc>
      </w:tr>
      <w:tr w:rsidR="00467756" w:rsidRPr="007862FF" w14:paraId="5EE5223A" w14:textId="77777777" w:rsidTr="00EE4A5E">
        <w:tc>
          <w:tcPr>
            <w:tcW w:w="534" w:type="dxa"/>
            <w:shd w:val="clear" w:color="auto" w:fill="FFFFFF" w:themeFill="background1"/>
            <w:vAlign w:val="center"/>
          </w:tcPr>
          <w:p w14:paraId="63B87AC7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01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374B1848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</w:rPr>
              <w:t>txnStatus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6EF62E3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交易狀態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8B18B69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E3E1908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1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F53123B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0EF68D5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6B956F8B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467756" w:rsidRPr="007862FF" w14:paraId="202F41D1" w14:textId="77777777" w:rsidTr="00EE4A5E">
        <w:tc>
          <w:tcPr>
            <w:tcW w:w="534" w:type="dxa"/>
            <w:shd w:val="clear" w:color="auto" w:fill="FFFFFF" w:themeFill="background1"/>
            <w:vAlign w:val="center"/>
          </w:tcPr>
          <w:p w14:paraId="175EF925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02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3188AD66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txnType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370FB4B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交易類型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06552E7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A2A158D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4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B898D74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7046B16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64A81B61" w14:textId="2D8D64E0" w:rsidR="00467756" w:rsidRPr="00B301FB" w:rsidRDefault="006D1A37" w:rsidP="006B6BD6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12B2">
              <w:rPr>
                <w:rFonts w:cs="Times New Roman" w:hint="eastAsia"/>
                <w:kern w:val="24"/>
                <w:szCs w:val="24"/>
              </w:rPr>
              <w:t>限「</w:t>
            </w:r>
            <w:r w:rsidR="00467756" w:rsidRPr="004A12B2">
              <w:rPr>
                <w:rFonts w:cs="Times New Roman"/>
                <w:kern w:val="24"/>
                <w:szCs w:val="24"/>
              </w:rPr>
              <w:t>1101</w:t>
            </w:r>
            <w:r w:rsidRPr="004A12B2">
              <w:rPr>
                <w:rFonts w:cs="Times New Roman" w:hint="eastAsia"/>
                <w:kern w:val="24"/>
                <w:szCs w:val="24"/>
              </w:rPr>
              <w:t>」</w:t>
            </w:r>
          </w:p>
        </w:tc>
      </w:tr>
      <w:tr w:rsidR="00467756" w:rsidRPr="007862FF" w14:paraId="6724AD8C" w14:textId="77777777" w:rsidTr="00EE4A5E">
        <w:tc>
          <w:tcPr>
            <w:tcW w:w="534" w:type="dxa"/>
            <w:shd w:val="clear" w:color="auto" w:fill="FFFFFF" w:themeFill="background1"/>
            <w:vAlign w:val="center"/>
          </w:tcPr>
          <w:p w14:paraId="4FFC9FC7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03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298A7F9E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platformNo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14EA092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平台代號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072E885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34EE3DF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10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488CCA4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F1F5A5C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50DA70C2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需同原交易</w:t>
            </w:r>
          </w:p>
        </w:tc>
      </w:tr>
      <w:tr w:rsidR="00467756" w:rsidRPr="007862FF" w14:paraId="7C837591" w14:textId="77777777" w:rsidTr="00EE4A5E">
        <w:tc>
          <w:tcPr>
            <w:tcW w:w="534" w:type="dxa"/>
            <w:shd w:val="clear" w:color="auto" w:fill="FFFFFF" w:themeFill="background1"/>
            <w:vAlign w:val="center"/>
          </w:tcPr>
          <w:p w14:paraId="0522C35B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04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21AD3854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orderNumber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D569FD2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訂單編號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F3E02B2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8FA447A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9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421BFAE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DC35B5E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3A94E0DE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需同原交易</w:t>
            </w:r>
          </w:p>
        </w:tc>
      </w:tr>
      <w:tr w:rsidR="00467756" w:rsidRPr="007862FF" w14:paraId="4F6FF00F" w14:textId="77777777" w:rsidTr="00EE4A5E">
        <w:tc>
          <w:tcPr>
            <w:tcW w:w="534" w:type="dxa"/>
            <w:shd w:val="clear" w:color="auto" w:fill="FFFFFF" w:themeFill="background1"/>
            <w:vAlign w:val="center"/>
          </w:tcPr>
          <w:p w14:paraId="5A424278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05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3AFCED1B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acqBank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420F3C9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收單行代碼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F352ABA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5B51110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3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E5C7771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4C5F01B7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73D1B73F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需同原交易</w:t>
            </w:r>
          </w:p>
        </w:tc>
      </w:tr>
      <w:tr w:rsidR="00467756" w:rsidRPr="007862FF" w14:paraId="2DB0991B" w14:textId="77777777" w:rsidTr="00EE4A5E">
        <w:tc>
          <w:tcPr>
            <w:tcW w:w="534" w:type="dxa"/>
            <w:shd w:val="clear" w:color="auto" w:fill="FFFFFF" w:themeFill="background1"/>
            <w:vAlign w:val="center"/>
          </w:tcPr>
          <w:p w14:paraId="1459592D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06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2BED223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merchantId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D906ACC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特店代號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85DE509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5284456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15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4D28EAD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CB87138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3ADC3A2D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需同原交易</w:t>
            </w:r>
          </w:p>
        </w:tc>
      </w:tr>
      <w:tr w:rsidR="00467756" w:rsidRPr="007862FF" w14:paraId="151CE214" w14:textId="77777777" w:rsidTr="00EE4A5E">
        <w:tc>
          <w:tcPr>
            <w:tcW w:w="534" w:type="dxa"/>
            <w:shd w:val="clear" w:color="auto" w:fill="FFFFFF" w:themeFill="background1"/>
            <w:vAlign w:val="center"/>
          </w:tcPr>
          <w:p w14:paraId="6AEE6298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07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56494D7D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terminalId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52EA061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端末代號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8CB9F9F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36B796AA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8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C1BD3FF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12A0A81E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385E4F81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需同原交易</w:t>
            </w:r>
          </w:p>
        </w:tc>
      </w:tr>
      <w:tr w:rsidR="00467756" w:rsidRPr="007862FF" w14:paraId="644267F1" w14:textId="77777777" w:rsidTr="00EE4A5E">
        <w:tc>
          <w:tcPr>
            <w:tcW w:w="534" w:type="dxa"/>
            <w:shd w:val="clear" w:color="auto" w:fill="FFFFFF" w:themeFill="background1"/>
            <w:vAlign w:val="center"/>
          </w:tcPr>
          <w:p w14:paraId="1019E76B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09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CCFB8A8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LocalDate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7EBD521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退款日期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D5C3380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530672E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8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CF31398" w14:textId="77777777" w:rsidR="00467756" w:rsidRPr="006D1A37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4439DCA" w14:textId="77777777" w:rsidR="00467756" w:rsidRPr="006D1A37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5109139E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yyyyMMdd (GMT+8)</w:t>
            </w:r>
          </w:p>
        </w:tc>
      </w:tr>
      <w:tr w:rsidR="00467756" w:rsidRPr="007862FF" w14:paraId="4F424887" w14:textId="77777777" w:rsidTr="00EE4A5E">
        <w:tc>
          <w:tcPr>
            <w:tcW w:w="534" w:type="dxa"/>
            <w:shd w:val="clear" w:color="auto" w:fill="FFFFFF" w:themeFill="background1"/>
            <w:vAlign w:val="center"/>
          </w:tcPr>
          <w:p w14:paraId="629A76B2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10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5AC864F4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LocalTime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4D5B9C2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退款時間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6442E81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0B8DB57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6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EC34F3A" w14:textId="77777777" w:rsidR="00467756" w:rsidRPr="006D1A37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5C34DDE" w14:textId="77777777" w:rsidR="00467756" w:rsidRPr="006D1A37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408F29C5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HHmmss(GMT+8)</w:t>
            </w:r>
          </w:p>
        </w:tc>
      </w:tr>
      <w:tr w:rsidR="00467756" w:rsidRPr="007862FF" w14:paraId="5814B9CE" w14:textId="77777777" w:rsidTr="00EE4A5E">
        <w:tc>
          <w:tcPr>
            <w:tcW w:w="534" w:type="dxa"/>
            <w:shd w:val="clear" w:color="auto" w:fill="FFFFFF" w:themeFill="background1"/>
            <w:vAlign w:val="center"/>
          </w:tcPr>
          <w:p w14:paraId="3CE53457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13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015CA84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refundNumber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F070CC9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退款編號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C8244E5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C9A0924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9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C5D7EF9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49DCE894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3AD3529A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必須唯一識別值</w:t>
            </w:r>
          </w:p>
        </w:tc>
      </w:tr>
      <w:tr w:rsidR="00467756" w:rsidRPr="007862FF" w14:paraId="11F414EF" w14:textId="77777777" w:rsidTr="00EE4A5E">
        <w:tc>
          <w:tcPr>
            <w:tcW w:w="534" w:type="dxa"/>
            <w:shd w:val="clear" w:color="auto" w:fill="FFFFFF" w:themeFill="background1"/>
            <w:vAlign w:val="center"/>
          </w:tcPr>
          <w:p w14:paraId="2E290833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14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772C69BC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refundAmt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7DE14FFF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退款金額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7C6EFD5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35EBA482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6D1A37">
              <w:rPr>
                <w:rFonts w:cs="Times New Roman"/>
                <w:kern w:val="0"/>
                <w:sz w:val="22"/>
              </w:rPr>
              <w:t>9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C12D8CF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A143EE9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25BE55F3" w14:textId="77777777" w:rsidR="00467756" w:rsidRPr="00B301FB" w:rsidRDefault="00467756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467756" w:rsidRPr="007862FF" w14:paraId="43B3BDA3" w14:textId="77777777" w:rsidTr="00EE4A5E">
        <w:tblPrEx>
          <w:shd w:val="clear" w:color="auto" w:fill="auto"/>
        </w:tblPrEx>
        <w:tc>
          <w:tcPr>
            <w:tcW w:w="534" w:type="dxa"/>
            <w:shd w:val="clear" w:color="auto" w:fill="auto"/>
            <w:vAlign w:val="center"/>
          </w:tcPr>
          <w:p w14:paraId="5BD3DD81" w14:textId="7ED3A619" w:rsidR="00467756" w:rsidRPr="006D1A37" w:rsidRDefault="00467756" w:rsidP="00EE4A5E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D1A37">
              <w:rPr>
                <w:rFonts w:cs="Times New Roman"/>
                <w:sz w:val="22"/>
              </w:rPr>
              <w:t>2</w:t>
            </w:r>
            <w:r w:rsidR="0093506C">
              <w:rPr>
                <w:rFonts w:cs="Times New Roman" w:hint="eastAsia"/>
                <w:sz w:val="22"/>
              </w:rPr>
              <w:t>5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9E57F0B" w14:textId="77777777" w:rsidR="00467756" w:rsidRPr="006D1A37" w:rsidRDefault="00467756" w:rsidP="00EE4A5E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6D1A37">
              <w:rPr>
                <w:rFonts w:ascii="Times New Roman" w:cs="Times New Roman"/>
                <w:color w:val="auto"/>
                <w:lang w:val="zh-TW"/>
              </w:rPr>
              <w:t>currency</w:t>
            </w:r>
          </w:p>
        </w:tc>
        <w:tc>
          <w:tcPr>
            <w:tcW w:w="1985" w:type="dxa"/>
            <w:vAlign w:val="center"/>
          </w:tcPr>
          <w:p w14:paraId="2447B964" w14:textId="77777777" w:rsidR="00467756" w:rsidRPr="006D1A37" w:rsidRDefault="00467756" w:rsidP="00EE4A5E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交易幣別</w:t>
            </w:r>
          </w:p>
        </w:tc>
        <w:tc>
          <w:tcPr>
            <w:tcW w:w="708" w:type="dxa"/>
            <w:vAlign w:val="center"/>
          </w:tcPr>
          <w:p w14:paraId="6E9FF67C" w14:textId="77777777" w:rsidR="00467756" w:rsidRPr="006D1A37" w:rsidRDefault="00467756" w:rsidP="00EE4A5E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09BFE5FE" w14:textId="77777777" w:rsidR="00467756" w:rsidRPr="006D1A37" w:rsidRDefault="00467756" w:rsidP="00EE4A5E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3</w:t>
            </w:r>
          </w:p>
        </w:tc>
        <w:tc>
          <w:tcPr>
            <w:tcW w:w="708" w:type="dxa"/>
            <w:vAlign w:val="center"/>
          </w:tcPr>
          <w:p w14:paraId="21E6E6D1" w14:textId="77777777" w:rsidR="00467756" w:rsidRPr="006D1A37" w:rsidRDefault="00467756" w:rsidP="00EE4A5E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3231937A" w14:textId="77777777" w:rsidR="00467756" w:rsidRPr="006D1A37" w:rsidRDefault="00467756" w:rsidP="00EE4A5E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2F387F6" w14:textId="77777777" w:rsidR="00467756" w:rsidRPr="006D1A37" w:rsidRDefault="00467756" w:rsidP="00EE4A5E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93506C" w:rsidRPr="007862FF" w14:paraId="3D2737C2" w14:textId="77777777" w:rsidTr="00EE4A5E">
        <w:tc>
          <w:tcPr>
            <w:tcW w:w="534" w:type="dxa"/>
            <w:shd w:val="clear" w:color="auto" w:fill="FFFFFF" w:themeFill="background1"/>
            <w:vAlign w:val="center"/>
          </w:tcPr>
          <w:p w14:paraId="617EE4D0" w14:textId="189809B1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sz w:val="22"/>
              </w:rPr>
              <w:t>1</w:t>
            </w:r>
            <w:r>
              <w:rPr>
                <w:rFonts w:cs="Times New Roman" w:hint="eastAsia"/>
                <w:sz w:val="22"/>
              </w:rPr>
              <w:t>7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5C1CEE28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transRespTime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CE95244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交易處理回應時間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E05DD75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20DBAC7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14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3C34614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15642251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3D8547FB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yyyyMMddHHmmss(GMT+8)</w:t>
            </w:r>
          </w:p>
        </w:tc>
      </w:tr>
      <w:tr w:rsidR="0093506C" w:rsidRPr="007862FF" w14:paraId="599EB479" w14:textId="77777777" w:rsidTr="00EE4A5E">
        <w:tc>
          <w:tcPr>
            <w:tcW w:w="534" w:type="dxa"/>
            <w:shd w:val="clear" w:color="auto" w:fill="FFFFFF" w:themeFill="background1"/>
            <w:vAlign w:val="center"/>
          </w:tcPr>
          <w:p w14:paraId="2492E392" w14:textId="1BB8817A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sz w:val="22"/>
              </w:rPr>
              <w:t>1</w:t>
            </w:r>
            <w:r>
              <w:rPr>
                <w:rFonts w:cs="Times New Roman" w:hint="eastAsia"/>
                <w:sz w:val="22"/>
              </w:rPr>
              <w:t>8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32312691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reqSignature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2A149F1" w14:textId="20C6DB90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REQ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交易驗證碼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09E5E0C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68AAE60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64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15085AC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4924E76F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27CF5FE6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SHA-256(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平台代號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訂單編號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收單行代碼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特店代號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端末代號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退款編號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退款金額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驗證參數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)</w:t>
            </w:r>
          </w:p>
        </w:tc>
      </w:tr>
      <w:tr w:rsidR="0093506C" w:rsidRPr="007862FF" w14:paraId="0475630E" w14:textId="77777777" w:rsidTr="00EE4A5E">
        <w:tc>
          <w:tcPr>
            <w:tcW w:w="534" w:type="dxa"/>
            <w:shd w:val="clear" w:color="auto" w:fill="FFFFFF" w:themeFill="background1"/>
            <w:vAlign w:val="center"/>
          </w:tcPr>
          <w:p w14:paraId="387E6F75" w14:textId="104BE550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sz w:val="22"/>
              </w:rPr>
              <w:t>1</w:t>
            </w:r>
            <w:r>
              <w:rPr>
                <w:rFonts w:cs="Times New Roman" w:hint="eastAsia"/>
                <w:sz w:val="22"/>
              </w:rPr>
              <w:t>9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6586ABC0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respSignature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7A77D331" w14:textId="69F59BFE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RESP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交易驗證碼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1EDF4F6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0DB6C72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64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CDBF42D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1D336D58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58F685BC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SHA-256(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平台代號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訂單編號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收單行代碼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特店代號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端末代號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退款編號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回應碼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交易處理回應時間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驗證參數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)</w:t>
            </w:r>
          </w:p>
        </w:tc>
      </w:tr>
      <w:tr w:rsidR="0093506C" w:rsidRPr="007862FF" w14:paraId="306BA85B" w14:textId="77777777" w:rsidTr="00EE4A5E">
        <w:tc>
          <w:tcPr>
            <w:tcW w:w="534" w:type="dxa"/>
            <w:shd w:val="clear" w:color="auto" w:fill="FFFFFF" w:themeFill="background1"/>
            <w:vAlign w:val="center"/>
          </w:tcPr>
          <w:p w14:paraId="2665B6D3" w14:textId="4AA8E62F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>
              <w:rPr>
                <w:rFonts w:cs="Times New Roman" w:hint="eastAsia"/>
                <w:sz w:val="22"/>
              </w:rPr>
              <w:t>20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272392F9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responseCode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ACA1787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回應碼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5F54AF1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3E48E288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4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D27533A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8B0870D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6739D34A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詳見附錄一</w:t>
            </w:r>
          </w:p>
        </w:tc>
      </w:tr>
      <w:tr w:rsidR="0093506C" w:rsidRPr="007862FF" w14:paraId="54AC6AEB" w14:textId="77777777" w:rsidTr="00EE4A5E">
        <w:tc>
          <w:tcPr>
            <w:tcW w:w="534" w:type="dxa"/>
            <w:shd w:val="clear" w:color="auto" w:fill="FFFFFF" w:themeFill="background1"/>
            <w:vAlign w:val="center"/>
          </w:tcPr>
          <w:p w14:paraId="2D26892C" w14:textId="4C9374C9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>
              <w:rPr>
                <w:rFonts w:cs="Times New Roman" w:hint="eastAsia"/>
                <w:sz w:val="22"/>
              </w:rPr>
              <w:t>21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3A6915DB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otherInfo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C78473A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附加資訊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D515FA6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ANS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5CF4C95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999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CB9AB79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C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9F41568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C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73E5DF17" w14:textId="77777777" w:rsidR="0093506C" w:rsidRPr="00B301FB" w:rsidDel="00564710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詳見欄位說明</w:t>
            </w:r>
          </w:p>
        </w:tc>
      </w:tr>
      <w:tr w:rsidR="0093506C" w:rsidRPr="007862FF" w14:paraId="7EFE3810" w14:textId="77777777" w:rsidTr="00EE4A5E">
        <w:tc>
          <w:tcPr>
            <w:tcW w:w="534" w:type="dxa"/>
            <w:shd w:val="clear" w:color="auto" w:fill="FFFFFF" w:themeFill="background1"/>
            <w:vAlign w:val="center"/>
          </w:tcPr>
          <w:p w14:paraId="758E930F" w14:textId="4FF42972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</w:rPr>
            </w:pPr>
            <w:r w:rsidRPr="00B301FB">
              <w:rPr>
                <w:rFonts w:cs="Times New Roman"/>
                <w:sz w:val="22"/>
              </w:rPr>
              <w:t>2</w:t>
            </w:r>
            <w:r>
              <w:rPr>
                <w:rFonts w:cs="Times New Roman" w:hint="eastAsia"/>
                <w:sz w:val="22"/>
              </w:rPr>
              <w:t>2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79AC908B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lang w:val="zh-TW"/>
              </w:rPr>
            </w:pPr>
            <w:r w:rsidRPr="00B301FB">
              <w:rPr>
                <w:rFonts w:cs="Times New Roman"/>
                <w:kern w:val="0"/>
                <w:lang w:val="zh-TW"/>
              </w:rPr>
              <w:t>signatureType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C322C7D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驗證碼押碼方式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BE1AB53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lang w:val="zh-TW"/>
              </w:rPr>
            </w:pPr>
            <w:r w:rsidRPr="00B301FB">
              <w:rPr>
                <w:rFonts w:cs="Times New Roman"/>
                <w:kern w:val="0"/>
                <w:lang w:val="zh-TW"/>
              </w:rPr>
              <w:t>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B7668FD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lang w:val="zh-TW"/>
              </w:rPr>
            </w:pPr>
            <w:r w:rsidRPr="00B301FB">
              <w:rPr>
                <w:rFonts w:cs="Times New Roman"/>
                <w:kern w:val="0"/>
                <w:lang w:val="zh-TW"/>
              </w:rPr>
              <w:t>1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8A6A9F3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CD2824D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32DDB890" w14:textId="77777777" w:rsidR="0093506C" w:rsidRPr="00B301FB" w:rsidDel="00BA377D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93506C" w:rsidRPr="007862FF" w14:paraId="22F7CCDF" w14:textId="77777777" w:rsidTr="00EE4A5E">
        <w:tc>
          <w:tcPr>
            <w:tcW w:w="534" w:type="dxa"/>
            <w:shd w:val="clear" w:color="auto" w:fill="FFFFFF" w:themeFill="background1"/>
            <w:vAlign w:val="center"/>
          </w:tcPr>
          <w:p w14:paraId="79B9B026" w14:textId="64E6DFDD" w:rsidR="0093506C" w:rsidRPr="00B301FB" w:rsidRDefault="0093506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2</w:t>
            </w:r>
            <w:r>
              <w:rPr>
                <w:rFonts w:cs="Times New Roman" w:hint="eastAsia"/>
                <w:sz w:val="22"/>
              </w:rPr>
              <w:t>4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63A7A90C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lang w:val="zh-TW"/>
              </w:rPr>
            </w:pPr>
            <w:r w:rsidRPr="00B301FB">
              <w:rPr>
                <w:rFonts w:cs="Times New Roman"/>
                <w:sz w:val="22"/>
                <w:lang w:val="zh-TW"/>
              </w:rPr>
              <w:t>errDesc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20D2C51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錯誤描述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E69FC0A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2F6D298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lang w:val="zh-TW"/>
              </w:rPr>
            </w:pPr>
            <w:r w:rsidRPr="00B301FB">
              <w:rPr>
                <w:rFonts w:cs="Times New Roman"/>
                <w:kern w:val="24"/>
                <w:sz w:val="22"/>
              </w:rPr>
              <w:t>512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1F9C538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60FD16E" w14:textId="77777777" w:rsidR="0093506C" w:rsidRPr="00B301FB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57E262DE" w14:textId="77777777" w:rsidR="0093506C" w:rsidRPr="00B301FB" w:rsidDel="00BA377D" w:rsidRDefault="0093506C" w:rsidP="00EE4A5E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若交易成功為空值</w:t>
            </w:r>
          </w:p>
        </w:tc>
      </w:tr>
    </w:tbl>
    <w:p w14:paraId="177B41E8" w14:textId="77777777" w:rsidR="00467756" w:rsidRPr="00A65644" w:rsidRDefault="00467756" w:rsidP="00467756">
      <w:pPr>
        <w:autoSpaceDE w:val="0"/>
        <w:autoSpaceDN w:val="0"/>
        <w:adjustRightInd w:val="0"/>
        <w:spacing w:line="320" w:lineRule="exact"/>
        <w:jc w:val="right"/>
        <w:rPr>
          <w:rFonts w:cs="Times New Roman"/>
          <w:b/>
          <w:bCs/>
          <w:kern w:val="0"/>
          <w:sz w:val="20"/>
          <w:szCs w:val="20"/>
          <w:lang w:val="zh-TW"/>
        </w:rPr>
      </w:pPr>
      <w:r w:rsidRPr="00250367">
        <w:rPr>
          <w:rFonts w:cs="Times New Roman"/>
          <w:kern w:val="0"/>
          <w:sz w:val="20"/>
          <w:szCs w:val="20"/>
          <w:lang w:val="zh-TW"/>
        </w:rPr>
        <w:t>M</w:t>
      </w:r>
      <w:r w:rsidRPr="00250367">
        <w:rPr>
          <w:rFonts w:cs="Times New Roman" w:hint="eastAsia"/>
          <w:kern w:val="0"/>
          <w:sz w:val="20"/>
          <w:szCs w:val="20"/>
          <w:lang w:val="zh-TW"/>
        </w:rPr>
        <w:t>：必帶欄位；</w:t>
      </w:r>
      <w:r w:rsidRPr="005677CF">
        <w:rPr>
          <w:rFonts w:cs="Times New Roman"/>
          <w:kern w:val="0"/>
          <w:sz w:val="20"/>
          <w:szCs w:val="20"/>
          <w:lang w:val="zh-TW"/>
        </w:rPr>
        <w:t>C</w:t>
      </w:r>
      <w:r w:rsidRPr="00250367">
        <w:rPr>
          <w:rFonts w:cs="Times New Roman" w:hint="eastAsia"/>
          <w:kern w:val="0"/>
          <w:sz w:val="20"/>
          <w:szCs w:val="20"/>
          <w:lang w:val="zh-TW"/>
        </w:rPr>
        <w:t>：特定條件下必帶欄位；</w:t>
      </w:r>
      <w:r w:rsidRPr="005677CF">
        <w:rPr>
          <w:rFonts w:cs="Times New Roman"/>
          <w:kern w:val="0"/>
          <w:sz w:val="20"/>
          <w:szCs w:val="20"/>
          <w:lang w:val="zh-TW"/>
        </w:rPr>
        <w:t>O</w:t>
      </w:r>
      <w:r w:rsidRPr="00250367">
        <w:rPr>
          <w:rFonts w:cs="Times New Roman" w:hint="eastAsia"/>
          <w:kern w:val="0"/>
          <w:sz w:val="20"/>
          <w:szCs w:val="20"/>
          <w:lang w:val="zh-TW"/>
        </w:rPr>
        <w:t>：選帶欄位</w:t>
      </w:r>
    </w:p>
    <w:p w14:paraId="7209EDE7" w14:textId="31CCEAA7" w:rsidR="000E3C3F" w:rsidRPr="007862FF" w:rsidRDefault="006D1A37" w:rsidP="000E3C3F">
      <w:pPr>
        <w:pStyle w:val="3"/>
        <w:rPr>
          <w:lang w:eastAsia="zh-TW"/>
        </w:rPr>
      </w:pPr>
      <w:bookmarkStart w:id="729" w:name="_Toc474498127"/>
      <w:r w:rsidRPr="004A12B2">
        <w:rPr>
          <w:rFonts w:hint="eastAsia"/>
          <w:lang w:eastAsia="zh-TW"/>
        </w:rPr>
        <w:t>跨境匯入</w:t>
      </w:r>
      <w:r w:rsidRPr="004A12B2">
        <w:rPr>
          <w:rFonts w:hint="eastAsia"/>
          <w:lang w:eastAsia="zh-TW"/>
        </w:rPr>
        <w:t>O2O</w:t>
      </w:r>
      <w:r w:rsidR="000E3C3F" w:rsidRPr="006D1A37">
        <w:rPr>
          <w:rFonts w:hint="eastAsia"/>
          <w:lang w:eastAsia="zh-TW"/>
        </w:rPr>
        <w:t>沖正交易</w:t>
      </w:r>
      <w:bookmarkEnd w:id="728"/>
      <w:bookmarkEnd w:id="729"/>
    </w:p>
    <w:p w14:paraId="5054F45C" w14:textId="11032273" w:rsidR="006A2A9D" w:rsidRDefault="006A2A9D" w:rsidP="000E3C3F">
      <w:pPr>
        <w:spacing w:line="360" w:lineRule="auto"/>
        <w:rPr>
          <w:rFonts w:cs="Times New Roman"/>
          <w:lang w:val="en-AU"/>
        </w:rPr>
      </w:pPr>
      <w:r>
        <w:rPr>
          <w:rFonts w:cs="Times New Roman" w:hint="eastAsia"/>
          <w:lang w:val="en-AU"/>
        </w:rPr>
        <w:t>當特店端末處理設備發送購物交易一段時間未收到財金系統回應時，可使用沖正交易將此筆交易取消。</w:t>
      </w:r>
    </w:p>
    <w:p w14:paraId="58AA1C0E" w14:textId="08C20EF0" w:rsidR="006A2A9D" w:rsidRDefault="006A2A9D" w:rsidP="000E3C3F">
      <w:pPr>
        <w:spacing w:line="360" w:lineRule="auto"/>
        <w:rPr>
          <w:rFonts w:cs="Times New Roman"/>
          <w:lang w:val="en-AU"/>
        </w:rPr>
      </w:pPr>
      <w:r>
        <w:rPr>
          <w:rFonts w:cs="Times New Roman" w:hint="eastAsia"/>
          <w:lang w:val="en-AU"/>
        </w:rPr>
        <w:t>沖正交易僅適用於商店掃碼購物交易。退款交易及顧客掃碼購物交易無法使用沖正交易。</w:t>
      </w:r>
    </w:p>
    <w:p w14:paraId="01F8B7E0" w14:textId="706227FC" w:rsidR="000E3C3F" w:rsidRPr="005677CF" w:rsidRDefault="000E3C3F" w:rsidP="000E3C3F">
      <w:pPr>
        <w:spacing w:line="360" w:lineRule="auto"/>
        <w:rPr>
          <w:rFonts w:cs="Times New Roman"/>
          <w:lang w:val="en-AU"/>
        </w:rPr>
      </w:pPr>
      <w:r w:rsidRPr="00250367">
        <w:rPr>
          <w:rFonts w:cs="Times New Roman" w:hint="eastAsia"/>
          <w:lang w:val="en-AU"/>
        </w:rPr>
        <w:t>交易流程架構說明如后</w:t>
      </w:r>
    </w:p>
    <w:p w14:paraId="3DB2B0B7" w14:textId="1F27F6E3" w:rsidR="000E3C3F" w:rsidRPr="008444D3" w:rsidRDefault="00D92124" w:rsidP="000E3C3F">
      <w:pPr>
        <w:jc w:val="center"/>
        <w:rPr>
          <w:rFonts w:cs="Times New Roman"/>
        </w:rPr>
      </w:pPr>
      <w:r w:rsidRPr="00D92124">
        <w:rPr>
          <w:noProof/>
        </w:rPr>
        <w:drawing>
          <wp:inline distT="0" distB="0" distL="0" distR="0" wp14:anchorId="5CA18B08" wp14:editId="4D154055">
            <wp:extent cx="6188710" cy="975392"/>
            <wp:effectExtent l="0" t="0" r="254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75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239FF" w14:textId="5B371471" w:rsidR="000E3C3F" w:rsidRPr="00250367" w:rsidRDefault="00971F2D" w:rsidP="000E3C3F">
      <w:pPr>
        <w:pStyle w:val="11"/>
        <w:rPr>
          <w:rFonts w:cs="Times New Roman"/>
          <w:lang w:val="en-AU"/>
        </w:rPr>
      </w:pPr>
      <w:r w:rsidRPr="008444D3">
        <w:rPr>
          <w:rFonts w:cs="Times New Roman"/>
          <w:lang w:val="en-AU"/>
        </w:rPr>
        <w:t>沖正</w:t>
      </w:r>
      <w:r w:rsidRPr="00A65644">
        <w:rPr>
          <w:rFonts w:cs="Times New Roman"/>
          <w:lang w:val="en-AU"/>
        </w:rPr>
        <w:t>交易請求回應規格</w:t>
      </w:r>
      <w:r w:rsidRPr="00CB05E3">
        <w:rPr>
          <w:rFonts w:cs="Times New Roman"/>
          <w:lang w:val="en-AU"/>
        </w:rPr>
        <w:t>(</w:t>
      </w:r>
      <w:r w:rsidRPr="00CB05E3">
        <w:rPr>
          <w:rFonts w:cs="Times New Roman"/>
          <w:lang w:val="en-AU"/>
        </w:rPr>
        <w:t>特店端末處理設備</w:t>
      </w:r>
      <w:r w:rsidRPr="00250367">
        <w:rPr>
          <w:rFonts w:cs="Times New Roman"/>
          <w:lang w:val="en-AU"/>
        </w:rPr>
        <w:t>-</w:t>
      </w:r>
      <w:r w:rsidRPr="00250367">
        <w:rPr>
          <w:rFonts w:cs="Times New Roman" w:hint="eastAsia"/>
          <w:lang w:val="en-AU"/>
        </w:rPr>
        <w:t>財金</w:t>
      </w:r>
      <w:r w:rsidR="00D92124">
        <w:rPr>
          <w:rFonts w:cs="Times New Roman" w:hint="eastAsia"/>
          <w:lang w:val="en-AU"/>
        </w:rPr>
        <w:t>網路</w:t>
      </w:r>
      <w:r w:rsidRPr="00250367">
        <w:rPr>
          <w:rFonts w:cs="Times New Roman" w:hint="eastAsia"/>
          <w:lang w:val="en-AU"/>
        </w:rPr>
        <w:t>收單</w:t>
      </w:r>
      <w:r w:rsidR="00D92124">
        <w:rPr>
          <w:rFonts w:cs="Times New Roman" w:hint="eastAsia"/>
          <w:lang w:val="en-AU"/>
        </w:rPr>
        <w:t>共用</w:t>
      </w:r>
      <w:r w:rsidRPr="00250367">
        <w:rPr>
          <w:rFonts w:cs="Times New Roman" w:hint="eastAsia"/>
          <w:lang w:val="en-AU"/>
        </w:rPr>
        <w:t>系統</w:t>
      </w:r>
      <w:r w:rsidRPr="00250367">
        <w:rPr>
          <w:rFonts w:cs="Times New Roman"/>
          <w:lang w:val="en-AU"/>
        </w:rPr>
        <w:t>)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34"/>
        <w:gridCol w:w="1984"/>
        <w:gridCol w:w="1985"/>
        <w:gridCol w:w="708"/>
        <w:gridCol w:w="993"/>
        <w:gridCol w:w="708"/>
        <w:gridCol w:w="851"/>
        <w:gridCol w:w="2410"/>
      </w:tblGrid>
      <w:tr w:rsidR="000E3C3F" w:rsidRPr="007862FF" w14:paraId="5F6358EF" w14:textId="1C0D256B" w:rsidTr="002D0FCC"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20E7AA21" w14:textId="6D0F8D54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#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72767A31" w14:textId="0A6C0C9E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系統參數名稱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63AB192" w14:textId="469000F3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欄位中文名稱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54BB0CF9" w14:textId="1D814EE9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Fmt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26ED8B9E" w14:textId="04BCF1F4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Len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0211FA1A" w14:textId="5F9ABEAF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REQ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06B478C9" w14:textId="4E921D62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RESP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548A797B" w14:textId="3FF7AF4E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備註</w:t>
            </w:r>
          </w:p>
        </w:tc>
      </w:tr>
      <w:tr w:rsidR="000E3C3F" w:rsidRPr="007862FF" w14:paraId="19FDA7D4" w14:textId="533602C1" w:rsidTr="002D0FCC">
        <w:tc>
          <w:tcPr>
            <w:tcW w:w="534" w:type="dxa"/>
            <w:shd w:val="clear" w:color="auto" w:fill="FFFFFF" w:themeFill="background1"/>
            <w:vAlign w:val="center"/>
          </w:tcPr>
          <w:p w14:paraId="0157C403" w14:textId="3F614ACB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01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1F074BE2" w14:textId="341B6BC9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</w:rPr>
              <w:t>txnStatus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75F6D7B2" w14:textId="5473C35F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交易狀態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9BDAEA8" w14:textId="781B02A1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CE21CCE" w14:textId="3F40C2A4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1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977C009" w14:textId="3277D37D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20EF1C2" w14:textId="39F927F2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425D8D2C" w14:textId="267E37F9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0E3C3F" w:rsidRPr="007862FF" w14:paraId="526112B0" w14:textId="21D36E80" w:rsidTr="002D0FCC">
        <w:tc>
          <w:tcPr>
            <w:tcW w:w="534" w:type="dxa"/>
            <w:shd w:val="clear" w:color="auto" w:fill="FFFFFF" w:themeFill="background1"/>
            <w:vAlign w:val="center"/>
          </w:tcPr>
          <w:p w14:paraId="331C3780" w14:textId="5A1481E6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02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5C89E7EA" w14:textId="5FC841F3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txnType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192E19D" w14:textId="586680A3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交易類型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AE60333" w14:textId="6F61D07E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5159A17" w14:textId="16886577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4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8C520AB" w14:textId="09A94B18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D8348CA" w14:textId="3EB2886C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708C5335" w14:textId="1DFDBA82" w:rsidR="000E3C3F" w:rsidRPr="00743564" w:rsidRDefault="006D1A37" w:rsidP="006B6BD6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color w:val="FF0000"/>
                <w:kern w:val="0"/>
                <w:sz w:val="22"/>
                <w:lang w:val="zh-TW"/>
              </w:rPr>
            </w:pPr>
            <w:r w:rsidRPr="004A12B2">
              <w:rPr>
                <w:rFonts w:cs="Times New Roman" w:hint="eastAsia"/>
                <w:kern w:val="24"/>
                <w:szCs w:val="24"/>
              </w:rPr>
              <w:t>限「</w:t>
            </w:r>
            <w:r w:rsidR="000E3C3F" w:rsidRPr="004A12B2">
              <w:rPr>
                <w:rFonts w:cs="Times New Roman"/>
                <w:kern w:val="24"/>
                <w:szCs w:val="24"/>
              </w:rPr>
              <w:t>1</w:t>
            </w:r>
            <w:r w:rsidR="0077687A" w:rsidRPr="004A12B2">
              <w:rPr>
                <w:rFonts w:cs="Times New Roman"/>
                <w:kern w:val="24"/>
                <w:szCs w:val="24"/>
              </w:rPr>
              <w:t>1</w:t>
            </w:r>
            <w:r w:rsidR="000E3C3F" w:rsidRPr="004A12B2">
              <w:rPr>
                <w:rFonts w:cs="Times New Roman"/>
                <w:kern w:val="24"/>
                <w:szCs w:val="24"/>
              </w:rPr>
              <w:t>0</w:t>
            </w:r>
            <w:r w:rsidR="00CC6B48" w:rsidRPr="004A12B2">
              <w:rPr>
                <w:rFonts w:cs="Times New Roman"/>
                <w:kern w:val="24"/>
                <w:szCs w:val="24"/>
              </w:rPr>
              <w:t>2</w:t>
            </w:r>
            <w:r w:rsidRPr="004A12B2">
              <w:rPr>
                <w:rFonts w:cs="Times New Roman" w:hint="eastAsia"/>
                <w:kern w:val="24"/>
                <w:szCs w:val="24"/>
              </w:rPr>
              <w:t>」</w:t>
            </w:r>
          </w:p>
        </w:tc>
      </w:tr>
      <w:tr w:rsidR="000E3C3F" w:rsidRPr="007862FF" w14:paraId="36B73D33" w14:textId="3FD54430" w:rsidTr="002D0FCC">
        <w:tc>
          <w:tcPr>
            <w:tcW w:w="534" w:type="dxa"/>
            <w:shd w:val="clear" w:color="auto" w:fill="FFFFFF" w:themeFill="background1"/>
            <w:vAlign w:val="center"/>
          </w:tcPr>
          <w:p w14:paraId="7116BC22" w14:textId="4742FB31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03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103C4829" w14:textId="6FAB66B5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platformNo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73A8FE45" w14:textId="3C6002DC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平台代號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52F91CE" w14:textId="4A5A7F19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CF96586" w14:textId="0CCABF5F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10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6B8AFC8" w14:textId="591C5875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63C46EC" w14:textId="2F7A5C24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0179BF94" w14:textId="67DA6157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需同原交易</w:t>
            </w:r>
          </w:p>
        </w:tc>
      </w:tr>
      <w:tr w:rsidR="000E3C3F" w:rsidRPr="007862FF" w14:paraId="563F0BB2" w14:textId="6332F568" w:rsidTr="002D0FCC">
        <w:tc>
          <w:tcPr>
            <w:tcW w:w="534" w:type="dxa"/>
            <w:shd w:val="clear" w:color="auto" w:fill="FFFFFF" w:themeFill="background1"/>
            <w:vAlign w:val="center"/>
          </w:tcPr>
          <w:p w14:paraId="2EB39C5B" w14:textId="51D75E8C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04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3B82114C" w14:textId="4E52F4C7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orderNumber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7DE59F8" w14:textId="1AE3DD0F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訂單編號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82E2BE6" w14:textId="32A43914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E570839" w14:textId="4711AD54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9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BE33B51" w14:textId="04518CF9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7674647" w14:textId="4799EC85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3FFFDFF2" w14:textId="447F5028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需同原交易</w:t>
            </w:r>
          </w:p>
        </w:tc>
      </w:tr>
      <w:tr w:rsidR="000E3C3F" w:rsidRPr="007862FF" w14:paraId="5C2B7953" w14:textId="36578C20" w:rsidTr="002D0FCC">
        <w:tc>
          <w:tcPr>
            <w:tcW w:w="534" w:type="dxa"/>
            <w:shd w:val="clear" w:color="auto" w:fill="FFFFFF" w:themeFill="background1"/>
            <w:vAlign w:val="center"/>
          </w:tcPr>
          <w:p w14:paraId="4BB0A220" w14:textId="7C181B70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05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52488622" w14:textId="3D149F76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acqBank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34E9E64" w14:textId="4E0E8466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收單行代碼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A1F4C94" w14:textId="1E4A40FF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DC992F8" w14:textId="656545DE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3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9181FB2" w14:textId="32F3101A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4D849CD8" w14:textId="50F7EC23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7381F89C" w14:textId="52DAFE38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需同原交易</w:t>
            </w:r>
          </w:p>
        </w:tc>
      </w:tr>
      <w:tr w:rsidR="000E3C3F" w:rsidRPr="007862FF" w14:paraId="70A74D9B" w14:textId="17033332" w:rsidTr="002D0FCC">
        <w:tc>
          <w:tcPr>
            <w:tcW w:w="534" w:type="dxa"/>
            <w:shd w:val="clear" w:color="auto" w:fill="FFFFFF" w:themeFill="background1"/>
            <w:vAlign w:val="center"/>
          </w:tcPr>
          <w:p w14:paraId="0ADA3A59" w14:textId="497DBE03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06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70FD2FF6" w14:textId="77EF4F2E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merchantId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C25E315" w14:textId="2CC7B136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特店代號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4857A11" w14:textId="03E6201D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FA8A50E" w14:textId="2E6AB48E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15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3D103D8" w14:textId="4E9D7205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48D55AD" w14:textId="092BF9C5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1D1CB061" w14:textId="2E1FDA37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需同原交易</w:t>
            </w:r>
          </w:p>
        </w:tc>
      </w:tr>
      <w:tr w:rsidR="000E3C3F" w:rsidRPr="007862FF" w14:paraId="5DAA8D8C" w14:textId="1F3FBB79" w:rsidTr="002D0FCC">
        <w:tc>
          <w:tcPr>
            <w:tcW w:w="534" w:type="dxa"/>
            <w:shd w:val="clear" w:color="auto" w:fill="FFFFFF" w:themeFill="background1"/>
            <w:vAlign w:val="center"/>
          </w:tcPr>
          <w:p w14:paraId="5D592160" w14:textId="26F91F8B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07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3F6259A2" w14:textId="3E3BDFA7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terminalId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B157C0F" w14:textId="0851E934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端末代號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2452DFB" w14:textId="496C326D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301CA8D" w14:textId="56D764D3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8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6C4714B" w14:textId="2043DBB4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93B1DA4" w14:textId="66505531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4BECFCC9" w14:textId="00A0433A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需同原交易</w:t>
            </w:r>
          </w:p>
        </w:tc>
      </w:tr>
      <w:tr w:rsidR="000E3C3F" w:rsidRPr="007862FF" w14:paraId="3A681B45" w14:textId="5F1446A4" w:rsidTr="002D0FCC">
        <w:tc>
          <w:tcPr>
            <w:tcW w:w="534" w:type="dxa"/>
            <w:shd w:val="clear" w:color="auto" w:fill="FFFFFF" w:themeFill="background1"/>
            <w:vAlign w:val="center"/>
          </w:tcPr>
          <w:p w14:paraId="73052E97" w14:textId="2782CB69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09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28D944ED" w14:textId="5FC23151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LocalDate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2360B7E" w14:textId="412CA401" w:rsidR="000E3C3F" w:rsidRPr="00B301FB" w:rsidRDefault="007362E3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沖正</w:t>
            </w:r>
            <w:r w:rsidR="000E3C3F" w:rsidRPr="00B301FB">
              <w:rPr>
                <w:rFonts w:cs="Times New Roman" w:hint="eastAsia"/>
                <w:kern w:val="0"/>
                <w:sz w:val="22"/>
                <w:lang w:val="zh-TW"/>
              </w:rPr>
              <w:t>日期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E63C0FB" w14:textId="689CA0CA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33EF3FB7" w14:textId="5BD14AD6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8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C6C23D9" w14:textId="0C333BF2" w:rsidR="000E3C3F" w:rsidRPr="006D1A37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BA829E6" w14:textId="248F70E2" w:rsidR="000E3C3F" w:rsidRPr="006D1A37" w:rsidRDefault="00044FAD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6D1A37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5D5C5650" w14:textId="502CBB24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0E3C3F" w:rsidRPr="007862FF" w14:paraId="698195E0" w14:textId="6E7495D8" w:rsidTr="002D0FCC">
        <w:tc>
          <w:tcPr>
            <w:tcW w:w="534" w:type="dxa"/>
            <w:shd w:val="clear" w:color="auto" w:fill="FFFFFF" w:themeFill="background1"/>
            <w:vAlign w:val="center"/>
          </w:tcPr>
          <w:p w14:paraId="46EB0899" w14:textId="62AC994D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10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1B5A9F4" w14:textId="12821C1B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LocalTime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7145BD58" w14:textId="21F1272B" w:rsidR="000E3C3F" w:rsidRPr="00B301FB" w:rsidRDefault="007362E3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沖正</w:t>
            </w:r>
            <w:r w:rsidR="000E3C3F" w:rsidRPr="00B301FB">
              <w:rPr>
                <w:rFonts w:cs="Times New Roman" w:hint="eastAsia"/>
                <w:kern w:val="0"/>
                <w:sz w:val="22"/>
                <w:lang w:val="zh-TW"/>
              </w:rPr>
              <w:t>時間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B7DD2A8" w14:textId="3B785F4F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50729E8" w14:textId="13ED2681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6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EDF8FEF" w14:textId="2DEA49E5" w:rsidR="000E3C3F" w:rsidRPr="006D1A37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1A197D2" w14:textId="1021AE16" w:rsidR="000E3C3F" w:rsidRPr="006D1A37" w:rsidRDefault="00044FAD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6D1A37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4F4A1E84" w14:textId="5E188A0A" w:rsidR="000E3C3F" w:rsidRPr="00B301FB" w:rsidRDefault="000E3C3F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93506C" w:rsidRPr="007862FF" w14:paraId="58050B7D" w14:textId="0FA1A6AD" w:rsidTr="002D0FCC">
        <w:tc>
          <w:tcPr>
            <w:tcW w:w="534" w:type="dxa"/>
            <w:shd w:val="clear" w:color="auto" w:fill="FFFFFF" w:themeFill="background1"/>
            <w:vAlign w:val="center"/>
          </w:tcPr>
          <w:p w14:paraId="2B5FB01B" w14:textId="08271F3E" w:rsidR="0093506C" w:rsidRPr="00B301FB" w:rsidRDefault="0093506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sz w:val="22"/>
              </w:rPr>
              <w:t>1</w:t>
            </w:r>
            <w:r>
              <w:rPr>
                <w:rFonts w:cs="Times New Roman" w:hint="eastAsia"/>
                <w:sz w:val="22"/>
              </w:rPr>
              <w:t>7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10F3CDB5" w14:textId="78937456" w:rsidR="0093506C" w:rsidRPr="00B301FB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transRespTime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742760AF" w14:textId="5BB91F2A" w:rsidR="0093506C" w:rsidRPr="00B301FB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交易處理回應時間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5B501CD" w14:textId="67ED7D4D" w:rsidR="0093506C" w:rsidRPr="00B301FB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C12E26D" w14:textId="1CECD428" w:rsidR="0093506C" w:rsidRPr="00B301FB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14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B8537FA" w14:textId="4493CC8F" w:rsidR="0093506C" w:rsidRPr="00B301FB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0C15D7D" w14:textId="751B7578" w:rsidR="0093506C" w:rsidRPr="00B301FB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452C855D" w14:textId="39766F89" w:rsidR="0093506C" w:rsidRPr="00B301FB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yyyyMMddHHmmss(GMT+8)</w:t>
            </w:r>
          </w:p>
        </w:tc>
      </w:tr>
      <w:tr w:rsidR="0093506C" w:rsidRPr="007862FF" w14:paraId="21DBFCC5" w14:textId="118379C1" w:rsidTr="002D0FCC">
        <w:tc>
          <w:tcPr>
            <w:tcW w:w="534" w:type="dxa"/>
            <w:shd w:val="clear" w:color="auto" w:fill="FFFFFF" w:themeFill="background1"/>
            <w:vAlign w:val="center"/>
          </w:tcPr>
          <w:p w14:paraId="549697EB" w14:textId="5FE64DF6" w:rsidR="0093506C" w:rsidRPr="00B301FB" w:rsidRDefault="0093506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sz w:val="22"/>
              </w:rPr>
              <w:t>1</w:t>
            </w:r>
            <w:r>
              <w:rPr>
                <w:rFonts w:cs="Times New Roman" w:hint="eastAsia"/>
                <w:sz w:val="22"/>
              </w:rPr>
              <w:t>8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304F0696" w14:textId="40915CEF" w:rsidR="0093506C" w:rsidRPr="00B301FB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reqSignature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2BC77C4" w14:textId="78748371" w:rsidR="0093506C" w:rsidRPr="00B301FB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REQ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交易驗證碼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34B7AC8" w14:textId="2DDE0424" w:rsidR="0093506C" w:rsidRPr="00B301FB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31B25008" w14:textId="3951946C" w:rsidR="0093506C" w:rsidRPr="00B301FB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64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0B502AC" w14:textId="09B7C7AF" w:rsidR="0093506C" w:rsidRPr="00B301FB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B344A10" w14:textId="6A742CE2" w:rsidR="0093506C" w:rsidRPr="00B301FB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000A2FE4" w14:textId="07C59041" w:rsidR="0093506C" w:rsidRPr="00B301FB" w:rsidRDefault="0093506C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SHA-256(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平台代號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訂單編號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收單行代碼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特店代號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端末代號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驗證參數</w:t>
            </w:r>
            <w:r w:rsidRPr="006D1A37">
              <w:rPr>
                <w:rFonts w:cs="Times New Roman" w:hint="eastAsia"/>
                <w:kern w:val="0"/>
                <w:sz w:val="22"/>
                <w:vertAlign w:val="superscript"/>
                <w:lang w:val="zh-TW"/>
              </w:rPr>
              <w:t>註一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)</w:t>
            </w:r>
          </w:p>
        </w:tc>
      </w:tr>
      <w:tr w:rsidR="0093506C" w:rsidRPr="007862FF" w14:paraId="50287C73" w14:textId="1A6224FC" w:rsidTr="002D0FCC">
        <w:tc>
          <w:tcPr>
            <w:tcW w:w="534" w:type="dxa"/>
            <w:shd w:val="clear" w:color="auto" w:fill="FFFFFF" w:themeFill="background1"/>
            <w:vAlign w:val="center"/>
          </w:tcPr>
          <w:p w14:paraId="0F7CDB3A" w14:textId="2149B84D" w:rsidR="0093506C" w:rsidRPr="00B301FB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sz w:val="22"/>
              </w:rPr>
              <w:t>1</w:t>
            </w:r>
            <w:r>
              <w:rPr>
                <w:rFonts w:cs="Times New Roman" w:hint="eastAsia"/>
                <w:sz w:val="22"/>
              </w:rPr>
              <w:t>9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3F2F006" w14:textId="1601DC42" w:rsidR="0093506C" w:rsidRPr="00B301FB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respSignature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9EEF99C" w14:textId="6CCB9C05" w:rsidR="0093506C" w:rsidRPr="00B301FB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RESP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交易驗證碼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FEAB0EF" w14:textId="56C76591" w:rsidR="0093506C" w:rsidRPr="00B301FB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992A3CE" w14:textId="3A905F97" w:rsidR="0093506C" w:rsidRPr="00B301FB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64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9A2EDA6" w14:textId="4FAFFD9E" w:rsidR="0093506C" w:rsidRPr="00B301FB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A83F502" w14:textId="2DA18777" w:rsidR="0093506C" w:rsidRPr="00B301FB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335B49BC" w14:textId="73567A32" w:rsidR="0093506C" w:rsidRPr="00B301FB" w:rsidRDefault="0093506C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SHA-256(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平台代號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訂單編號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收單行代碼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特店代號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端末代號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回應碼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交易處理回應時間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驗證參數</w:t>
            </w:r>
            <w:r w:rsidRPr="00B301FB">
              <w:rPr>
                <w:rFonts w:cs="Times New Roman" w:hint="eastAsia"/>
                <w:kern w:val="0"/>
                <w:sz w:val="22"/>
                <w:vertAlign w:val="superscript"/>
                <w:lang w:val="zh-TW"/>
              </w:rPr>
              <w:t>註一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)</w:t>
            </w:r>
          </w:p>
        </w:tc>
      </w:tr>
      <w:tr w:rsidR="0093506C" w:rsidRPr="007862FF" w14:paraId="0FFF7F97" w14:textId="4E1DF6EC" w:rsidTr="002D0FCC">
        <w:tc>
          <w:tcPr>
            <w:tcW w:w="534" w:type="dxa"/>
            <w:shd w:val="clear" w:color="auto" w:fill="FFFFFF" w:themeFill="background1"/>
            <w:vAlign w:val="center"/>
          </w:tcPr>
          <w:p w14:paraId="3C3B28BC" w14:textId="243024F6" w:rsidR="0093506C" w:rsidRPr="005677CF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>
              <w:rPr>
                <w:rFonts w:cs="Times New Roman" w:hint="eastAsia"/>
                <w:sz w:val="22"/>
              </w:rPr>
              <w:t>20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4968FC9" w14:textId="74B9911A" w:rsidR="0093506C" w:rsidRPr="008444D3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responseCode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F16E38A" w14:textId="456EA558" w:rsidR="0093506C" w:rsidRPr="005677CF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回應碼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C2416F4" w14:textId="40C9FB08" w:rsidR="0093506C" w:rsidRPr="008444D3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8444D3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F913EBE" w14:textId="1FB0487C" w:rsidR="0093506C" w:rsidRPr="00250367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250367">
              <w:rPr>
                <w:rFonts w:cs="Times New Roman"/>
                <w:kern w:val="0"/>
                <w:sz w:val="22"/>
              </w:rPr>
              <w:t>4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220F063" w14:textId="48D98A13" w:rsidR="0093506C" w:rsidRPr="00250367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4B2FF5A" w14:textId="5C92CA40" w:rsidR="0093506C" w:rsidRPr="00250367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250367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01FADD11" w14:textId="0D6DF35D" w:rsidR="0093506C" w:rsidRPr="005677CF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詳見附錄一</w:t>
            </w:r>
          </w:p>
        </w:tc>
      </w:tr>
      <w:tr w:rsidR="0093506C" w:rsidRPr="007862FF" w14:paraId="535CF029" w14:textId="1601582A" w:rsidTr="002D0FCC">
        <w:tc>
          <w:tcPr>
            <w:tcW w:w="534" w:type="dxa"/>
            <w:shd w:val="clear" w:color="auto" w:fill="FFFFFF" w:themeFill="background1"/>
            <w:vAlign w:val="center"/>
          </w:tcPr>
          <w:p w14:paraId="57CE6FFD" w14:textId="6606B3AD" w:rsidR="0093506C" w:rsidRPr="005677CF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>
              <w:rPr>
                <w:rFonts w:cs="Times New Roman" w:hint="eastAsia"/>
                <w:sz w:val="22"/>
              </w:rPr>
              <w:t>21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25AB2D3B" w14:textId="2261192E" w:rsidR="0093506C" w:rsidRPr="008444D3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otherInfo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2F2EEA0" w14:textId="2F233439" w:rsidR="0093506C" w:rsidRPr="005677CF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附加資訊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CB940D3" w14:textId="3B0FAA4E" w:rsidR="0093506C" w:rsidRPr="008444D3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>
              <w:rPr>
                <w:rFonts w:cs="Times New Roman" w:hint="eastAsia"/>
                <w:kern w:val="0"/>
                <w:sz w:val="22"/>
              </w:rPr>
              <w:t>A</w:t>
            </w:r>
            <w:r w:rsidRPr="008444D3">
              <w:rPr>
                <w:rFonts w:cs="Times New Roman"/>
                <w:kern w:val="0"/>
                <w:sz w:val="22"/>
              </w:rPr>
              <w:t>N</w:t>
            </w:r>
            <w:r>
              <w:rPr>
                <w:rFonts w:cs="Times New Roman" w:hint="eastAsia"/>
                <w:kern w:val="0"/>
                <w:sz w:val="22"/>
              </w:rPr>
              <w:t>S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59F8AA2E" w14:textId="4A1C03D4" w:rsidR="0093506C" w:rsidRPr="00250367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250367">
              <w:rPr>
                <w:rFonts w:cs="Times New Roman"/>
                <w:kern w:val="0"/>
                <w:sz w:val="22"/>
              </w:rPr>
              <w:t>999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3A58426" w14:textId="7394CCB0" w:rsidR="0093506C" w:rsidRPr="00250367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250367">
              <w:rPr>
                <w:rFonts w:cs="Times New Roman"/>
                <w:kern w:val="0"/>
                <w:sz w:val="22"/>
              </w:rPr>
              <w:t>C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FCB6CAF" w14:textId="2E7D782C" w:rsidR="0093506C" w:rsidRPr="00250367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250367">
              <w:rPr>
                <w:rFonts w:cs="Times New Roman"/>
                <w:kern w:val="0"/>
                <w:sz w:val="22"/>
              </w:rPr>
              <w:t>C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6A156F55" w14:textId="2FCBC13F" w:rsidR="0093506C" w:rsidRPr="005677CF" w:rsidRDefault="0093506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詳見欄位說明</w:t>
            </w:r>
          </w:p>
        </w:tc>
      </w:tr>
      <w:tr w:rsidR="0093506C" w:rsidRPr="007862FF" w14:paraId="6CA13BC5" w14:textId="147A690F" w:rsidTr="002D0FCC">
        <w:tc>
          <w:tcPr>
            <w:tcW w:w="534" w:type="dxa"/>
            <w:shd w:val="clear" w:color="auto" w:fill="FFFFFF" w:themeFill="background1"/>
            <w:vAlign w:val="center"/>
          </w:tcPr>
          <w:p w14:paraId="2F763E65" w14:textId="2A27EA89" w:rsidR="0093506C" w:rsidRPr="005677CF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</w:rPr>
            </w:pPr>
            <w:r w:rsidRPr="00B301FB">
              <w:rPr>
                <w:rFonts w:cs="Times New Roman"/>
                <w:sz w:val="22"/>
              </w:rPr>
              <w:t>2</w:t>
            </w:r>
            <w:r>
              <w:rPr>
                <w:rFonts w:cs="Times New Roman" w:hint="eastAsia"/>
                <w:sz w:val="22"/>
              </w:rPr>
              <w:t>2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664478F0" w14:textId="338A3FF7" w:rsidR="0093506C" w:rsidRPr="00A65644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lang w:val="zh-TW"/>
              </w:rPr>
            </w:pPr>
            <w:r w:rsidRPr="008444D3">
              <w:rPr>
                <w:rFonts w:cs="Times New Roman"/>
                <w:kern w:val="0"/>
                <w:lang w:val="zh-TW"/>
              </w:rPr>
              <w:t>signatureType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BE07DA1" w14:textId="6A4AC7A9" w:rsidR="0093506C" w:rsidRPr="005677CF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驗證碼押碼方式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E407FA7" w14:textId="47824D9A" w:rsidR="0093506C" w:rsidRPr="00A65644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lang w:val="zh-TW"/>
              </w:rPr>
            </w:pPr>
            <w:r w:rsidRPr="008444D3">
              <w:rPr>
                <w:rFonts w:cs="Times New Roman"/>
                <w:kern w:val="0"/>
                <w:lang w:val="zh-TW"/>
              </w:rPr>
              <w:t>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2B6DEE61" w14:textId="1A731D54" w:rsidR="0093506C" w:rsidRPr="00250367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lang w:val="zh-TW"/>
              </w:rPr>
            </w:pPr>
            <w:r w:rsidRPr="00250367">
              <w:rPr>
                <w:rFonts w:cs="Times New Roman"/>
                <w:kern w:val="0"/>
                <w:lang w:val="zh-TW"/>
              </w:rPr>
              <w:t>1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35EC85F" w14:textId="199599D8" w:rsidR="0093506C" w:rsidRPr="00250367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639A2C7" w14:textId="5A35A6F2" w:rsidR="0093506C" w:rsidRPr="00250367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7C2683F5" w14:textId="575289B9" w:rsidR="0093506C" w:rsidRPr="00250367" w:rsidRDefault="0093506C" w:rsidP="002D0FCC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93506C" w:rsidRPr="005677CF" w14:paraId="201A6256" w14:textId="77777777" w:rsidTr="00250367">
        <w:tblPrEx>
          <w:shd w:val="clear" w:color="auto" w:fill="auto"/>
        </w:tblPrEx>
        <w:tc>
          <w:tcPr>
            <w:tcW w:w="534" w:type="dxa"/>
            <w:shd w:val="clear" w:color="auto" w:fill="auto"/>
            <w:vAlign w:val="center"/>
          </w:tcPr>
          <w:p w14:paraId="6E5C1708" w14:textId="585D58D1" w:rsidR="0093506C" w:rsidRPr="00250367" w:rsidRDefault="0093506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2</w:t>
            </w:r>
            <w:r>
              <w:rPr>
                <w:rFonts w:cs="Times New Roman" w:hint="eastAsia"/>
                <w:sz w:val="22"/>
              </w:rPr>
              <w:t>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DEC742F" w14:textId="77777777" w:rsidR="0093506C" w:rsidRPr="005677CF" w:rsidRDefault="0093506C" w:rsidP="00250367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5677CF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errDesc</w:t>
            </w:r>
          </w:p>
        </w:tc>
        <w:tc>
          <w:tcPr>
            <w:tcW w:w="1985" w:type="dxa"/>
            <w:vAlign w:val="center"/>
          </w:tcPr>
          <w:p w14:paraId="533206AA" w14:textId="77777777" w:rsidR="0093506C" w:rsidRPr="00250367" w:rsidRDefault="0093506C" w:rsidP="0025036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錯誤描述</w:t>
            </w:r>
          </w:p>
        </w:tc>
        <w:tc>
          <w:tcPr>
            <w:tcW w:w="708" w:type="dxa"/>
            <w:vAlign w:val="center"/>
          </w:tcPr>
          <w:p w14:paraId="41368E8F" w14:textId="77777777" w:rsidR="0093506C" w:rsidRPr="00054D66" w:rsidRDefault="0093506C" w:rsidP="0025036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993" w:type="dxa"/>
            <w:vAlign w:val="center"/>
          </w:tcPr>
          <w:p w14:paraId="6507E5E1" w14:textId="77777777" w:rsidR="0093506C" w:rsidRPr="00054D66" w:rsidRDefault="0093506C" w:rsidP="0025036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24"/>
                <w:sz w:val="22"/>
              </w:rPr>
              <w:t>512</w:t>
            </w:r>
          </w:p>
        </w:tc>
        <w:tc>
          <w:tcPr>
            <w:tcW w:w="708" w:type="dxa"/>
            <w:vAlign w:val="center"/>
          </w:tcPr>
          <w:p w14:paraId="7B0AD216" w14:textId="77777777" w:rsidR="0093506C" w:rsidRPr="005677CF" w:rsidRDefault="0093506C" w:rsidP="0025036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692A7EAA" w14:textId="77777777" w:rsidR="0093506C" w:rsidRPr="00A65644" w:rsidRDefault="0093506C" w:rsidP="0025036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E4A3686" w14:textId="77777777" w:rsidR="0093506C" w:rsidRPr="00250367" w:rsidRDefault="0093506C" w:rsidP="0025036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 w:hint="eastAsia"/>
                <w:kern w:val="0"/>
                <w:sz w:val="22"/>
                <w:lang w:val="zh-TW"/>
              </w:rPr>
              <w:t>若交易成功為空值</w:t>
            </w:r>
          </w:p>
        </w:tc>
      </w:tr>
    </w:tbl>
    <w:p w14:paraId="221C3455" w14:textId="6334860B" w:rsidR="000E3C3F" w:rsidRPr="00A65644" w:rsidRDefault="000E3C3F" w:rsidP="00B616B9">
      <w:pPr>
        <w:autoSpaceDE w:val="0"/>
        <w:autoSpaceDN w:val="0"/>
        <w:adjustRightInd w:val="0"/>
        <w:spacing w:line="320" w:lineRule="exact"/>
        <w:jc w:val="right"/>
        <w:rPr>
          <w:rFonts w:cs="Times New Roman"/>
          <w:b/>
          <w:bCs/>
          <w:kern w:val="0"/>
          <w:sz w:val="26"/>
          <w:szCs w:val="26"/>
          <w:lang w:val="en-AU"/>
        </w:rPr>
      </w:pPr>
      <w:r w:rsidRPr="00250367">
        <w:rPr>
          <w:rFonts w:cs="Times New Roman"/>
          <w:kern w:val="0"/>
          <w:sz w:val="20"/>
          <w:szCs w:val="20"/>
          <w:lang w:val="zh-TW"/>
        </w:rPr>
        <w:t>M</w:t>
      </w:r>
      <w:r w:rsidRPr="00250367">
        <w:rPr>
          <w:rFonts w:cs="Times New Roman" w:hint="eastAsia"/>
          <w:kern w:val="0"/>
          <w:sz w:val="20"/>
          <w:szCs w:val="20"/>
          <w:lang w:val="zh-TW"/>
        </w:rPr>
        <w:t>：必帶欄位；</w:t>
      </w:r>
      <w:r w:rsidRPr="005677CF">
        <w:rPr>
          <w:rFonts w:cs="Times New Roman"/>
          <w:kern w:val="0"/>
          <w:sz w:val="20"/>
          <w:szCs w:val="20"/>
          <w:lang w:val="zh-TW"/>
        </w:rPr>
        <w:t>C</w:t>
      </w:r>
      <w:r w:rsidRPr="00250367">
        <w:rPr>
          <w:rFonts w:cs="Times New Roman" w:hint="eastAsia"/>
          <w:kern w:val="0"/>
          <w:sz w:val="20"/>
          <w:szCs w:val="20"/>
          <w:lang w:val="zh-TW"/>
        </w:rPr>
        <w:t>：特定條件下必帶欄位；</w:t>
      </w:r>
      <w:r w:rsidRPr="005677CF">
        <w:rPr>
          <w:rFonts w:cs="Times New Roman"/>
          <w:kern w:val="0"/>
          <w:sz w:val="20"/>
          <w:szCs w:val="20"/>
          <w:lang w:val="zh-TW"/>
        </w:rPr>
        <w:t>O</w:t>
      </w:r>
      <w:r w:rsidRPr="00250367">
        <w:rPr>
          <w:rFonts w:cs="Times New Roman" w:hint="eastAsia"/>
          <w:kern w:val="0"/>
          <w:sz w:val="20"/>
          <w:szCs w:val="20"/>
          <w:lang w:val="zh-TW"/>
        </w:rPr>
        <w:t>：選帶欄位</w:t>
      </w:r>
      <w:r w:rsidRPr="008444D3">
        <w:rPr>
          <w:rFonts w:cs="Times New Roman"/>
        </w:rPr>
        <w:br w:type="page"/>
      </w:r>
    </w:p>
    <w:p w14:paraId="0EB41A59" w14:textId="24C794A1" w:rsidR="0075744C" w:rsidRPr="007862FF" w:rsidRDefault="006D1A37" w:rsidP="00003142">
      <w:pPr>
        <w:pStyle w:val="3"/>
        <w:rPr>
          <w:lang w:eastAsia="zh-TW"/>
        </w:rPr>
      </w:pPr>
      <w:bookmarkStart w:id="730" w:name="_Toc454793791"/>
      <w:bookmarkStart w:id="731" w:name="_Toc455489893"/>
      <w:bookmarkStart w:id="732" w:name="_Toc454793792"/>
      <w:bookmarkStart w:id="733" w:name="_Toc455489894"/>
      <w:bookmarkStart w:id="734" w:name="_Toc454793793"/>
      <w:bookmarkStart w:id="735" w:name="_Toc455489895"/>
      <w:bookmarkStart w:id="736" w:name="_Toc454793794"/>
      <w:bookmarkStart w:id="737" w:name="_Toc455489896"/>
      <w:bookmarkStart w:id="738" w:name="_Toc454793984"/>
      <w:bookmarkStart w:id="739" w:name="_Toc455490086"/>
      <w:bookmarkStart w:id="740" w:name="_Toc454793985"/>
      <w:bookmarkStart w:id="741" w:name="_Toc455490087"/>
      <w:bookmarkStart w:id="742" w:name="_Toc474498128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r w:rsidRPr="004A12B2">
        <w:rPr>
          <w:rFonts w:hint="eastAsia"/>
          <w:lang w:eastAsia="zh-TW"/>
        </w:rPr>
        <w:t>跨境匯入</w:t>
      </w:r>
      <w:r w:rsidRPr="004A12B2">
        <w:rPr>
          <w:rFonts w:hint="eastAsia"/>
          <w:lang w:eastAsia="zh-TW"/>
        </w:rPr>
        <w:t>O2O</w:t>
      </w:r>
      <w:r w:rsidR="006A03B5" w:rsidRPr="007862FF">
        <w:rPr>
          <w:rFonts w:hint="eastAsia"/>
          <w:lang w:eastAsia="zh-TW"/>
        </w:rPr>
        <w:t>查詢</w:t>
      </w:r>
      <w:r w:rsidR="006C04E5">
        <w:rPr>
          <w:rFonts w:hint="eastAsia"/>
          <w:lang w:eastAsia="zh-TW"/>
        </w:rPr>
        <w:t>交易</w:t>
      </w:r>
      <w:bookmarkEnd w:id="742"/>
    </w:p>
    <w:p w14:paraId="71E9CD57" w14:textId="77777777" w:rsidR="00C96E98" w:rsidRPr="00C4692E" w:rsidRDefault="00D1077E" w:rsidP="00496EB3">
      <w:pPr>
        <w:spacing w:line="360" w:lineRule="auto"/>
        <w:rPr>
          <w:rFonts w:cs="Times New Roman"/>
          <w:lang w:val="en-AU"/>
        </w:rPr>
      </w:pPr>
      <w:r w:rsidRPr="00250367">
        <w:rPr>
          <w:rFonts w:cs="Times New Roman" w:hint="eastAsia"/>
          <w:lang w:val="en-AU"/>
        </w:rPr>
        <w:t>交易流程架構說明如后</w:t>
      </w:r>
    </w:p>
    <w:p w14:paraId="133ACBC2" w14:textId="7B549383" w:rsidR="00D3511A" w:rsidRPr="00C4692E" w:rsidRDefault="00D3511A">
      <w:pPr>
        <w:spacing w:line="360" w:lineRule="auto"/>
        <w:jc w:val="center"/>
        <w:rPr>
          <w:rFonts w:cs="Times New Roman"/>
        </w:rPr>
      </w:pPr>
      <w:r w:rsidRPr="00D3511A">
        <w:rPr>
          <w:noProof/>
        </w:rPr>
        <w:drawing>
          <wp:inline distT="0" distB="0" distL="0" distR="0" wp14:anchorId="4FF4C132" wp14:editId="6AE1C505">
            <wp:extent cx="6188710" cy="990788"/>
            <wp:effectExtent l="0" t="0" r="254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90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DD0CA" w14:textId="76ABFA07" w:rsidR="0075744C" w:rsidRPr="00C4692E" w:rsidRDefault="00774497" w:rsidP="00B372DC">
      <w:pPr>
        <w:spacing w:line="360" w:lineRule="auto"/>
        <w:rPr>
          <w:rFonts w:cs="Times New Roman"/>
        </w:rPr>
      </w:pPr>
      <w:r w:rsidRPr="00250367">
        <w:rPr>
          <w:rFonts w:cs="Times New Roman" w:hint="eastAsia"/>
          <w:lang w:val="en-AU"/>
        </w:rPr>
        <w:t>付款結果</w:t>
      </w:r>
      <w:r w:rsidR="0075744C" w:rsidRPr="00250367">
        <w:rPr>
          <w:rFonts w:cs="Times New Roman" w:hint="eastAsia"/>
          <w:lang w:val="en-AU"/>
        </w:rPr>
        <w:t>查詢請</w:t>
      </w:r>
      <w:r w:rsidR="007B10B0" w:rsidRPr="00250367">
        <w:rPr>
          <w:rFonts w:cs="Times New Roman" w:hint="eastAsia"/>
          <w:lang w:val="en-AU"/>
        </w:rPr>
        <w:t>求回</w:t>
      </w:r>
      <w:r w:rsidR="0075744C" w:rsidRPr="00250367">
        <w:rPr>
          <w:rFonts w:cs="Times New Roman" w:hint="eastAsia"/>
          <w:lang w:val="en-AU"/>
        </w:rPr>
        <w:t>應規格</w:t>
      </w:r>
      <w:r w:rsidR="0075744C" w:rsidRPr="00C4692E">
        <w:rPr>
          <w:rFonts w:cs="Times New Roman"/>
          <w:lang w:val="en-AU"/>
        </w:rPr>
        <w:t>(</w:t>
      </w:r>
      <w:r w:rsidR="000949FC" w:rsidRPr="00250367">
        <w:rPr>
          <w:rFonts w:cs="Times New Roman" w:hint="eastAsia"/>
          <w:lang w:val="en-AU"/>
        </w:rPr>
        <w:t>特店</w:t>
      </w:r>
      <w:r w:rsidRPr="00250367">
        <w:rPr>
          <w:rFonts w:cs="Times New Roman" w:hint="eastAsia"/>
          <w:lang w:val="en-AU"/>
        </w:rPr>
        <w:t>端末處理設備</w:t>
      </w:r>
      <w:r w:rsidR="00803C46" w:rsidRPr="00C4692E">
        <w:rPr>
          <w:rFonts w:cs="Times New Roman"/>
          <w:lang w:val="en-AU"/>
        </w:rPr>
        <w:t>-</w:t>
      </w:r>
      <w:r w:rsidR="00803C46" w:rsidRPr="00250367">
        <w:rPr>
          <w:rFonts w:cs="Times New Roman" w:hint="eastAsia"/>
          <w:lang w:val="en-AU"/>
        </w:rPr>
        <w:t>財金</w:t>
      </w:r>
      <w:r w:rsidR="00D3511A">
        <w:rPr>
          <w:rFonts w:cs="Times New Roman" w:hint="eastAsia"/>
          <w:lang w:val="en-AU"/>
        </w:rPr>
        <w:t>網路</w:t>
      </w:r>
      <w:r w:rsidR="00803C46" w:rsidRPr="00250367">
        <w:rPr>
          <w:rFonts w:cs="Times New Roman" w:hint="eastAsia"/>
          <w:lang w:val="en-AU"/>
        </w:rPr>
        <w:t>收單</w:t>
      </w:r>
      <w:r w:rsidR="00D3511A" w:rsidRPr="00250367">
        <w:rPr>
          <w:rFonts w:cs="Times New Roman" w:hint="eastAsia"/>
          <w:lang w:val="en-AU"/>
        </w:rPr>
        <w:t>共用</w:t>
      </w:r>
      <w:r w:rsidR="00803C46" w:rsidRPr="00250367">
        <w:rPr>
          <w:rFonts w:cs="Times New Roman" w:hint="eastAsia"/>
          <w:lang w:val="en-AU"/>
        </w:rPr>
        <w:t>系統</w:t>
      </w:r>
      <w:r w:rsidR="0075744C" w:rsidRPr="00C4692E">
        <w:rPr>
          <w:rFonts w:cs="Times New Roman"/>
          <w:lang w:val="en-AU"/>
        </w:rPr>
        <w:t>)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984"/>
        <w:gridCol w:w="1985"/>
        <w:gridCol w:w="708"/>
        <w:gridCol w:w="993"/>
        <w:gridCol w:w="708"/>
        <w:gridCol w:w="851"/>
        <w:gridCol w:w="2410"/>
      </w:tblGrid>
      <w:tr w:rsidR="00007E45" w:rsidRPr="007862FF" w14:paraId="35F3F140" w14:textId="77777777" w:rsidTr="006D1A37"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7D41E2AC" w14:textId="77777777" w:rsidR="00007E45" w:rsidRPr="00B301FB" w:rsidRDefault="00007E45" w:rsidP="00A573F3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#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63A1DC44" w14:textId="77777777" w:rsidR="00007E45" w:rsidRPr="00B301FB" w:rsidRDefault="00007E45" w:rsidP="00A573F3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系統參數名稱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38BF93D" w14:textId="77777777" w:rsidR="00007E45" w:rsidRPr="00B301FB" w:rsidRDefault="00007E45" w:rsidP="00A573F3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欄位中文名稱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3BE57F83" w14:textId="77777777" w:rsidR="00007E45" w:rsidRPr="00B301FB" w:rsidRDefault="00007E45" w:rsidP="00A573F3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Fmt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6E59A312" w14:textId="77777777" w:rsidR="00007E45" w:rsidRPr="00B301FB" w:rsidRDefault="00007E45" w:rsidP="00A573F3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Len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7FD1EB9C" w14:textId="77777777" w:rsidR="00007E45" w:rsidRPr="00B301FB" w:rsidRDefault="00007E45" w:rsidP="00A573F3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REQ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3348CC77" w14:textId="77777777" w:rsidR="00007E45" w:rsidRPr="00B301FB" w:rsidRDefault="00007E45" w:rsidP="00A573F3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RESP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0AD8B066" w14:textId="77777777" w:rsidR="00007E45" w:rsidRPr="00B301FB" w:rsidRDefault="00007E45" w:rsidP="00A573F3">
            <w:pPr>
              <w:widowControl/>
              <w:jc w:val="center"/>
              <w:textAlignment w:val="bottom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備註</w:t>
            </w:r>
          </w:p>
        </w:tc>
      </w:tr>
      <w:tr w:rsidR="00007E45" w:rsidRPr="007862FF" w14:paraId="0598E509" w14:textId="77777777" w:rsidTr="00537AB7">
        <w:tc>
          <w:tcPr>
            <w:tcW w:w="534" w:type="dxa"/>
            <w:shd w:val="clear" w:color="auto" w:fill="auto"/>
            <w:vAlign w:val="center"/>
          </w:tcPr>
          <w:p w14:paraId="6A7B06EE" w14:textId="77777777" w:rsidR="00007E45" w:rsidRPr="00B301FB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CC5BAC5" w14:textId="25DDAB80" w:rsidR="00007E45" w:rsidRPr="00B301FB" w:rsidRDefault="0087046E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</w:rPr>
              <w:t>txnStatus</w:t>
            </w:r>
          </w:p>
        </w:tc>
        <w:tc>
          <w:tcPr>
            <w:tcW w:w="1985" w:type="dxa"/>
            <w:vAlign w:val="center"/>
          </w:tcPr>
          <w:p w14:paraId="189AD709" w14:textId="77777777" w:rsidR="00007E45" w:rsidRPr="00B301FB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交易狀態</w:t>
            </w:r>
          </w:p>
        </w:tc>
        <w:tc>
          <w:tcPr>
            <w:tcW w:w="708" w:type="dxa"/>
            <w:vAlign w:val="center"/>
          </w:tcPr>
          <w:p w14:paraId="073821FB" w14:textId="77777777" w:rsidR="00007E45" w:rsidRPr="00B301FB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0F7C4605" w14:textId="77777777" w:rsidR="00007E45" w:rsidRPr="00B301FB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1</w:t>
            </w:r>
          </w:p>
        </w:tc>
        <w:tc>
          <w:tcPr>
            <w:tcW w:w="708" w:type="dxa"/>
            <w:vAlign w:val="center"/>
          </w:tcPr>
          <w:p w14:paraId="2D96EB42" w14:textId="77777777" w:rsidR="00007E45" w:rsidRPr="00B301FB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11CC1AB9" w14:textId="77777777" w:rsidR="00007E45" w:rsidRPr="00B301FB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E29D338" w14:textId="77777777" w:rsidR="00007E45" w:rsidRPr="00B301FB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007E45" w:rsidRPr="007862FF" w14:paraId="24086E96" w14:textId="77777777" w:rsidTr="00537AB7">
        <w:tc>
          <w:tcPr>
            <w:tcW w:w="534" w:type="dxa"/>
            <w:shd w:val="clear" w:color="auto" w:fill="auto"/>
            <w:vAlign w:val="center"/>
          </w:tcPr>
          <w:p w14:paraId="55974E01" w14:textId="77777777" w:rsidR="00007E45" w:rsidRPr="00B301FB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8985DFF" w14:textId="77777777" w:rsidR="00007E45" w:rsidRPr="00B301FB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txnType</w:t>
            </w:r>
          </w:p>
        </w:tc>
        <w:tc>
          <w:tcPr>
            <w:tcW w:w="1985" w:type="dxa"/>
            <w:vAlign w:val="center"/>
          </w:tcPr>
          <w:p w14:paraId="785ACD1C" w14:textId="77777777" w:rsidR="00007E45" w:rsidRPr="00B301FB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交易類型</w:t>
            </w:r>
          </w:p>
        </w:tc>
        <w:tc>
          <w:tcPr>
            <w:tcW w:w="708" w:type="dxa"/>
            <w:vAlign w:val="center"/>
          </w:tcPr>
          <w:p w14:paraId="4E7BA455" w14:textId="77777777" w:rsidR="00007E45" w:rsidRPr="00B301FB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785C1FC6" w14:textId="77777777" w:rsidR="00007E45" w:rsidRPr="00B301FB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4</w:t>
            </w:r>
          </w:p>
        </w:tc>
        <w:tc>
          <w:tcPr>
            <w:tcW w:w="708" w:type="dxa"/>
            <w:vAlign w:val="center"/>
          </w:tcPr>
          <w:p w14:paraId="013BF967" w14:textId="77777777" w:rsidR="00007E45" w:rsidRPr="00B301FB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74DB8B4E" w14:textId="77777777" w:rsidR="00007E45" w:rsidRPr="00B301FB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57C1398" w14:textId="23C21085" w:rsidR="00007E45" w:rsidRPr="00B301FB" w:rsidRDefault="006B6BD6" w:rsidP="006B6BD6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12B2">
              <w:rPr>
                <w:rFonts w:cs="Times New Roman" w:hint="eastAsia"/>
                <w:kern w:val="0"/>
                <w:sz w:val="22"/>
                <w:lang w:val="zh-TW"/>
              </w:rPr>
              <w:t>限「</w:t>
            </w:r>
            <w:r w:rsidR="0077687A" w:rsidRPr="004A12B2">
              <w:rPr>
                <w:rFonts w:cs="Times New Roman"/>
                <w:kern w:val="0"/>
                <w:sz w:val="22"/>
                <w:lang w:val="zh-TW"/>
              </w:rPr>
              <w:t>9100</w:t>
            </w:r>
            <w:r w:rsidRPr="004A12B2">
              <w:rPr>
                <w:rFonts w:cs="Times New Roman" w:hint="eastAsia"/>
                <w:kern w:val="0"/>
                <w:sz w:val="22"/>
                <w:lang w:val="zh-TW"/>
              </w:rPr>
              <w:t>」</w:t>
            </w:r>
          </w:p>
        </w:tc>
      </w:tr>
      <w:tr w:rsidR="00007E45" w:rsidRPr="007862FF" w14:paraId="6D1FDA83" w14:textId="77777777" w:rsidTr="00537AB7">
        <w:tc>
          <w:tcPr>
            <w:tcW w:w="534" w:type="dxa"/>
            <w:shd w:val="clear" w:color="auto" w:fill="auto"/>
            <w:vAlign w:val="center"/>
          </w:tcPr>
          <w:p w14:paraId="72872517" w14:textId="77777777" w:rsidR="00007E45" w:rsidRPr="00B301FB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03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5A6D0D3" w14:textId="77777777" w:rsidR="00007E45" w:rsidRPr="00B301FB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platformNo</w:t>
            </w:r>
          </w:p>
        </w:tc>
        <w:tc>
          <w:tcPr>
            <w:tcW w:w="1985" w:type="dxa"/>
            <w:vAlign w:val="center"/>
          </w:tcPr>
          <w:p w14:paraId="2BA61707" w14:textId="77777777" w:rsidR="00007E45" w:rsidRPr="00B301FB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平台代號</w:t>
            </w:r>
          </w:p>
        </w:tc>
        <w:tc>
          <w:tcPr>
            <w:tcW w:w="708" w:type="dxa"/>
            <w:vAlign w:val="center"/>
          </w:tcPr>
          <w:p w14:paraId="1DCE425C" w14:textId="77777777" w:rsidR="00007E45" w:rsidRPr="00B301FB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vAlign w:val="center"/>
          </w:tcPr>
          <w:p w14:paraId="0CD47C98" w14:textId="77777777" w:rsidR="00007E45" w:rsidRPr="00B301FB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10</w:t>
            </w:r>
          </w:p>
        </w:tc>
        <w:tc>
          <w:tcPr>
            <w:tcW w:w="708" w:type="dxa"/>
            <w:vAlign w:val="center"/>
          </w:tcPr>
          <w:p w14:paraId="4EBC9D66" w14:textId="77777777" w:rsidR="00007E45" w:rsidRPr="00B301FB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vAlign w:val="center"/>
          </w:tcPr>
          <w:p w14:paraId="34EF2527" w14:textId="77777777" w:rsidR="00007E45" w:rsidRPr="00B301FB" w:rsidRDefault="00007E45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5710D80" w14:textId="23DB9058" w:rsidR="00007E45" w:rsidRPr="00B301FB" w:rsidRDefault="000949FC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需</w:t>
            </w:r>
            <w:r w:rsidR="00B328FA" w:rsidRPr="00B301FB">
              <w:rPr>
                <w:rFonts w:cs="Times New Roman" w:hint="eastAsia"/>
                <w:sz w:val="22"/>
              </w:rPr>
              <w:t>同原交易</w:t>
            </w:r>
          </w:p>
        </w:tc>
      </w:tr>
      <w:tr w:rsidR="00BD674B" w:rsidRPr="007862FF" w14:paraId="34F0EC3A" w14:textId="77777777" w:rsidTr="00537AB7">
        <w:tc>
          <w:tcPr>
            <w:tcW w:w="534" w:type="dxa"/>
            <w:shd w:val="clear" w:color="auto" w:fill="auto"/>
            <w:vAlign w:val="center"/>
          </w:tcPr>
          <w:p w14:paraId="7E531795" w14:textId="2F3C9715" w:rsidR="00BD674B" w:rsidRPr="00B301FB" w:rsidRDefault="00C0647A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4BCB074" w14:textId="3C7D2DA8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orderNumber</w:t>
            </w:r>
          </w:p>
        </w:tc>
        <w:tc>
          <w:tcPr>
            <w:tcW w:w="1985" w:type="dxa"/>
            <w:vAlign w:val="center"/>
          </w:tcPr>
          <w:p w14:paraId="65CA3F9C" w14:textId="294D4C2A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訂單編號</w:t>
            </w:r>
          </w:p>
        </w:tc>
        <w:tc>
          <w:tcPr>
            <w:tcW w:w="708" w:type="dxa"/>
            <w:vAlign w:val="center"/>
          </w:tcPr>
          <w:p w14:paraId="1AF72BFA" w14:textId="156FC1B3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vAlign w:val="center"/>
          </w:tcPr>
          <w:p w14:paraId="175EC34E" w14:textId="15B1D7A1" w:rsidR="00BD674B" w:rsidRPr="00B301FB" w:rsidRDefault="00D755AA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9</w:t>
            </w:r>
          </w:p>
        </w:tc>
        <w:tc>
          <w:tcPr>
            <w:tcW w:w="708" w:type="dxa"/>
            <w:vAlign w:val="center"/>
          </w:tcPr>
          <w:p w14:paraId="297744A1" w14:textId="2CFCEDA1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vAlign w:val="center"/>
          </w:tcPr>
          <w:p w14:paraId="5F909E4B" w14:textId="7E350AC8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A1579DD" w14:textId="292BB5CE" w:rsidR="00BD674B" w:rsidRPr="00B301FB" w:rsidRDefault="000949FC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需</w:t>
            </w:r>
            <w:r w:rsidR="00BD674B" w:rsidRPr="00B301FB">
              <w:rPr>
                <w:rFonts w:cs="Times New Roman" w:hint="eastAsia"/>
                <w:sz w:val="22"/>
              </w:rPr>
              <w:t>同原交易</w:t>
            </w:r>
          </w:p>
        </w:tc>
      </w:tr>
      <w:tr w:rsidR="00BD674B" w:rsidRPr="007862FF" w14:paraId="0BFC63EC" w14:textId="77777777" w:rsidTr="00537AB7">
        <w:tc>
          <w:tcPr>
            <w:tcW w:w="534" w:type="dxa"/>
            <w:shd w:val="clear" w:color="auto" w:fill="auto"/>
            <w:vAlign w:val="center"/>
          </w:tcPr>
          <w:p w14:paraId="7A0ECCD2" w14:textId="11E30C0A" w:rsidR="00BD674B" w:rsidRPr="00B301FB" w:rsidRDefault="00C0647A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05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4D49072" w14:textId="4F0DC3F3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acqBank</w:t>
            </w:r>
          </w:p>
        </w:tc>
        <w:tc>
          <w:tcPr>
            <w:tcW w:w="1985" w:type="dxa"/>
            <w:vAlign w:val="center"/>
          </w:tcPr>
          <w:p w14:paraId="09B63E82" w14:textId="5E232861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收單行代碼</w:t>
            </w:r>
          </w:p>
        </w:tc>
        <w:tc>
          <w:tcPr>
            <w:tcW w:w="708" w:type="dxa"/>
            <w:vAlign w:val="center"/>
          </w:tcPr>
          <w:p w14:paraId="2F88B394" w14:textId="05D0E8AF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2A5E1101" w14:textId="3A7B3414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3</w:t>
            </w:r>
          </w:p>
        </w:tc>
        <w:tc>
          <w:tcPr>
            <w:tcW w:w="708" w:type="dxa"/>
            <w:vAlign w:val="center"/>
          </w:tcPr>
          <w:p w14:paraId="75BF1DD7" w14:textId="2389A714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3FE8B013" w14:textId="72DB6C80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CB7A331" w14:textId="05BC2726" w:rsidR="00BD674B" w:rsidRPr="00B301FB" w:rsidRDefault="000949FC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需</w:t>
            </w:r>
            <w:r w:rsidR="00BD674B" w:rsidRPr="00B301FB">
              <w:rPr>
                <w:rFonts w:cs="Times New Roman" w:hint="eastAsia"/>
                <w:sz w:val="22"/>
              </w:rPr>
              <w:t>同原交易</w:t>
            </w:r>
          </w:p>
        </w:tc>
      </w:tr>
      <w:tr w:rsidR="00BD674B" w:rsidRPr="007862FF" w14:paraId="11737ACE" w14:textId="77777777" w:rsidTr="00EE24F3">
        <w:tc>
          <w:tcPr>
            <w:tcW w:w="534" w:type="dxa"/>
            <w:shd w:val="clear" w:color="auto" w:fill="auto"/>
            <w:vAlign w:val="center"/>
          </w:tcPr>
          <w:p w14:paraId="6C921565" w14:textId="2AAF6E0D" w:rsidR="00BD674B" w:rsidRPr="00B301FB" w:rsidRDefault="00BD674B" w:rsidP="00C0647A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</w:t>
            </w:r>
            <w:r w:rsidR="00C0647A" w:rsidRPr="00B301FB">
              <w:rPr>
                <w:rFonts w:cs="Times New Roman"/>
                <w:sz w:val="22"/>
              </w:rPr>
              <w:t>6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B4BBA87" w14:textId="77777777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merchantId</w:t>
            </w:r>
          </w:p>
        </w:tc>
        <w:tc>
          <w:tcPr>
            <w:tcW w:w="1985" w:type="dxa"/>
            <w:vAlign w:val="center"/>
          </w:tcPr>
          <w:p w14:paraId="633FAA07" w14:textId="77777777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特店代號</w:t>
            </w:r>
          </w:p>
        </w:tc>
        <w:tc>
          <w:tcPr>
            <w:tcW w:w="708" w:type="dxa"/>
            <w:vAlign w:val="center"/>
          </w:tcPr>
          <w:p w14:paraId="1C6AB858" w14:textId="77777777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452ECDBA" w14:textId="77777777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15</w:t>
            </w:r>
          </w:p>
        </w:tc>
        <w:tc>
          <w:tcPr>
            <w:tcW w:w="708" w:type="dxa"/>
            <w:vAlign w:val="center"/>
          </w:tcPr>
          <w:p w14:paraId="2F973688" w14:textId="77777777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5713D0B4" w14:textId="77777777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</w:tcPr>
          <w:p w14:paraId="2E3A664E" w14:textId="02C69A8B" w:rsidR="00BD674B" w:rsidRPr="00B301FB" w:rsidRDefault="000949FC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需</w:t>
            </w:r>
            <w:r w:rsidR="00BD674B" w:rsidRPr="00B301FB">
              <w:rPr>
                <w:rFonts w:cs="Times New Roman" w:hint="eastAsia"/>
                <w:sz w:val="22"/>
              </w:rPr>
              <w:t>同原交易</w:t>
            </w:r>
          </w:p>
        </w:tc>
      </w:tr>
      <w:tr w:rsidR="00BD674B" w:rsidRPr="007862FF" w14:paraId="24A917A9" w14:textId="77777777" w:rsidTr="00EE24F3">
        <w:tc>
          <w:tcPr>
            <w:tcW w:w="534" w:type="dxa"/>
            <w:shd w:val="clear" w:color="auto" w:fill="auto"/>
            <w:vAlign w:val="center"/>
          </w:tcPr>
          <w:p w14:paraId="163AFAB8" w14:textId="6027C790" w:rsidR="00BD674B" w:rsidRPr="00B301FB" w:rsidRDefault="00BD674B" w:rsidP="00C0647A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</w:t>
            </w:r>
            <w:r w:rsidR="00C0647A" w:rsidRPr="00B301FB">
              <w:rPr>
                <w:rFonts w:cs="Times New Roman"/>
                <w:sz w:val="22"/>
              </w:rPr>
              <w:t>7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FB11C10" w14:textId="77777777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terminalId</w:t>
            </w:r>
          </w:p>
        </w:tc>
        <w:tc>
          <w:tcPr>
            <w:tcW w:w="1985" w:type="dxa"/>
            <w:vAlign w:val="center"/>
          </w:tcPr>
          <w:p w14:paraId="788E8CFE" w14:textId="77777777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端末代號</w:t>
            </w:r>
          </w:p>
        </w:tc>
        <w:tc>
          <w:tcPr>
            <w:tcW w:w="708" w:type="dxa"/>
            <w:vAlign w:val="center"/>
          </w:tcPr>
          <w:p w14:paraId="0FC3DDCB" w14:textId="77777777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68206F6A" w14:textId="77777777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8</w:t>
            </w:r>
          </w:p>
        </w:tc>
        <w:tc>
          <w:tcPr>
            <w:tcW w:w="708" w:type="dxa"/>
            <w:vAlign w:val="center"/>
          </w:tcPr>
          <w:p w14:paraId="3F5F17F7" w14:textId="77777777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3E272C22" w14:textId="77777777" w:rsidR="00BD674B" w:rsidRPr="00B301FB" w:rsidRDefault="00BD674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</w:tcPr>
          <w:p w14:paraId="7FD4E02D" w14:textId="42DCC209" w:rsidR="00BD674B" w:rsidRPr="00B301FB" w:rsidRDefault="000949FC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需</w:t>
            </w:r>
            <w:r w:rsidR="00BD674B" w:rsidRPr="00B301FB">
              <w:rPr>
                <w:rFonts w:cs="Times New Roman" w:hint="eastAsia"/>
                <w:sz w:val="22"/>
              </w:rPr>
              <w:t>同原交易</w:t>
            </w:r>
          </w:p>
        </w:tc>
      </w:tr>
      <w:tr w:rsidR="001B242D" w:rsidRPr="005677CF" w14:paraId="11E5139B" w14:textId="77777777" w:rsidTr="00C5634C">
        <w:tc>
          <w:tcPr>
            <w:tcW w:w="534" w:type="dxa"/>
            <w:shd w:val="clear" w:color="auto" w:fill="auto"/>
            <w:vAlign w:val="center"/>
          </w:tcPr>
          <w:p w14:paraId="3408F0A7" w14:textId="77777777" w:rsidR="001B242D" w:rsidRPr="00B301FB" w:rsidRDefault="001B242D" w:rsidP="00C5634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08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604FD79" w14:textId="77777777" w:rsidR="001B242D" w:rsidRPr="00B301FB" w:rsidRDefault="001B242D" w:rsidP="00C5634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purchAmt</w:t>
            </w:r>
          </w:p>
        </w:tc>
        <w:tc>
          <w:tcPr>
            <w:tcW w:w="1985" w:type="dxa"/>
            <w:vAlign w:val="center"/>
          </w:tcPr>
          <w:p w14:paraId="187CFDC0" w14:textId="77777777" w:rsidR="001B242D" w:rsidRPr="00B301FB" w:rsidRDefault="001B242D" w:rsidP="00C5634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交易金額</w:t>
            </w:r>
          </w:p>
        </w:tc>
        <w:tc>
          <w:tcPr>
            <w:tcW w:w="708" w:type="dxa"/>
            <w:vAlign w:val="center"/>
          </w:tcPr>
          <w:p w14:paraId="0E1F6CB8" w14:textId="77777777" w:rsidR="001B242D" w:rsidRPr="00B301FB" w:rsidRDefault="001B242D" w:rsidP="00C5634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669A8AA2" w14:textId="77777777" w:rsidR="001B242D" w:rsidRPr="00B301FB" w:rsidRDefault="001B242D" w:rsidP="00C5634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9</w:t>
            </w:r>
          </w:p>
        </w:tc>
        <w:tc>
          <w:tcPr>
            <w:tcW w:w="708" w:type="dxa"/>
            <w:vAlign w:val="center"/>
          </w:tcPr>
          <w:p w14:paraId="51C5671B" w14:textId="49A02699" w:rsidR="001B242D" w:rsidRPr="00B301FB" w:rsidRDefault="001B242D" w:rsidP="00C5634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1D11531F" w14:textId="77777777" w:rsidR="001B242D" w:rsidRPr="00B301FB" w:rsidRDefault="001B242D" w:rsidP="00C5634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CAE9DB6" w14:textId="1022C279" w:rsidR="001B242D" w:rsidRPr="00F60B28" w:rsidRDefault="00F60B28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F60B28">
              <w:rPr>
                <w:rFonts w:cs="Times New Roman" w:hint="eastAsia"/>
                <w:sz w:val="22"/>
              </w:rPr>
              <w:t>若查詢有帶退款編號，則為退款金額</w:t>
            </w:r>
            <w:r w:rsidRPr="00F60B28">
              <w:rPr>
                <w:rFonts w:cs="Times New Roman"/>
                <w:sz w:val="22"/>
              </w:rPr>
              <w:t> </w:t>
            </w:r>
          </w:p>
        </w:tc>
      </w:tr>
      <w:tr w:rsidR="00EC5A9B" w:rsidRPr="007862FF" w14:paraId="33FA74F5" w14:textId="77777777" w:rsidTr="006D1A37">
        <w:tc>
          <w:tcPr>
            <w:tcW w:w="534" w:type="dxa"/>
            <w:shd w:val="clear" w:color="auto" w:fill="auto"/>
            <w:vAlign w:val="center"/>
          </w:tcPr>
          <w:p w14:paraId="31771939" w14:textId="330FF636" w:rsidR="00EC5A9B" w:rsidRPr="00B301FB" w:rsidRDefault="00EC5A9B" w:rsidP="00C0647A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09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10F5B46" w14:textId="146E7B74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LocalDate</w:t>
            </w:r>
          </w:p>
        </w:tc>
        <w:tc>
          <w:tcPr>
            <w:tcW w:w="1985" w:type="dxa"/>
            <w:vAlign w:val="center"/>
          </w:tcPr>
          <w:p w14:paraId="052D75C8" w14:textId="6D82D5D9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交易日期</w:t>
            </w:r>
          </w:p>
        </w:tc>
        <w:tc>
          <w:tcPr>
            <w:tcW w:w="708" w:type="dxa"/>
            <w:vAlign w:val="center"/>
          </w:tcPr>
          <w:p w14:paraId="3C0C3BF8" w14:textId="4F52D553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vAlign w:val="center"/>
          </w:tcPr>
          <w:p w14:paraId="3C65696B" w14:textId="37CEB5C8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</w:rPr>
              <w:t>8</w:t>
            </w:r>
          </w:p>
        </w:tc>
        <w:tc>
          <w:tcPr>
            <w:tcW w:w="708" w:type="dxa"/>
            <w:vAlign w:val="center"/>
          </w:tcPr>
          <w:p w14:paraId="1989FCEC" w14:textId="2EE4CD03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5DB8B569" w14:textId="1A99BC1E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2146885" w14:textId="0C6EFCB0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yyyyMMdd (GMT+8)</w:t>
            </w:r>
          </w:p>
        </w:tc>
      </w:tr>
      <w:tr w:rsidR="00EC5A9B" w:rsidRPr="007862FF" w14:paraId="25ADBE45" w14:textId="77777777" w:rsidTr="006D1A37">
        <w:tc>
          <w:tcPr>
            <w:tcW w:w="534" w:type="dxa"/>
            <w:shd w:val="clear" w:color="auto" w:fill="auto"/>
            <w:vAlign w:val="center"/>
          </w:tcPr>
          <w:p w14:paraId="7007F2D5" w14:textId="43500C9A" w:rsidR="00EC5A9B" w:rsidRPr="00B301FB" w:rsidRDefault="00EC5A9B" w:rsidP="00C0647A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10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BFBC458" w14:textId="3D6C6CAE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LocalTime</w:t>
            </w:r>
          </w:p>
        </w:tc>
        <w:tc>
          <w:tcPr>
            <w:tcW w:w="1985" w:type="dxa"/>
            <w:vAlign w:val="center"/>
          </w:tcPr>
          <w:p w14:paraId="04A864A0" w14:textId="0392314C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交易時間</w:t>
            </w:r>
          </w:p>
        </w:tc>
        <w:tc>
          <w:tcPr>
            <w:tcW w:w="708" w:type="dxa"/>
            <w:vAlign w:val="center"/>
          </w:tcPr>
          <w:p w14:paraId="4B28FCF4" w14:textId="1A79DB2C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vAlign w:val="center"/>
          </w:tcPr>
          <w:p w14:paraId="7E7D0AA2" w14:textId="4FD9E10E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</w:rPr>
              <w:t>6</w:t>
            </w:r>
          </w:p>
        </w:tc>
        <w:tc>
          <w:tcPr>
            <w:tcW w:w="708" w:type="dxa"/>
            <w:vAlign w:val="center"/>
          </w:tcPr>
          <w:p w14:paraId="1E0DDB92" w14:textId="243B7B11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14AD271D" w14:textId="18ECFEB0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1C24A6B" w14:textId="18E0A0FD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HHmmss(GMT+8)</w:t>
            </w:r>
          </w:p>
        </w:tc>
      </w:tr>
      <w:tr w:rsidR="00EC5A9B" w:rsidRPr="007862FF" w14:paraId="53074174" w14:textId="77777777" w:rsidTr="00537AB7">
        <w:tc>
          <w:tcPr>
            <w:tcW w:w="534" w:type="dxa"/>
            <w:shd w:val="clear" w:color="auto" w:fill="auto"/>
            <w:vAlign w:val="center"/>
          </w:tcPr>
          <w:p w14:paraId="05FD64DF" w14:textId="0ABB47A8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13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5137482" w14:textId="4F5071BB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refundNumber</w:t>
            </w:r>
          </w:p>
        </w:tc>
        <w:tc>
          <w:tcPr>
            <w:tcW w:w="1985" w:type="dxa"/>
            <w:vAlign w:val="center"/>
          </w:tcPr>
          <w:p w14:paraId="36699397" w14:textId="5C27E7FA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退款編號</w:t>
            </w:r>
          </w:p>
        </w:tc>
        <w:tc>
          <w:tcPr>
            <w:tcW w:w="708" w:type="dxa"/>
            <w:vAlign w:val="center"/>
          </w:tcPr>
          <w:p w14:paraId="0B4FE512" w14:textId="01FB41E2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vAlign w:val="center"/>
          </w:tcPr>
          <w:p w14:paraId="13139585" w14:textId="56F372AA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</w:rPr>
              <w:t>9</w:t>
            </w:r>
          </w:p>
        </w:tc>
        <w:tc>
          <w:tcPr>
            <w:tcW w:w="708" w:type="dxa"/>
            <w:vAlign w:val="center"/>
          </w:tcPr>
          <w:p w14:paraId="715BC8B5" w14:textId="117E9701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</w:rPr>
              <w:t>C</w:t>
            </w:r>
          </w:p>
        </w:tc>
        <w:tc>
          <w:tcPr>
            <w:tcW w:w="851" w:type="dxa"/>
            <w:vAlign w:val="center"/>
          </w:tcPr>
          <w:p w14:paraId="692FCD33" w14:textId="33C4D892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</w:rPr>
              <w:t>C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9E00AB2" w14:textId="39F76BBE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需同原退款交易</w:t>
            </w:r>
          </w:p>
        </w:tc>
      </w:tr>
      <w:tr w:rsidR="005F5002" w:rsidRPr="007862FF" w14:paraId="308486E8" w14:textId="77777777" w:rsidTr="00EE65A2">
        <w:tc>
          <w:tcPr>
            <w:tcW w:w="534" w:type="dxa"/>
            <w:shd w:val="clear" w:color="auto" w:fill="auto"/>
            <w:vAlign w:val="center"/>
          </w:tcPr>
          <w:p w14:paraId="26B2E1C9" w14:textId="77777777" w:rsidR="005F5002" w:rsidRPr="006D1A37" w:rsidRDefault="005F5002" w:rsidP="00EE65A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6D1A37">
              <w:rPr>
                <w:rFonts w:cs="Times New Roman"/>
                <w:sz w:val="22"/>
              </w:rPr>
              <w:t>2</w:t>
            </w:r>
            <w:r>
              <w:rPr>
                <w:rFonts w:cs="Times New Roman" w:hint="eastAsia"/>
                <w:sz w:val="22"/>
              </w:rPr>
              <w:t>5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78CA0F4" w14:textId="77777777" w:rsidR="005F5002" w:rsidRPr="006D1A37" w:rsidRDefault="005F5002" w:rsidP="00EE65A2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6D1A37">
              <w:rPr>
                <w:rFonts w:ascii="Times New Roman" w:cs="Times New Roman"/>
                <w:color w:val="auto"/>
                <w:lang w:val="zh-TW"/>
              </w:rPr>
              <w:t>currency</w:t>
            </w:r>
          </w:p>
        </w:tc>
        <w:tc>
          <w:tcPr>
            <w:tcW w:w="1985" w:type="dxa"/>
            <w:vAlign w:val="center"/>
          </w:tcPr>
          <w:p w14:paraId="29078EAD" w14:textId="77777777" w:rsidR="005F5002" w:rsidRPr="006D1A37" w:rsidRDefault="005F5002" w:rsidP="00EE65A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交易幣別</w:t>
            </w:r>
          </w:p>
        </w:tc>
        <w:tc>
          <w:tcPr>
            <w:tcW w:w="708" w:type="dxa"/>
            <w:vAlign w:val="center"/>
          </w:tcPr>
          <w:p w14:paraId="21F95B1E" w14:textId="77777777" w:rsidR="005F5002" w:rsidRPr="006D1A37" w:rsidRDefault="005F5002" w:rsidP="00EE65A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76294052" w14:textId="77777777" w:rsidR="005F5002" w:rsidRPr="006D1A37" w:rsidRDefault="005F5002" w:rsidP="00EE65A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3</w:t>
            </w:r>
          </w:p>
        </w:tc>
        <w:tc>
          <w:tcPr>
            <w:tcW w:w="708" w:type="dxa"/>
            <w:vAlign w:val="center"/>
          </w:tcPr>
          <w:p w14:paraId="2795935C" w14:textId="3BA3B55C" w:rsidR="005F5002" w:rsidRPr="006D1A37" w:rsidRDefault="005F5002" w:rsidP="00EE65A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3042F6C8" w14:textId="77777777" w:rsidR="005F5002" w:rsidRPr="006D1A37" w:rsidRDefault="005F5002" w:rsidP="00EE65A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4021FA4" w14:textId="77777777" w:rsidR="005F5002" w:rsidRPr="006D1A37" w:rsidRDefault="005F5002" w:rsidP="00EE65A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EC5A9B" w:rsidRPr="007862FF" w14:paraId="2C529013" w14:textId="77777777" w:rsidTr="00537AB7">
        <w:tc>
          <w:tcPr>
            <w:tcW w:w="534" w:type="dxa"/>
            <w:shd w:val="clear" w:color="auto" w:fill="auto"/>
            <w:vAlign w:val="center"/>
          </w:tcPr>
          <w:p w14:paraId="6190ED24" w14:textId="10253BF8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1</w:t>
            </w:r>
            <w:r w:rsidR="0093506C">
              <w:rPr>
                <w:rFonts w:cs="Times New Roman" w:hint="eastAsia"/>
                <w:kern w:val="0"/>
                <w:sz w:val="22"/>
              </w:rPr>
              <w:t>8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FE66050" w14:textId="507BF153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reqSignature</w:t>
            </w:r>
          </w:p>
        </w:tc>
        <w:tc>
          <w:tcPr>
            <w:tcW w:w="1985" w:type="dxa"/>
            <w:vAlign w:val="center"/>
          </w:tcPr>
          <w:p w14:paraId="14099590" w14:textId="5FEA46C0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REQ</w:t>
            </w:r>
            <w:r w:rsidR="00867726" w:rsidRPr="00B301FB">
              <w:rPr>
                <w:rFonts w:cs="Times New Roman" w:hint="eastAsia"/>
                <w:kern w:val="0"/>
                <w:sz w:val="22"/>
                <w:lang w:val="zh-TW"/>
              </w:rPr>
              <w:t>交易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驗證碼</w:t>
            </w:r>
          </w:p>
        </w:tc>
        <w:tc>
          <w:tcPr>
            <w:tcW w:w="708" w:type="dxa"/>
            <w:vAlign w:val="center"/>
          </w:tcPr>
          <w:p w14:paraId="4EBB6724" w14:textId="36197893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993" w:type="dxa"/>
            <w:vAlign w:val="center"/>
          </w:tcPr>
          <w:p w14:paraId="0670A1E7" w14:textId="0A337413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64</w:t>
            </w:r>
          </w:p>
        </w:tc>
        <w:tc>
          <w:tcPr>
            <w:tcW w:w="708" w:type="dxa"/>
            <w:vAlign w:val="center"/>
          </w:tcPr>
          <w:p w14:paraId="29FFDBE2" w14:textId="72F8BA1E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vAlign w:val="center"/>
          </w:tcPr>
          <w:p w14:paraId="57A33315" w14:textId="77777777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2AEB9F7F" w14:textId="549FD7A6" w:rsidR="00EC5A9B" w:rsidRPr="00B301FB" w:rsidRDefault="00EC5A9B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SHA-256(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平台代號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訂單編號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收單行代碼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特店代號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端末代號</w:t>
            </w:r>
            <w:r w:rsidRPr="006D1A37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驗證參數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)</w:t>
            </w:r>
          </w:p>
        </w:tc>
      </w:tr>
      <w:tr w:rsidR="00EC5A9B" w:rsidRPr="007862FF" w14:paraId="74F31BA8" w14:textId="77777777" w:rsidTr="00537AB7">
        <w:tc>
          <w:tcPr>
            <w:tcW w:w="534" w:type="dxa"/>
            <w:shd w:val="clear" w:color="auto" w:fill="auto"/>
            <w:vAlign w:val="center"/>
          </w:tcPr>
          <w:p w14:paraId="46C5E6E3" w14:textId="7F7A5E19" w:rsidR="00EC5A9B" w:rsidRPr="00B301FB" w:rsidRDefault="00C4692E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1</w:t>
            </w:r>
            <w:r w:rsidR="0093506C">
              <w:rPr>
                <w:rFonts w:cs="Times New Roman" w:hint="eastAsia"/>
                <w:kern w:val="0"/>
                <w:sz w:val="22"/>
              </w:rPr>
              <w:t>9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1377FF0" w14:textId="35FA74B8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respSignature</w:t>
            </w:r>
          </w:p>
        </w:tc>
        <w:tc>
          <w:tcPr>
            <w:tcW w:w="1985" w:type="dxa"/>
            <w:vAlign w:val="center"/>
          </w:tcPr>
          <w:p w14:paraId="3933DC20" w14:textId="110AB0F2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RESP</w:t>
            </w:r>
            <w:r w:rsidR="00867726" w:rsidRPr="00B301FB">
              <w:rPr>
                <w:rFonts w:cs="Times New Roman" w:hint="eastAsia"/>
                <w:kern w:val="0"/>
                <w:sz w:val="22"/>
                <w:lang w:val="zh-TW"/>
              </w:rPr>
              <w:t>交易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驗證碼</w:t>
            </w:r>
          </w:p>
        </w:tc>
        <w:tc>
          <w:tcPr>
            <w:tcW w:w="708" w:type="dxa"/>
            <w:vAlign w:val="center"/>
          </w:tcPr>
          <w:p w14:paraId="15908B79" w14:textId="4C80CE42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993" w:type="dxa"/>
            <w:vAlign w:val="center"/>
          </w:tcPr>
          <w:p w14:paraId="65435E3F" w14:textId="04758B5A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64</w:t>
            </w:r>
          </w:p>
        </w:tc>
        <w:tc>
          <w:tcPr>
            <w:tcW w:w="708" w:type="dxa"/>
            <w:vAlign w:val="center"/>
          </w:tcPr>
          <w:p w14:paraId="6483870D" w14:textId="77777777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851" w:type="dxa"/>
            <w:vAlign w:val="center"/>
          </w:tcPr>
          <w:p w14:paraId="24E0FAB4" w14:textId="2C6FB937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5FEA454" w14:textId="6EABF1F4" w:rsidR="00EC5A9B" w:rsidRPr="00B301FB" w:rsidRDefault="00EC5A9B" w:rsidP="00EC5A9B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SHA-256(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平台代號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訂單編號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收單行代碼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特店代號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端末代號</w:t>
            </w:r>
            <w:r w:rsidRPr="006D1A37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回應碼</w:t>
            </w:r>
            <w:r w:rsidRPr="006D1A37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驗證參數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)</w:t>
            </w:r>
          </w:p>
        </w:tc>
      </w:tr>
      <w:tr w:rsidR="00CF5EB7" w:rsidRPr="007862FF" w14:paraId="20911BAD" w14:textId="77777777" w:rsidTr="006A2A9D">
        <w:tc>
          <w:tcPr>
            <w:tcW w:w="534" w:type="dxa"/>
            <w:shd w:val="clear" w:color="auto" w:fill="auto"/>
            <w:vAlign w:val="center"/>
          </w:tcPr>
          <w:p w14:paraId="5E1B7218" w14:textId="77777777" w:rsidR="00CF5EB7" w:rsidRPr="00B301FB" w:rsidRDefault="00CF5EB7" w:rsidP="006A2A9D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20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DF4DA15" w14:textId="77777777" w:rsidR="00CF5EB7" w:rsidRPr="00B301FB" w:rsidRDefault="00CF5EB7" w:rsidP="006A2A9D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responseCode</w:t>
            </w:r>
          </w:p>
        </w:tc>
        <w:tc>
          <w:tcPr>
            <w:tcW w:w="1985" w:type="dxa"/>
            <w:vAlign w:val="center"/>
          </w:tcPr>
          <w:p w14:paraId="155F4FE4" w14:textId="77777777" w:rsidR="00CF5EB7" w:rsidRPr="00B301FB" w:rsidRDefault="00CF5EB7" w:rsidP="006A2A9D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回應碼</w:t>
            </w:r>
          </w:p>
        </w:tc>
        <w:tc>
          <w:tcPr>
            <w:tcW w:w="708" w:type="dxa"/>
            <w:vAlign w:val="center"/>
          </w:tcPr>
          <w:p w14:paraId="0488A5C3" w14:textId="77777777" w:rsidR="00CF5EB7" w:rsidRPr="00B301FB" w:rsidRDefault="00CF5EB7" w:rsidP="006A2A9D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094BEBB5" w14:textId="77777777" w:rsidR="00CF5EB7" w:rsidRPr="00B301FB" w:rsidRDefault="00CF5EB7" w:rsidP="006A2A9D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4</w:t>
            </w:r>
          </w:p>
        </w:tc>
        <w:tc>
          <w:tcPr>
            <w:tcW w:w="708" w:type="dxa"/>
            <w:vAlign w:val="center"/>
          </w:tcPr>
          <w:p w14:paraId="409E2544" w14:textId="77777777" w:rsidR="00CF5EB7" w:rsidRPr="00B301FB" w:rsidRDefault="00CF5EB7" w:rsidP="006A2A9D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0E08897B" w14:textId="77777777" w:rsidR="00CF5EB7" w:rsidRPr="00B301FB" w:rsidRDefault="00CF5EB7" w:rsidP="006A2A9D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88EFD1C" w14:textId="77777777" w:rsidR="00CF5EB7" w:rsidRPr="00B301FB" w:rsidRDefault="00CF5EB7" w:rsidP="006A2A9D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詳見附錄一</w:t>
            </w:r>
          </w:p>
        </w:tc>
      </w:tr>
      <w:tr w:rsidR="00CF5EB7" w:rsidRPr="007862FF" w14:paraId="4B2F8680" w14:textId="77777777" w:rsidTr="006A2A9D">
        <w:tc>
          <w:tcPr>
            <w:tcW w:w="534" w:type="dxa"/>
            <w:shd w:val="clear" w:color="auto" w:fill="auto"/>
            <w:vAlign w:val="center"/>
          </w:tcPr>
          <w:p w14:paraId="61FD6F2D" w14:textId="126604CB" w:rsidR="00CF5EB7" w:rsidRPr="00B301FB" w:rsidRDefault="00CF5EB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30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29EF5C0" w14:textId="27EA8D3E" w:rsidR="00CF5EB7" w:rsidRPr="00B301FB" w:rsidRDefault="00CF5EB7" w:rsidP="006A2A9D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refundAmtTotal</w:t>
            </w:r>
          </w:p>
        </w:tc>
        <w:tc>
          <w:tcPr>
            <w:tcW w:w="1985" w:type="dxa"/>
            <w:vAlign w:val="center"/>
          </w:tcPr>
          <w:p w14:paraId="3746AFE0" w14:textId="202197F2" w:rsidR="00CF5EB7" w:rsidRPr="00B301FB" w:rsidRDefault="00CF5EB7" w:rsidP="006A2A9D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累計退</w:t>
            </w:r>
            <w:r w:rsidR="00F60B28">
              <w:rPr>
                <w:rFonts w:cs="Times New Roman" w:hint="eastAsia"/>
                <w:kern w:val="0"/>
                <w:sz w:val="22"/>
                <w:lang w:val="zh-TW"/>
              </w:rPr>
              <w:t>款</w:t>
            </w:r>
            <w:r>
              <w:rPr>
                <w:rFonts w:cs="Times New Roman" w:hint="eastAsia"/>
                <w:kern w:val="0"/>
                <w:sz w:val="22"/>
                <w:lang w:val="zh-TW"/>
              </w:rPr>
              <w:t>金額</w:t>
            </w:r>
          </w:p>
        </w:tc>
        <w:tc>
          <w:tcPr>
            <w:tcW w:w="708" w:type="dxa"/>
            <w:vAlign w:val="center"/>
          </w:tcPr>
          <w:p w14:paraId="2DD5F825" w14:textId="77777777" w:rsidR="00CF5EB7" w:rsidRPr="00B301FB" w:rsidRDefault="00CF5EB7" w:rsidP="006A2A9D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049D8022" w14:textId="504D04EB" w:rsidR="00CF5EB7" w:rsidRPr="00B301FB" w:rsidRDefault="00CF5EB7" w:rsidP="006A2A9D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9</w:t>
            </w:r>
          </w:p>
        </w:tc>
        <w:tc>
          <w:tcPr>
            <w:tcW w:w="708" w:type="dxa"/>
            <w:vAlign w:val="center"/>
          </w:tcPr>
          <w:p w14:paraId="29493FEA" w14:textId="77777777" w:rsidR="00CF5EB7" w:rsidRPr="00B301FB" w:rsidRDefault="00CF5EB7" w:rsidP="006A2A9D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7A25CA3F" w14:textId="0865EBB5" w:rsidR="00CF5EB7" w:rsidRPr="00B301FB" w:rsidRDefault="00CF5EB7" w:rsidP="006A2A9D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6CCD5B7" w14:textId="385B8BC3" w:rsidR="00CF5EB7" w:rsidRPr="00B301FB" w:rsidRDefault="00CF5EB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</w:p>
        </w:tc>
      </w:tr>
      <w:tr w:rsidR="00EC5A9B" w:rsidRPr="007862FF" w14:paraId="2EF9E20A" w14:textId="77777777" w:rsidTr="00537AB7">
        <w:tc>
          <w:tcPr>
            <w:tcW w:w="534" w:type="dxa"/>
            <w:shd w:val="clear" w:color="auto" w:fill="auto"/>
            <w:vAlign w:val="center"/>
          </w:tcPr>
          <w:p w14:paraId="64127BE9" w14:textId="710746C9" w:rsidR="00EC5A9B" w:rsidRPr="00B301FB" w:rsidRDefault="00CF5EB7" w:rsidP="00C0647A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31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4287608" w14:textId="3F337159" w:rsidR="00EC5A9B" w:rsidRPr="00B301FB" w:rsidRDefault="00CF5EB7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orderStatus</w:t>
            </w:r>
          </w:p>
        </w:tc>
        <w:tc>
          <w:tcPr>
            <w:tcW w:w="1985" w:type="dxa"/>
            <w:vAlign w:val="center"/>
          </w:tcPr>
          <w:p w14:paraId="0F44E953" w14:textId="33904590" w:rsidR="00EC5A9B" w:rsidRPr="00B301FB" w:rsidRDefault="00CF5EB7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訂單狀態</w:t>
            </w:r>
          </w:p>
        </w:tc>
        <w:tc>
          <w:tcPr>
            <w:tcW w:w="708" w:type="dxa"/>
            <w:vAlign w:val="center"/>
          </w:tcPr>
          <w:p w14:paraId="61B7D584" w14:textId="77777777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648703EA" w14:textId="77777777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4</w:t>
            </w:r>
          </w:p>
        </w:tc>
        <w:tc>
          <w:tcPr>
            <w:tcW w:w="708" w:type="dxa"/>
            <w:vAlign w:val="center"/>
          </w:tcPr>
          <w:p w14:paraId="2AAE157B" w14:textId="77777777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737AD19E" w14:textId="077FC912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9C8949B" w14:textId="6DEF102A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詳見附錄一</w:t>
            </w:r>
          </w:p>
        </w:tc>
      </w:tr>
      <w:tr w:rsidR="00EC5A9B" w:rsidRPr="007862FF" w14:paraId="4FEADDFC" w14:textId="77777777" w:rsidTr="00537AB7">
        <w:tc>
          <w:tcPr>
            <w:tcW w:w="534" w:type="dxa"/>
            <w:shd w:val="clear" w:color="auto" w:fill="auto"/>
            <w:vAlign w:val="center"/>
          </w:tcPr>
          <w:p w14:paraId="43616A68" w14:textId="7EAD3FEB" w:rsidR="00EC5A9B" w:rsidRPr="00B301FB" w:rsidRDefault="0093506C" w:rsidP="00C0647A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21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B3BEA48" w14:textId="77777777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otherInfo</w:t>
            </w:r>
          </w:p>
        </w:tc>
        <w:tc>
          <w:tcPr>
            <w:tcW w:w="1985" w:type="dxa"/>
            <w:vAlign w:val="center"/>
          </w:tcPr>
          <w:p w14:paraId="14977F1C" w14:textId="77777777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附加資訊</w:t>
            </w:r>
          </w:p>
        </w:tc>
        <w:tc>
          <w:tcPr>
            <w:tcW w:w="708" w:type="dxa"/>
            <w:vAlign w:val="center"/>
          </w:tcPr>
          <w:p w14:paraId="12F41C6F" w14:textId="7813FC73" w:rsidR="00EC5A9B" w:rsidRPr="00B301FB" w:rsidRDefault="00B44FDC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</w:t>
            </w:r>
            <w:r w:rsidR="00EC5A9B"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S</w:t>
            </w:r>
          </w:p>
        </w:tc>
        <w:tc>
          <w:tcPr>
            <w:tcW w:w="993" w:type="dxa"/>
            <w:vAlign w:val="center"/>
          </w:tcPr>
          <w:p w14:paraId="39F377D6" w14:textId="12162977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999</w:t>
            </w:r>
          </w:p>
        </w:tc>
        <w:tc>
          <w:tcPr>
            <w:tcW w:w="708" w:type="dxa"/>
            <w:vAlign w:val="center"/>
          </w:tcPr>
          <w:p w14:paraId="4C491858" w14:textId="7E8455CC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C</w:t>
            </w:r>
          </w:p>
        </w:tc>
        <w:tc>
          <w:tcPr>
            <w:tcW w:w="851" w:type="dxa"/>
            <w:vAlign w:val="center"/>
          </w:tcPr>
          <w:p w14:paraId="2B37CC60" w14:textId="1CD2FB96" w:rsidR="00EC5A9B" w:rsidRPr="00B301FB" w:rsidRDefault="00EC5A9B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C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6A841A4" w14:textId="77416F5A" w:rsidR="00EC5A9B" w:rsidRPr="00B301FB" w:rsidRDefault="00EC5A9B" w:rsidP="00D87FCE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詳見欄位說明</w:t>
            </w:r>
          </w:p>
        </w:tc>
      </w:tr>
      <w:tr w:rsidR="00970139" w:rsidRPr="007862FF" w14:paraId="6B6FDE7D" w14:textId="77777777" w:rsidTr="00537AB7">
        <w:tc>
          <w:tcPr>
            <w:tcW w:w="534" w:type="dxa"/>
            <w:shd w:val="clear" w:color="auto" w:fill="auto"/>
            <w:vAlign w:val="center"/>
          </w:tcPr>
          <w:p w14:paraId="0B5FD5EF" w14:textId="577A19E6" w:rsidR="00970139" w:rsidRPr="00B301FB" w:rsidRDefault="00C4692E" w:rsidP="00C0647A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2</w:t>
            </w:r>
            <w:r w:rsidR="0093506C">
              <w:rPr>
                <w:rFonts w:cs="Times New Roman" w:hint="eastAsia"/>
                <w:sz w:val="22"/>
              </w:rPr>
              <w:t>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69EE0A7" w14:textId="0AF3C9A7" w:rsidR="00970139" w:rsidRPr="00B301FB" w:rsidRDefault="00970139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signatureType</w:t>
            </w:r>
          </w:p>
        </w:tc>
        <w:tc>
          <w:tcPr>
            <w:tcW w:w="1985" w:type="dxa"/>
            <w:vAlign w:val="center"/>
          </w:tcPr>
          <w:p w14:paraId="481D54AA" w14:textId="458BB52E" w:rsidR="00970139" w:rsidRPr="00B301FB" w:rsidRDefault="00970139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驗證碼押碼方式</w:t>
            </w:r>
          </w:p>
        </w:tc>
        <w:tc>
          <w:tcPr>
            <w:tcW w:w="708" w:type="dxa"/>
            <w:vAlign w:val="center"/>
          </w:tcPr>
          <w:p w14:paraId="2845CA1D" w14:textId="1BB27151" w:rsidR="00970139" w:rsidRPr="00B301FB" w:rsidRDefault="00970139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18677189" w14:textId="27B1EE78" w:rsidR="00970139" w:rsidRPr="00B301FB" w:rsidDel="001579F5" w:rsidRDefault="00970139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1</w:t>
            </w:r>
          </w:p>
        </w:tc>
        <w:tc>
          <w:tcPr>
            <w:tcW w:w="708" w:type="dxa"/>
            <w:vAlign w:val="center"/>
          </w:tcPr>
          <w:p w14:paraId="537B54AF" w14:textId="7016345A" w:rsidR="00970139" w:rsidRPr="00B301FB" w:rsidRDefault="00970139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3D6C9517" w14:textId="1EE35AD5" w:rsidR="00970139" w:rsidRPr="00B301FB" w:rsidRDefault="00970139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9A07331" w14:textId="1B25F964" w:rsidR="00970139" w:rsidRPr="00B301FB" w:rsidRDefault="00970139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970139" w:rsidRPr="007862FF" w14:paraId="67101BD2" w14:textId="77777777" w:rsidTr="00537AB7">
        <w:tc>
          <w:tcPr>
            <w:tcW w:w="534" w:type="dxa"/>
            <w:shd w:val="clear" w:color="auto" w:fill="auto"/>
            <w:vAlign w:val="center"/>
          </w:tcPr>
          <w:p w14:paraId="0EEC8E0E" w14:textId="02406C3E" w:rsidR="00970139" w:rsidRPr="00B301FB" w:rsidRDefault="00C4692E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2</w:t>
            </w:r>
            <w:r w:rsidR="0093506C">
              <w:rPr>
                <w:rFonts w:cs="Times New Roman" w:hint="eastAsia"/>
                <w:sz w:val="22"/>
              </w:rPr>
              <w:t>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4126D0E" w14:textId="2EBE6FAB" w:rsidR="00970139" w:rsidRPr="00B301FB" w:rsidRDefault="00970139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sz w:val="22"/>
                <w:lang w:val="zh-TW"/>
              </w:rPr>
              <w:t>errDesc</w:t>
            </w:r>
          </w:p>
        </w:tc>
        <w:tc>
          <w:tcPr>
            <w:tcW w:w="1985" w:type="dxa"/>
            <w:vAlign w:val="center"/>
          </w:tcPr>
          <w:p w14:paraId="71EE6DE0" w14:textId="5ACECF95" w:rsidR="00970139" w:rsidRPr="00B301FB" w:rsidRDefault="00970139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錯誤描述</w:t>
            </w:r>
          </w:p>
        </w:tc>
        <w:tc>
          <w:tcPr>
            <w:tcW w:w="708" w:type="dxa"/>
            <w:vAlign w:val="center"/>
          </w:tcPr>
          <w:p w14:paraId="62FA28A1" w14:textId="4AFE6683" w:rsidR="00970139" w:rsidRPr="00B301FB" w:rsidRDefault="00970139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993" w:type="dxa"/>
            <w:vAlign w:val="center"/>
          </w:tcPr>
          <w:p w14:paraId="31F584E0" w14:textId="1CAF9233" w:rsidR="00970139" w:rsidRPr="00B301FB" w:rsidDel="001579F5" w:rsidRDefault="00970139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24"/>
                <w:sz w:val="22"/>
              </w:rPr>
              <w:t>512</w:t>
            </w:r>
          </w:p>
        </w:tc>
        <w:tc>
          <w:tcPr>
            <w:tcW w:w="708" w:type="dxa"/>
            <w:vAlign w:val="center"/>
          </w:tcPr>
          <w:p w14:paraId="32F75DCB" w14:textId="77777777" w:rsidR="00970139" w:rsidRPr="00B301FB" w:rsidRDefault="00970139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56D5F51C" w14:textId="16886381" w:rsidR="00970139" w:rsidRPr="00B301FB" w:rsidRDefault="00970139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9290E22" w14:textId="0AA7DCAC" w:rsidR="00970139" w:rsidRPr="00B301FB" w:rsidRDefault="00970139" w:rsidP="00A573F3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若交易成功為空值</w:t>
            </w:r>
          </w:p>
        </w:tc>
      </w:tr>
    </w:tbl>
    <w:p w14:paraId="2BF293DB" w14:textId="2B8869EC" w:rsidR="00D64D04" w:rsidRPr="00250367" w:rsidRDefault="00AD4C9F" w:rsidP="009F3D69">
      <w:pPr>
        <w:pStyle w:val="21"/>
        <w:rPr>
          <w:rFonts w:cs="Times New Roman"/>
          <w:sz w:val="24"/>
        </w:rPr>
      </w:pPr>
      <w:r w:rsidRPr="00250367">
        <w:rPr>
          <w:rFonts w:cs="Times New Roman"/>
        </w:rPr>
        <w:t>M</w:t>
      </w:r>
      <w:r w:rsidRPr="00250367">
        <w:rPr>
          <w:rFonts w:cs="Times New Roman" w:hint="eastAsia"/>
        </w:rPr>
        <w:t>：必帶欄位；</w:t>
      </w:r>
      <w:r w:rsidRPr="00250367">
        <w:rPr>
          <w:rFonts w:cs="Times New Roman"/>
        </w:rPr>
        <w:t>C</w:t>
      </w:r>
      <w:r w:rsidRPr="00250367">
        <w:rPr>
          <w:rFonts w:cs="Times New Roman" w:hint="eastAsia"/>
        </w:rPr>
        <w:t>：特定條件下必帶欄位；</w:t>
      </w:r>
      <w:r w:rsidRPr="00250367">
        <w:rPr>
          <w:rFonts w:cs="Times New Roman"/>
        </w:rPr>
        <w:t>O</w:t>
      </w:r>
      <w:r w:rsidRPr="00250367">
        <w:rPr>
          <w:rFonts w:cs="Times New Roman" w:hint="eastAsia"/>
        </w:rPr>
        <w:t>：選帶欄位</w:t>
      </w:r>
    </w:p>
    <w:p w14:paraId="3DF1FF11" w14:textId="234A6A95" w:rsidR="00C741BF" w:rsidRDefault="00C741BF" w:rsidP="00B31037">
      <w:pPr>
        <w:widowControl/>
        <w:rPr>
          <w:rFonts w:cs="Times New Roman"/>
          <w:kern w:val="0"/>
        </w:rPr>
      </w:pPr>
    </w:p>
    <w:p w14:paraId="4FF362BE" w14:textId="115E8E5C" w:rsidR="00455AAA" w:rsidRDefault="00455AAA">
      <w:pPr>
        <w:widowControl/>
        <w:rPr>
          <w:rFonts w:cs="Times New Roman"/>
          <w:kern w:val="0"/>
        </w:rPr>
      </w:pPr>
      <w:r>
        <w:rPr>
          <w:rFonts w:cs="Times New Roman"/>
          <w:kern w:val="0"/>
        </w:rPr>
        <w:br w:type="page"/>
      </w:r>
    </w:p>
    <w:p w14:paraId="73880FBF" w14:textId="77777777" w:rsidR="006C04E5" w:rsidRDefault="006C04E5" w:rsidP="00B31037">
      <w:pPr>
        <w:widowControl/>
        <w:rPr>
          <w:rFonts w:cs="Times New Roman"/>
          <w:kern w:val="0"/>
        </w:rPr>
      </w:pPr>
    </w:p>
    <w:p w14:paraId="694D137B" w14:textId="6CF8DB30" w:rsidR="006C04E5" w:rsidRPr="007862FF" w:rsidRDefault="006D1A37" w:rsidP="006C04E5">
      <w:pPr>
        <w:pStyle w:val="3"/>
        <w:rPr>
          <w:lang w:eastAsia="zh-TW"/>
        </w:rPr>
      </w:pPr>
      <w:bookmarkStart w:id="743" w:name="_Toc474498129"/>
      <w:r w:rsidRPr="004A12B2">
        <w:rPr>
          <w:rFonts w:hint="eastAsia"/>
          <w:lang w:eastAsia="zh-TW"/>
        </w:rPr>
        <w:t>跨境匯入</w:t>
      </w:r>
      <w:r w:rsidRPr="004A12B2">
        <w:rPr>
          <w:lang w:eastAsia="zh-TW"/>
        </w:rPr>
        <w:t>O2O</w:t>
      </w:r>
      <w:r w:rsidR="006C04E5">
        <w:rPr>
          <w:rFonts w:hint="eastAsia"/>
          <w:lang w:eastAsia="zh-TW"/>
        </w:rPr>
        <w:t>彙總</w:t>
      </w:r>
      <w:r w:rsidR="006C04E5" w:rsidRPr="007862FF">
        <w:rPr>
          <w:rFonts w:hint="eastAsia"/>
          <w:lang w:eastAsia="zh-TW"/>
        </w:rPr>
        <w:t>查詢</w:t>
      </w:r>
      <w:r w:rsidR="001D6CDF">
        <w:rPr>
          <w:rFonts w:hint="eastAsia"/>
          <w:lang w:eastAsia="zh-TW"/>
        </w:rPr>
        <w:t>交易</w:t>
      </w:r>
      <w:bookmarkEnd w:id="743"/>
    </w:p>
    <w:p w14:paraId="4CF154E9" w14:textId="04450FDC" w:rsidR="006C04E5" w:rsidRPr="00C4692E" w:rsidRDefault="006C04E5" w:rsidP="006C04E5">
      <w:pPr>
        <w:spacing w:line="360" w:lineRule="auto"/>
        <w:rPr>
          <w:rFonts w:cs="Times New Roman"/>
          <w:lang w:val="en-AU"/>
        </w:rPr>
      </w:pPr>
      <w:r w:rsidRPr="00250367">
        <w:rPr>
          <w:rFonts w:cs="Times New Roman" w:hint="eastAsia"/>
          <w:lang w:val="en-AU"/>
        </w:rPr>
        <w:t>交易流程架構說明如后</w:t>
      </w:r>
    </w:p>
    <w:p w14:paraId="615358D1" w14:textId="5DC093CC" w:rsidR="006C04E5" w:rsidRDefault="006C04E5" w:rsidP="006C04E5">
      <w:pPr>
        <w:spacing w:line="360" w:lineRule="auto"/>
        <w:jc w:val="center"/>
        <w:rPr>
          <w:rFonts w:cs="Times New Roman"/>
        </w:rPr>
      </w:pPr>
      <w:r w:rsidRPr="006C04E5">
        <w:rPr>
          <w:rFonts w:cs="Times New Roman"/>
        </w:rPr>
        <w:t xml:space="preserve"> </w:t>
      </w:r>
      <w:r w:rsidRPr="006C04E5">
        <w:rPr>
          <w:noProof/>
        </w:rPr>
        <w:drawing>
          <wp:inline distT="0" distB="0" distL="0" distR="0" wp14:anchorId="7AD32E6F" wp14:editId="3A03C9C0">
            <wp:extent cx="4244196" cy="1002411"/>
            <wp:effectExtent l="0" t="0" r="4445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473" cy="1004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33286" w14:textId="7020F570" w:rsidR="006C04E5" w:rsidRPr="00C4692E" w:rsidRDefault="00796A87" w:rsidP="006C04E5">
      <w:pPr>
        <w:spacing w:line="360" w:lineRule="auto"/>
        <w:rPr>
          <w:rFonts w:cs="Times New Roman"/>
        </w:rPr>
      </w:pPr>
      <w:r>
        <w:rPr>
          <w:rFonts w:cs="Times New Roman" w:hint="eastAsia"/>
          <w:lang w:val="en-AU"/>
        </w:rPr>
        <w:t>彙總</w:t>
      </w:r>
      <w:r w:rsidR="006C04E5" w:rsidRPr="00250367">
        <w:rPr>
          <w:rFonts w:cs="Times New Roman" w:hint="eastAsia"/>
          <w:lang w:val="en-AU"/>
        </w:rPr>
        <w:t>查詢請求回應規格</w:t>
      </w:r>
      <w:r w:rsidR="006C04E5" w:rsidRPr="00C4692E">
        <w:rPr>
          <w:rFonts w:cs="Times New Roman"/>
          <w:lang w:val="en-AU"/>
        </w:rPr>
        <w:t>(</w:t>
      </w:r>
      <w:r w:rsidR="006C04E5" w:rsidRPr="00250367">
        <w:rPr>
          <w:rFonts w:cs="Times New Roman" w:hint="eastAsia"/>
          <w:lang w:val="en-AU"/>
        </w:rPr>
        <w:t>特店端末處理設備</w:t>
      </w:r>
      <w:r w:rsidR="006C04E5" w:rsidRPr="00C4692E">
        <w:rPr>
          <w:rFonts w:cs="Times New Roman"/>
          <w:lang w:val="en-AU"/>
        </w:rPr>
        <w:t>-</w:t>
      </w:r>
      <w:r w:rsidR="006C04E5" w:rsidRPr="00250367">
        <w:rPr>
          <w:rFonts w:cs="Times New Roman" w:hint="eastAsia"/>
          <w:lang w:val="en-AU"/>
        </w:rPr>
        <w:t>財金</w:t>
      </w:r>
      <w:r w:rsidR="006C04E5">
        <w:rPr>
          <w:rFonts w:cs="Times New Roman" w:hint="eastAsia"/>
          <w:lang w:val="en-AU"/>
        </w:rPr>
        <w:t>網路</w:t>
      </w:r>
      <w:r w:rsidR="006C04E5" w:rsidRPr="00250367">
        <w:rPr>
          <w:rFonts w:cs="Times New Roman" w:hint="eastAsia"/>
          <w:lang w:val="en-AU"/>
        </w:rPr>
        <w:t>收單共用系統</w:t>
      </w:r>
      <w:r w:rsidR="006C04E5" w:rsidRPr="00C4692E">
        <w:rPr>
          <w:rFonts w:cs="Times New Roman"/>
          <w:lang w:val="en-AU"/>
        </w:rPr>
        <w:t>)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984"/>
        <w:gridCol w:w="1985"/>
        <w:gridCol w:w="708"/>
        <w:gridCol w:w="993"/>
        <w:gridCol w:w="708"/>
        <w:gridCol w:w="851"/>
        <w:gridCol w:w="2410"/>
      </w:tblGrid>
      <w:tr w:rsidR="006C04E5" w:rsidRPr="007862FF" w14:paraId="64F38508" w14:textId="77777777" w:rsidTr="006D1A37"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25362E66" w14:textId="77777777" w:rsidR="006C04E5" w:rsidRPr="00B301FB" w:rsidRDefault="006C04E5" w:rsidP="006D1A37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#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2A9ED23A" w14:textId="77777777" w:rsidR="006C04E5" w:rsidRPr="00B301FB" w:rsidRDefault="006C04E5" w:rsidP="006D1A37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系統參數名稱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9F3C660" w14:textId="77777777" w:rsidR="006C04E5" w:rsidRPr="00B301FB" w:rsidRDefault="006C04E5" w:rsidP="006D1A37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欄位中文名稱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080E1969" w14:textId="77777777" w:rsidR="006C04E5" w:rsidRPr="00B301FB" w:rsidRDefault="006C04E5" w:rsidP="006D1A37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Fmt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1FF17E07" w14:textId="77777777" w:rsidR="006C04E5" w:rsidRPr="00B301FB" w:rsidRDefault="006C04E5" w:rsidP="006D1A37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Len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0E7CA4D1" w14:textId="77777777" w:rsidR="006C04E5" w:rsidRPr="00B301FB" w:rsidRDefault="006C04E5" w:rsidP="006D1A37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REQ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5ECBAA55" w14:textId="77777777" w:rsidR="006C04E5" w:rsidRPr="00B301FB" w:rsidRDefault="006C04E5" w:rsidP="006D1A37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RESP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465278DD" w14:textId="77777777" w:rsidR="006C04E5" w:rsidRPr="00B301FB" w:rsidRDefault="006C04E5" w:rsidP="006D1A37">
            <w:pPr>
              <w:widowControl/>
              <w:jc w:val="center"/>
              <w:textAlignment w:val="bottom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備註</w:t>
            </w:r>
          </w:p>
        </w:tc>
      </w:tr>
      <w:tr w:rsidR="006C04E5" w:rsidRPr="007862FF" w14:paraId="40013E18" w14:textId="77777777" w:rsidTr="006D1A37">
        <w:tc>
          <w:tcPr>
            <w:tcW w:w="534" w:type="dxa"/>
            <w:shd w:val="clear" w:color="auto" w:fill="auto"/>
            <w:vAlign w:val="center"/>
          </w:tcPr>
          <w:p w14:paraId="6D43806F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1A31E2E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</w:rPr>
              <w:t>txnStatus</w:t>
            </w:r>
          </w:p>
        </w:tc>
        <w:tc>
          <w:tcPr>
            <w:tcW w:w="1985" w:type="dxa"/>
            <w:vAlign w:val="center"/>
          </w:tcPr>
          <w:p w14:paraId="79C9AE4A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交易狀態</w:t>
            </w:r>
          </w:p>
        </w:tc>
        <w:tc>
          <w:tcPr>
            <w:tcW w:w="708" w:type="dxa"/>
            <w:vAlign w:val="center"/>
          </w:tcPr>
          <w:p w14:paraId="49303615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59979E5E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1</w:t>
            </w:r>
          </w:p>
        </w:tc>
        <w:tc>
          <w:tcPr>
            <w:tcW w:w="708" w:type="dxa"/>
            <w:vAlign w:val="center"/>
          </w:tcPr>
          <w:p w14:paraId="28A354B7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1CF5BEC8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AA4D161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6C04E5" w:rsidRPr="007862FF" w14:paraId="3C52F079" w14:textId="77777777" w:rsidTr="006D1A37">
        <w:tc>
          <w:tcPr>
            <w:tcW w:w="534" w:type="dxa"/>
            <w:shd w:val="clear" w:color="auto" w:fill="auto"/>
            <w:vAlign w:val="center"/>
          </w:tcPr>
          <w:p w14:paraId="0AB7FFFB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FE3EAD1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txnType</w:t>
            </w:r>
          </w:p>
        </w:tc>
        <w:tc>
          <w:tcPr>
            <w:tcW w:w="1985" w:type="dxa"/>
            <w:vAlign w:val="center"/>
          </w:tcPr>
          <w:p w14:paraId="75B43B53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交易類型</w:t>
            </w:r>
          </w:p>
        </w:tc>
        <w:tc>
          <w:tcPr>
            <w:tcW w:w="708" w:type="dxa"/>
            <w:vAlign w:val="center"/>
          </w:tcPr>
          <w:p w14:paraId="1E54D278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371B0E0D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4</w:t>
            </w:r>
          </w:p>
        </w:tc>
        <w:tc>
          <w:tcPr>
            <w:tcW w:w="708" w:type="dxa"/>
            <w:vAlign w:val="center"/>
          </w:tcPr>
          <w:p w14:paraId="23F6D500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4F563764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2BB73B7" w14:textId="7E866BDC" w:rsidR="006C04E5" w:rsidRPr="00B301FB" w:rsidRDefault="006B6BD6" w:rsidP="006B6BD6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A12B2">
              <w:rPr>
                <w:rFonts w:cs="Times New Roman" w:hint="eastAsia"/>
                <w:kern w:val="0"/>
                <w:sz w:val="22"/>
                <w:lang w:val="zh-TW"/>
              </w:rPr>
              <w:t>限「</w:t>
            </w:r>
            <w:r w:rsidR="006C04E5" w:rsidRPr="004A12B2">
              <w:rPr>
                <w:rFonts w:cs="Times New Roman"/>
                <w:kern w:val="0"/>
                <w:sz w:val="22"/>
                <w:lang w:val="zh-TW"/>
              </w:rPr>
              <w:t>9102</w:t>
            </w:r>
            <w:r w:rsidRPr="004A12B2">
              <w:rPr>
                <w:rFonts w:cs="Times New Roman" w:hint="eastAsia"/>
                <w:kern w:val="0"/>
                <w:sz w:val="22"/>
                <w:lang w:val="zh-TW"/>
              </w:rPr>
              <w:t>」</w:t>
            </w:r>
          </w:p>
        </w:tc>
      </w:tr>
      <w:tr w:rsidR="006C04E5" w:rsidRPr="007862FF" w14:paraId="570C02AE" w14:textId="77777777" w:rsidTr="006D1A37">
        <w:tc>
          <w:tcPr>
            <w:tcW w:w="534" w:type="dxa"/>
            <w:shd w:val="clear" w:color="auto" w:fill="auto"/>
            <w:vAlign w:val="center"/>
          </w:tcPr>
          <w:p w14:paraId="54E02640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03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6284C5A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platformNo</w:t>
            </w:r>
          </w:p>
        </w:tc>
        <w:tc>
          <w:tcPr>
            <w:tcW w:w="1985" w:type="dxa"/>
            <w:vAlign w:val="center"/>
          </w:tcPr>
          <w:p w14:paraId="4305F023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平台代號</w:t>
            </w:r>
          </w:p>
        </w:tc>
        <w:tc>
          <w:tcPr>
            <w:tcW w:w="708" w:type="dxa"/>
            <w:vAlign w:val="center"/>
          </w:tcPr>
          <w:p w14:paraId="55DA4794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vAlign w:val="center"/>
          </w:tcPr>
          <w:p w14:paraId="31F8E2F1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10</w:t>
            </w:r>
          </w:p>
        </w:tc>
        <w:tc>
          <w:tcPr>
            <w:tcW w:w="708" w:type="dxa"/>
            <w:vAlign w:val="center"/>
          </w:tcPr>
          <w:p w14:paraId="3426F9CA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vAlign w:val="center"/>
          </w:tcPr>
          <w:p w14:paraId="564983BD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D4FBCD4" w14:textId="60486954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</w:p>
        </w:tc>
      </w:tr>
      <w:tr w:rsidR="006C04E5" w:rsidRPr="007862FF" w14:paraId="40CD2E15" w14:textId="77777777" w:rsidTr="006D1A37">
        <w:tc>
          <w:tcPr>
            <w:tcW w:w="534" w:type="dxa"/>
            <w:shd w:val="clear" w:color="auto" w:fill="auto"/>
            <w:vAlign w:val="center"/>
          </w:tcPr>
          <w:p w14:paraId="3012BEE1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05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A318B5D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acqBank</w:t>
            </w:r>
          </w:p>
        </w:tc>
        <w:tc>
          <w:tcPr>
            <w:tcW w:w="1985" w:type="dxa"/>
            <w:vAlign w:val="center"/>
          </w:tcPr>
          <w:p w14:paraId="39BC4F85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收單行代碼</w:t>
            </w:r>
          </w:p>
        </w:tc>
        <w:tc>
          <w:tcPr>
            <w:tcW w:w="708" w:type="dxa"/>
            <w:vAlign w:val="center"/>
          </w:tcPr>
          <w:p w14:paraId="084367E7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1CF5C071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3</w:t>
            </w:r>
          </w:p>
        </w:tc>
        <w:tc>
          <w:tcPr>
            <w:tcW w:w="708" w:type="dxa"/>
            <w:vAlign w:val="center"/>
          </w:tcPr>
          <w:p w14:paraId="1AE47962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4A115F45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780BC86" w14:textId="562A040E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</w:p>
        </w:tc>
      </w:tr>
      <w:tr w:rsidR="006C04E5" w:rsidRPr="007862FF" w14:paraId="710348B2" w14:textId="77777777" w:rsidTr="006D1A37">
        <w:tc>
          <w:tcPr>
            <w:tcW w:w="534" w:type="dxa"/>
            <w:shd w:val="clear" w:color="auto" w:fill="auto"/>
            <w:vAlign w:val="center"/>
          </w:tcPr>
          <w:p w14:paraId="1A6DA775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06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BBE0672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merchantId</w:t>
            </w:r>
          </w:p>
        </w:tc>
        <w:tc>
          <w:tcPr>
            <w:tcW w:w="1985" w:type="dxa"/>
            <w:vAlign w:val="center"/>
          </w:tcPr>
          <w:p w14:paraId="440A468A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特店代號</w:t>
            </w:r>
          </w:p>
        </w:tc>
        <w:tc>
          <w:tcPr>
            <w:tcW w:w="708" w:type="dxa"/>
            <w:vAlign w:val="center"/>
          </w:tcPr>
          <w:p w14:paraId="5940F106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2B6B6BAA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15</w:t>
            </w:r>
          </w:p>
        </w:tc>
        <w:tc>
          <w:tcPr>
            <w:tcW w:w="708" w:type="dxa"/>
            <w:vAlign w:val="center"/>
          </w:tcPr>
          <w:p w14:paraId="530E3598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632AE414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</w:tcPr>
          <w:p w14:paraId="7F7CC7A0" w14:textId="4FD75FA1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6C04E5" w:rsidRPr="007862FF" w14:paraId="52A38950" w14:textId="77777777" w:rsidTr="006D1A37">
        <w:tc>
          <w:tcPr>
            <w:tcW w:w="534" w:type="dxa"/>
            <w:shd w:val="clear" w:color="auto" w:fill="auto"/>
            <w:vAlign w:val="center"/>
          </w:tcPr>
          <w:p w14:paraId="2608D35F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07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BA19CFB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terminalId</w:t>
            </w:r>
          </w:p>
        </w:tc>
        <w:tc>
          <w:tcPr>
            <w:tcW w:w="1985" w:type="dxa"/>
            <w:vAlign w:val="center"/>
          </w:tcPr>
          <w:p w14:paraId="42102F3C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端末代號</w:t>
            </w:r>
          </w:p>
        </w:tc>
        <w:tc>
          <w:tcPr>
            <w:tcW w:w="708" w:type="dxa"/>
            <w:vAlign w:val="center"/>
          </w:tcPr>
          <w:p w14:paraId="01F0F9C7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14AAE6C4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8</w:t>
            </w:r>
          </w:p>
        </w:tc>
        <w:tc>
          <w:tcPr>
            <w:tcW w:w="708" w:type="dxa"/>
            <w:vAlign w:val="center"/>
          </w:tcPr>
          <w:p w14:paraId="7B63ABC4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39C188BF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</w:tcPr>
          <w:p w14:paraId="50A7DBAE" w14:textId="0A0B6CB9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6C04E5" w:rsidRPr="005677CF" w14:paraId="70474213" w14:textId="77777777" w:rsidTr="006D1A37">
        <w:tc>
          <w:tcPr>
            <w:tcW w:w="534" w:type="dxa"/>
            <w:shd w:val="clear" w:color="auto" w:fill="auto"/>
            <w:vAlign w:val="center"/>
          </w:tcPr>
          <w:p w14:paraId="66D79980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08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828C2BA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purchAmt</w:t>
            </w:r>
          </w:p>
        </w:tc>
        <w:tc>
          <w:tcPr>
            <w:tcW w:w="1985" w:type="dxa"/>
            <w:vAlign w:val="center"/>
          </w:tcPr>
          <w:p w14:paraId="4EC343BE" w14:textId="2C17566D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交易金額</w:t>
            </w:r>
          </w:p>
        </w:tc>
        <w:tc>
          <w:tcPr>
            <w:tcW w:w="708" w:type="dxa"/>
            <w:vAlign w:val="center"/>
          </w:tcPr>
          <w:p w14:paraId="340AB8B3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1A5C7B5A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9</w:t>
            </w:r>
          </w:p>
        </w:tc>
        <w:tc>
          <w:tcPr>
            <w:tcW w:w="708" w:type="dxa"/>
            <w:vAlign w:val="center"/>
          </w:tcPr>
          <w:p w14:paraId="68F4FABE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19443D11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9E77A2F" w14:textId="25A9EAD3" w:rsidR="006C04E5" w:rsidRPr="00B301FB" w:rsidRDefault="00D028C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 w:hint="eastAsia"/>
                <w:sz w:val="22"/>
              </w:rPr>
              <w:t>查詢日期的購貨</w:t>
            </w:r>
            <w:r w:rsidR="00B6229F" w:rsidRPr="00B301FB">
              <w:rPr>
                <w:rFonts w:cs="Times New Roman" w:hint="eastAsia"/>
                <w:sz w:val="22"/>
              </w:rPr>
              <w:t>成功</w:t>
            </w:r>
            <w:r w:rsidRPr="00B301FB">
              <w:rPr>
                <w:rFonts w:cs="Times New Roman" w:hint="eastAsia"/>
                <w:sz w:val="22"/>
              </w:rPr>
              <w:t>總金額，若為當日則加總至查詢當時</w:t>
            </w:r>
          </w:p>
        </w:tc>
      </w:tr>
      <w:tr w:rsidR="006C04E5" w:rsidRPr="007862FF" w14:paraId="05B23EF2" w14:textId="77777777" w:rsidTr="006D1A37">
        <w:tc>
          <w:tcPr>
            <w:tcW w:w="534" w:type="dxa"/>
            <w:shd w:val="clear" w:color="auto" w:fill="auto"/>
            <w:vAlign w:val="center"/>
          </w:tcPr>
          <w:p w14:paraId="78BECD68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09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ADB0E62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LocalDate</w:t>
            </w:r>
          </w:p>
        </w:tc>
        <w:tc>
          <w:tcPr>
            <w:tcW w:w="1985" w:type="dxa"/>
            <w:vAlign w:val="center"/>
          </w:tcPr>
          <w:p w14:paraId="50C3AC54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交易日期</w:t>
            </w:r>
          </w:p>
        </w:tc>
        <w:tc>
          <w:tcPr>
            <w:tcW w:w="708" w:type="dxa"/>
            <w:vAlign w:val="center"/>
          </w:tcPr>
          <w:p w14:paraId="7DB6ED7A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vAlign w:val="center"/>
          </w:tcPr>
          <w:p w14:paraId="6DC14ECA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</w:rPr>
              <w:t>8</w:t>
            </w:r>
          </w:p>
        </w:tc>
        <w:tc>
          <w:tcPr>
            <w:tcW w:w="708" w:type="dxa"/>
            <w:vAlign w:val="center"/>
          </w:tcPr>
          <w:p w14:paraId="2BF883C2" w14:textId="658196FF" w:rsidR="006C04E5" w:rsidRPr="006D1A37" w:rsidRDefault="00D028C2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O</w:t>
            </w:r>
          </w:p>
        </w:tc>
        <w:tc>
          <w:tcPr>
            <w:tcW w:w="851" w:type="dxa"/>
            <w:vAlign w:val="center"/>
          </w:tcPr>
          <w:p w14:paraId="77E3845D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CD36421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yyyyMMdd (GMT+8)</w:t>
            </w:r>
          </w:p>
          <w:p w14:paraId="6E59CA49" w14:textId="7E470178" w:rsidR="00D028C2" w:rsidRPr="00B301FB" w:rsidRDefault="00D028C2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若</w:t>
            </w:r>
            <w:r w:rsidR="00E3066B" w:rsidRPr="00B301FB">
              <w:rPr>
                <w:rFonts w:cs="Times New Roman" w:hint="eastAsia"/>
                <w:kern w:val="0"/>
                <w:sz w:val="22"/>
                <w:lang w:val="zh-TW"/>
              </w:rPr>
              <w:t>請求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無帶</w:t>
            </w:r>
            <w:r w:rsidR="0069702F" w:rsidRPr="00B301FB">
              <w:rPr>
                <w:rFonts w:cs="Times New Roman" w:hint="eastAsia"/>
                <w:kern w:val="0"/>
                <w:sz w:val="22"/>
                <w:lang w:val="zh-TW"/>
              </w:rPr>
              <w:t>日期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則視為查詢當日</w:t>
            </w:r>
          </w:p>
        </w:tc>
      </w:tr>
      <w:tr w:rsidR="00AC33C3" w:rsidRPr="005677CF" w14:paraId="77E7CBD1" w14:textId="77777777" w:rsidTr="006D1A37">
        <w:tc>
          <w:tcPr>
            <w:tcW w:w="534" w:type="dxa"/>
            <w:shd w:val="clear" w:color="auto" w:fill="auto"/>
            <w:vAlign w:val="center"/>
          </w:tcPr>
          <w:p w14:paraId="79430470" w14:textId="77777777" w:rsidR="00AC33C3" w:rsidRPr="00B301FB" w:rsidRDefault="00AC33C3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10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B0E2BA9" w14:textId="77777777" w:rsidR="00AC33C3" w:rsidRPr="00B301FB" w:rsidRDefault="00AC33C3" w:rsidP="006D1A37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</w:pPr>
            <w:r w:rsidRPr="00B301FB">
              <w:rPr>
                <w:rFonts w:ascii="Times New Roman" w:cs="Times New Roman"/>
                <w:color w:val="auto"/>
                <w:sz w:val="22"/>
                <w:szCs w:val="22"/>
                <w:lang w:val="zh-TW"/>
              </w:rPr>
              <w:t>LocalTime</w:t>
            </w:r>
          </w:p>
        </w:tc>
        <w:tc>
          <w:tcPr>
            <w:tcW w:w="1985" w:type="dxa"/>
            <w:vAlign w:val="center"/>
          </w:tcPr>
          <w:p w14:paraId="09ADA653" w14:textId="77777777" w:rsidR="00AC33C3" w:rsidRPr="00B301FB" w:rsidRDefault="00AC33C3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交易時間</w:t>
            </w:r>
          </w:p>
        </w:tc>
        <w:tc>
          <w:tcPr>
            <w:tcW w:w="708" w:type="dxa"/>
            <w:vAlign w:val="center"/>
          </w:tcPr>
          <w:p w14:paraId="65D26CE8" w14:textId="77777777" w:rsidR="00AC33C3" w:rsidRPr="00B301FB" w:rsidRDefault="00AC33C3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54A8E74F" w14:textId="77777777" w:rsidR="00AC33C3" w:rsidRPr="00B301FB" w:rsidRDefault="00AC33C3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6</w:t>
            </w:r>
          </w:p>
        </w:tc>
        <w:tc>
          <w:tcPr>
            <w:tcW w:w="708" w:type="dxa"/>
            <w:vAlign w:val="center"/>
          </w:tcPr>
          <w:p w14:paraId="6EBE922B" w14:textId="0F043CA8" w:rsidR="00AC33C3" w:rsidRPr="006D1A37" w:rsidRDefault="00AC33C3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1FFA7EF9" w14:textId="3097C323" w:rsidR="00AC33C3" w:rsidRPr="006D1A37" w:rsidRDefault="00AC33C3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67E5D9F7" w14:textId="3B1D26E7" w:rsidR="00AC33C3" w:rsidRPr="00B301FB" w:rsidRDefault="002913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HHmmss(GMT+8)</w:t>
            </w:r>
          </w:p>
        </w:tc>
      </w:tr>
      <w:tr w:rsidR="006C04E5" w:rsidRPr="007862FF" w14:paraId="0C3D5D00" w14:textId="77777777" w:rsidTr="006D1A37">
        <w:tc>
          <w:tcPr>
            <w:tcW w:w="534" w:type="dxa"/>
            <w:shd w:val="clear" w:color="auto" w:fill="auto"/>
            <w:vAlign w:val="center"/>
          </w:tcPr>
          <w:p w14:paraId="0B0CD693" w14:textId="40C9842C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1</w:t>
            </w:r>
            <w:r w:rsidR="00D8057F">
              <w:rPr>
                <w:rFonts w:cs="Times New Roman" w:hint="eastAsia"/>
                <w:sz w:val="22"/>
              </w:rPr>
              <w:t>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6907057" w14:textId="170B80AE" w:rsidR="006C04E5" w:rsidRPr="00B301FB" w:rsidRDefault="006C04E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refund</w:t>
            </w:r>
            <w:r w:rsidR="00D028C2" w:rsidRPr="00B301FB">
              <w:rPr>
                <w:rFonts w:cs="Times New Roman"/>
                <w:kern w:val="0"/>
                <w:sz w:val="22"/>
                <w:lang w:val="zh-TW"/>
              </w:rPr>
              <w:t>Amt</w:t>
            </w:r>
          </w:p>
        </w:tc>
        <w:tc>
          <w:tcPr>
            <w:tcW w:w="1985" w:type="dxa"/>
            <w:vAlign w:val="center"/>
          </w:tcPr>
          <w:p w14:paraId="6E327027" w14:textId="165B5DB4" w:rsidR="006C04E5" w:rsidRPr="00B301FB" w:rsidRDefault="006C04E5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退款</w:t>
            </w:r>
            <w:r w:rsidR="00D028C2" w:rsidRPr="00B301FB">
              <w:rPr>
                <w:rFonts w:cs="Times New Roman" w:hint="eastAsia"/>
                <w:kern w:val="0"/>
                <w:sz w:val="22"/>
                <w:lang w:val="zh-TW"/>
              </w:rPr>
              <w:t>金額</w:t>
            </w:r>
          </w:p>
        </w:tc>
        <w:tc>
          <w:tcPr>
            <w:tcW w:w="708" w:type="dxa"/>
            <w:vAlign w:val="center"/>
          </w:tcPr>
          <w:p w14:paraId="20056B00" w14:textId="2854F686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vAlign w:val="center"/>
          </w:tcPr>
          <w:p w14:paraId="0AE6A8F5" w14:textId="77777777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</w:rPr>
              <w:t>9</w:t>
            </w:r>
          </w:p>
        </w:tc>
        <w:tc>
          <w:tcPr>
            <w:tcW w:w="708" w:type="dxa"/>
            <w:vAlign w:val="center"/>
          </w:tcPr>
          <w:p w14:paraId="4DEC7D32" w14:textId="4F00616B" w:rsidR="006C04E5" w:rsidRPr="00B301FB" w:rsidRDefault="006C04E5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048BB7DE" w14:textId="02CD4D38" w:rsidR="006C04E5" w:rsidRPr="00B301FB" w:rsidRDefault="00D028C2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F1964CF" w14:textId="4024EB82" w:rsidR="006C04E5" w:rsidRPr="00B301FB" w:rsidRDefault="00D028C2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 w:hint="eastAsia"/>
                <w:sz w:val="22"/>
              </w:rPr>
              <w:t>查詢日期的退貨</w:t>
            </w:r>
            <w:r w:rsidR="00B6229F" w:rsidRPr="00B301FB">
              <w:rPr>
                <w:rFonts w:cs="Times New Roman" w:hint="eastAsia"/>
                <w:sz w:val="22"/>
              </w:rPr>
              <w:t>成功</w:t>
            </w:r>
            <w:r w:rsidRPr="00B301FB">
              <w:rPr>
                <w:rFonts w:cs="Times New Roman" w:hint="eastAsia"/>
                <w:sz w:val="22"/>
              </w:rPr>
              <w:t>總金額，若為當日則加總至查詢當時</w:t>
            </w:r>
          </w:p>
        </w:tc>
      </w:tr>
      <w:tr w:rsidR="0093506C" w:rsidRPr="005677CF" w14:paraId="16456C98" w14:textId="77777777" w:rsidTr="006D1A37">
        <w:tc>
          <w:tcPr>
            <w:tcW w:w="534" w:type="dxa"/>
            <w:shd w:val="clear" w:color="auto" w:fill="auto"/>
            <w:vAlign w:val="center"/>
          </w:tcPr>
          <w:p w14:paraId="088AE535" w14:textId="7C853846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1</w:t>
            </w:r>
            <w:r>
              <w:rPr>
                <w:rFonts w:cs="Times New Roman" w:hint="eastAsia"/>
                <w:sz w:val="22"/>
              </w:rPr>
              <w:t>7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387D2F5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transRespTime</w:t>
            </w:r>
          </w:p>
        </w:tc>
        <w:tc>
          <w:tcPr>
            <w:tcW w:w="1985" w:type="dxa"/>
            <w:vAlign w:val="center"/>
          </w:tcPr>
          <w:p w14:paraId="1CB4DD65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交易處理回應時間</w:t>
            </w:r>
          </w:p>
        </w:tc>
        <w:tc>
          <w:tcPr>
            <w:tcW w:w="708" w:type="dxa"/>
            <w:vAlign w:val="center"/>
          </w:tcPr>
          <w:p w14:paraId="619E1DBE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09E7E8C1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14</w:t>
            </w:r>
          </w:p>
        </w:tc>
        <w:tc>
          <w:tcPr>
            <w:tcW w:w="708" w:type="dxa"/>
            <w:vAlign w:val="center"/>
          </w:tcPr>
          <w:p w14:paraId="20D8E8B7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3C647B97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5E611CA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yyyyMMddHHmmss(GMT+8)</w:t>
            </w:r>
          </w:p>
        </w:tc>
      </w:tr>
      <w:tr w:rsidR="0093506C" w:rsidRPr="007862FF" w14:paraId="3A686096" w14:textId="77777777" w:rsidTr="006D1A37">
        <w:tc>
          <w:tcPr>
            <w:tcW w:w="534" w:type="dxa"/>
            <w:shd w:val="clear" w:color="auto" w:fill="auto"/>
            <w:vAlign w:val="center"/>
          </w:tcPr>
          <w:p w14:paraId="29258FF5" w14:textId="1DCCC6A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1</w:t>
            </w:r>
            <w:r>
              <w:rPr>
                <w:rFonts w:cs="Times New Roman" w:hint="eastAsia"/>
                <w:sz w:val="22"/>
              </w:rPr>
              <w:t>8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110845F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reqSignature</w:t>
            </w:r>
          </w:p>
        </w:tc>
        <w:tc>
          <w:tcPr>
            <w:tcW w:w="1985" w:type="dxa"/>
            <w:vAlign w:val="center"/>
          </w:tcPr>
          <w:p w14:paraId="11B2E63D" w14:textId="2D52A260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REQ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交易驗證碼</w:t>
            </w:r>
          </w:p>
        </w:tc>
        <w:tc>
          <w:tcPr>
            <w:tcW w:w="708" w:type="dxa"/>
            <w:vAlign w:val="center"/>
          </w:tcPr>
          <w:p w14:paraId="17376EB4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993" w:type="dxa"/>
            <w:vAlign w:val="center"/>
          </w:tcPr>
          <w:p w14:paraId="449EC03D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64</w:t>
            </w:r>
          </w:p>
        </w:tc>
        <w:tc>
          <w:tcPr>
            <w:tcW w:w="708" w:type="dxa"/>
            <w:vAlign w:val="center"/>
          </w:tcPr>
          <w:p w14:paraId="1941BDA1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vAlign w:val="center"/>
          </w:tcPr>
          <w:p w14:paraId="0A147852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4E58A96C" w14:textId="5FAEA13B" w:rsidR="0093506C" w:rsidRPr="00B301FB" w:rsidRDefault="0093506C" w:rsidP="00AB1444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SHA-256(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平台代號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收單行代碼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特店代號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端末代號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交易時間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驗證參數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)</w:t>
            </w:r>
          </w:p>
        </w:tc>
      </w:tr>
      <w:tr w:rsidR="0093506C" w:rsidRPr="007862FF" w14:paraId="01FCAD63" w14:textId="77777777" w:rsidTr="006D1A37">
        <w:tc>
          <w:tcPr>
            <w:tcW w:w="534" w:type="dxa"/>
            <w:shd w:val="clear" w:color="auto" w:fill="auto"/>
            <w:vAlign w:val="center"/>
          </w:tcPr>
          <w:p w14:paraId="514E37DA" w14:textId="496C4BA5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1</w:t>
            </w:r>
            <w:r>
              <w:rPr>
                <w:rFonts w:cs="Times New Roman" w:hint="eastAsia"/>
                <w:sz w:val="22"/>
              </w:rPr>
              <w:t>9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0C18C79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respSignature</w:t>
            </w:r>
          </w:p>
        </w:tc>
        <w:tc>
          <w:tcPr>
            <w:tcW w:w="1985" w:type="dxa"/>
            <w:vAlign w:val="center"/>
          </w:tcPr>
          <w:p w14:paraId="5C36D579" w14:textId="7A70BF6A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RESP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交易驗證碼</w:t>
            </w:r>
          </w:p>
        </w:tc>
        <w:tc>
          <w:tcPr>
            <w:tcW w:w="708" w:type="dxa"/>
            <w:vAlign w:val="center"/>
          </w:tcPr>
          <w:p w14:paraId="3EA862CA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993" w:type="dxa"/>
            <w:vAlign w:val="center"/>
          </w:tcPr>
          <w:p w14:paraId="5CE2C56F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64</w:t>
            </w:r>
          </w:p>
        </w:tc>
        <w:tc>
          <w:tcPr>
            <w:tcW w:w="708" w:type="dxa"/>
            <w:vAlign w:val="center"/>
          </w:tcPr>
          <w:p w14:paraId="02BD1C4E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851" w:type="dxa"/>
            <w:vAlign w:val="center"/>
          </w:tcPr>
          <w:p w14:paraId="2BF37BCF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B301FB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6E172C4" w14:textId="4A07094C" w:rsidR="0093506C" w:rsidRPr="00B301FB" w:rsidRDefault="0093506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SHA-256(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平台代號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收單行代碼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特店代號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端末代號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回應碼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交易處理回應時間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驗證參數</w:t>
            </w:r>
            <w:r w:rsidRPr="00B301FB">
              <w:rPr>
                <w:rFonts w:cs="Times New Roman"/>
                <w:kern w:val="0"/>
                <w:sz w:val="22"/>
                <w:lang w:val="zh-TW"/>
              </w:rPr>
              <w:t>)</w:t>
            </w:r>
          </w:p>
        </w:tc>
      </w:tr>
      <w:tr w:rsidR="0093506C" w:rsidRPr="007862FF" w14:paraId="52602212" w14:textId="77777777" w:rsidTr="006D1A37">
        <w:tc>
          <w:tcPr>
            <w:tcW w:w="534" w:type="dxa"/>
            <w:shd w:val="clear" w:color="auto" w:fill="auto"/>
            <w:vAlign w:val="center"/>
          </w:tcPr>
          <w:p w14:paraId="55945CD2" w14:textId="5A9ED268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20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7B9C46D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responseCode</w:t>
            </w:r>
          </w:p>
        </w:tc>
        <w:tc>
          <w:tcPr>
            <w:tcW w:w="1985" w:type="dxa"/>
            <w:vAlign w:val="center"/>
          </w:tcPr>
          <w:p w14:paraId="6CB155CC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回應碼</w:t>
            </w:r>
          </w:p>
        </w:tc>
        <w:tc>
          <w:tcPr>
            <w:tcW w:w="708" w:type="dxa"/>
            <w:vAlign w:val="center"/>
          </w:tcPr>
          <w:p w14:paraId="6A3568E5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1E0607B7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4</w:t>
            </w:r>
          </w:p>
        </w:tc>
        <w:tc>
          <w:tcPr>
            <w:tcW w:w="708" w:type="dxa"/>
            <w:vAlign w:val="center"/>
          </w:tcPr>
          <w:p w14:paraId="6862A7E2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2BCF6FFB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007B2B8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詳見附錄一</w:t>
            </w:r>
          </w:p>
        </w:tc>
      </w:tr>
      <w:tr w:rsidR="0093506C" w:rsidRPr="007862FF" w14:paraId="32C7B863" w14:textId="77777777" w:rsidTr="006D1A37">
        <w:tc>
          <w:tcPr>
            <w:tcW w:w="534" w:type="dxa"/>
            <w:shd w:val="clear" w:color="auto" w:fill="auto"/>
            <w:vAlign w:val="center"/>
          </w:tcPr>
          <w:p w14:paraId="4D07F597" w14:textId="19FAB4FA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21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5656EA8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otherInfo</w:t>
            </w:r>
          </w:p>
        </w:tc>
        <w:tc>
          <w:tcPr>
            <w:tcW w:w="1985" w:type="dxa"/>
            <w:vAlign w:val="center"/>
          </w:tcPr>
          <w:p w14:paraId="5F5303D6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附加資訊</w:t>
            </w:r>
          </w:p>
        </w:tc>
        <w:tc>
          <w:tcPr>
            <w:tcW w:w="708" w:type="dxa"/>
            <w:vAlign w:val="center"/>
          </w:tcPr>
          <w:p w14:paraId="0EC71CA9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993" w:type="dxa"/>
            <w:vAlign w:val="center"/>
          </w:tcPr>
          <w:p w14:paraId="07A332CD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999</w:t>
            </w:r>
          </w:p>
        </w:tc>
        <w:tc>
          <w:tcPr>
            <w:tcW w:w="708" w:type="dxa"/>
            <w:vAlign w:val="center"/>
          </w:tcPr>
          <w:p w14:paraId="1AE086D1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C</w:t>
            </w:r>
          </w:p>
        </w:tc>
        <w:tc>
          <w:tcPr>
            <w:tcW w:w="851" w:type="dxa"/>
            <w:vAlign w:val="center"/>
          </w:tcPr>
          <w:p w14:paraId="32A0B713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C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A9C21C0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詳見欄位說明</w:t>
            </w:r>
          </w:p>
        </w:tc>
      </w:tr>
      <w:tr w:rsidR="0093506C" w:rsidRPr="007862FF" w14:paraId="40D5C6C9" w14:textId="77777777" w:rsidTr="006D1A37">
        <w:tc>
          <w:tcPr>
            <w:tcW w:w="534" w:type="dxa"/>
            <w:shd w:val="clear" w:color="auto" w:fill="auto"/>
            <w:vAlign w:val="center"/>
          </w:tcPr>
          <w:p w14:paraId="32F98E8C" w14:textId="41FDA274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2</w:t>
            </w:r>
            <w:r>
              <w:rPr>
                <w:rFonts w:cs="Times New Roman" w:hint="eastAsia"/>
                <w:sz w:val="22"/>
              </w:rPr>
              <w:t>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ADE6FDF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signatureType</w:t>
            </w:r>
          </w:p>
        </w:tc>
        <w:tc>
          <w:tcPr>
            <w:tcW w:w="1985" w:type="dxa"/>
            <w:vAlign w:val="center"/>
          </w:tcPr>
          <w:p w14:paraId="32767DC7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驗證碼押碼方式</w:t>
            </w:r>
          </w:p>
        </w:tc>
        <w:tc>
          <w:tcPr>
            <w:tcW w:w="708" w:type="dxa"/>
            <w:vAlign w:val="center"/>
          </w:tcPr>
          <w:p w14:paraId="06C404E0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28FBC717" w14:textId="77777777" w:rsidR="0093506C" w:rsidRPr="00B301FB" w:rsidDel="001579F5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1</w:t>
            </w:r>
          </w:p>
        </w:tc>
        <w:tc>
          <w:tcPr>
            <w:tcW w:w="708" w:type="dxa"/>
            <w:vAlign w:val="center"/>
          </w:tcPr>
          <w:p w14:paraId="5E117C4B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5FDA3943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1D3AE62" w14:textId="77777777" w:rsidR="0093506C" w:rsidRPr="00B301FB" w:rsidRDefault="0093506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D028C2" w:rsidRPr="007862FF" w14:paraId="79314138" w14:textId="77777777" w:rsidTr="006D1A37">
        <w:tc>
          <w:tcPr>
            <w:tcW w:w="534" w:type="dxa"/>
            <w:shd w:val="clear" w:color="auto" w:fill="auto"/>
            <w:vAlign w:val="center"/>
          </w:tcPr>
          <w:p w14:paraId="25D86B09" w14:textId="3A4E087E" w:rsidR="00D028C2" w:rsidRPr="00B301FB" w:rsidRDefault="00B6229F" w:rsidP="0093506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2</w:t>
            </w:r>
            <w:r w:rsidR="0093506C">
              <w:rPr>
                <w:rFonts w:cs="Times New Roman" w:hint="eastAsia"/>
                <w:sz w:val="22"/>
              </w:rPr>
              <w:t>8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A8F0CA3" w14:textId="6AFED777" w:rsidR="00D028C2" w:rsidRPr="00B301FB" w:rsidRDefault="00B6229F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  <w:lang w:val="zh-TW"/>
              </w:rPr>
            </w:pPr>
            <w:r w:rsidRPr="00B301FB">
              <w:rPr>
                <w:rFonts w:cs="Times New Roman"/>
                <w:sz w:val="22"/>
                <w:lang w:val="zh-TW"/>
              </w:rPr>
              <w:t>purchCnt</w:t>
            </w:r>
          </w:p>
        </w:tc>
        <w:tc>
          <w:tcPr>
            <w:tcW w:w="1985" w:type="dxa"/>
            <w:vAlign w:val="center"/>
          </w:tcPr>
          <w:p w14:paraId="5CE4B748" w14:textId="022539A7" w:rsidR="00D028C2" w:rsidRPr="00B301FB" w:rsidRDefault="00B6229F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購貨筆數</w:t>
            </w:r>
          </w:p>
        </w:tc>
        <w:tc>
          <w:tcPr>
            <w:tcW w:w="708" w:type="dxa"/>
            <w:vAlign w:val="center"/>
          </w:tcPr>
          <w:p w14:paraId="4D583EEA" w14:textId="7A6A074F" w:rsidR="00D028C2" w:rsidRPr="00B301FB" w:rsidRDefault="001D6CDF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4D727737" w14:textId="41E5191E" w:rsidR="00D028C2" w:rsidRPr="00B301FB" w:rsidRDefault="001D6CDF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24"/>
                <w:sz w:val="22"/>
              </w:rPr>
            </w:pPr>
            <w:r w:rsidRPr="00B301FB">
              <w:rPr>
                <w:rFonts w:cs="Times New Roman"/>
                <w:kern w:val="24"/>
                <w:sz w:val="22"/>
              </w:rPr>
              <w:t>6</w:t>
            </w:r>
          </w:p>
        </w:tc>
        <w:tc>
          <w:tcPr>
            <w:tcW w:w="708" w:type="dxa"/>
            <w:vAlign w:val="center"/>
          </w:tcPr>
          <w:p w14:paraId="3B545B83" w14:textId="77777777" w:rsidR="00D028C2" w:rsidRPr="00B301FB" w:rsidRDefault="00D028C2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2E4784F6" w14:textId="416D5972" w:rsidR="00D028C2" w:rsidRPr="00B301FB" w:rsidRDefault="001D6CDF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8C49914" w14:textId="5C7504A2" w:rsidR="00D028C2" w:rsidRPr="00B301FB" w:rsidRDefault="00B6229F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sz w:val="22"/>
              </w:rPr>
              <w:t>查詢日期的購貨成功總筆數，若為當日則加總至查詢當時</w:t>
            </w:r>
          </w:p>
        </w:tc>
      </w:tr>
      <w:tr w:rsidR="00D028C2" w:rsidRPr="007862FF" w14:paraId="39701830" w14:textId="77777777" w:rsidTr="006D1A37">
        <w:tc>
          <w:tcPr>
            <w:tcW w:w="534" w:type="dxa"/>
            <w:shd w:val="clear" w:color="auto" w:fill="auto"/>
            <w:vAlign w:val="center"/>
          </w:tcPr>
          <w:p w14:paraId="5DC60BAF" w14:textId="5EA8A722" w:rsidR="00D028C2" w:rsidRPr="00B301FB" w:rsidRDefault="00B6229F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2</w:t>
            </w:r>
            <w:r w:rsidR="0093506C">
              <w:rPr>
                <w:rFonts w:cs="Times New Roman" w:hint="eastAsia"/>
                <w:sz w:val="22"/>
              </w:rPr>
              <w:t>9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1BB22E7" w14:textId="246F640E" w:rsidR="00D028C2" w:rsidRPr="00B301FB" w:rsidRDefault="00B6229F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  <w:lang w:val="zh-TW"/>
              </w:rPr>
            </w:pPr>
            <w:r w:rsidRPr="00B301FB">
              <w:rPr>
                <w:rFonts w:cs="Times New Roman"/>
                <w:sz w:val="22"/>
                <w:lang w:val="zh-TW"/>
              </w:rPr>
              <w:t>refundCnt</w:t>
            </w:r>
          </w:p>
        </w:tc>
        <w:tc>
          <w:tcPr>
            <w:tcW w:w="1985" w:type="dxa"/>
            <w:vAlign w:val="center"/>
          </w:tcPr>
          <w:p w14:paraId="5336A1BA" w14:textId="788BD6DE" w:rsidR="00D028C2" w:rsidRPr="00B301FB" w:rsidRDefault="00B6229F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退貨筆數</w:t>
            </w:r>
          </w:p>
        </w:tc>
        <w:tc>
          <w:tcPr>
            <w:tcW w:w="708" w:type="dxa"/>
            <w:vAlign w:val="center"/>
          </w:tcPr>
          <w:p w14:paraId="71E7440B" w14:textId="7A590C61" w:rsidR="00D028C2" w:rsidRPr="00B301FB" w:rsidRDefault="001D6CDF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502A5447" w14:textId="5A927283" w:rsidR="00D028C2" w:rsidRPr="00B301FB" w:rsidRDefault="001D6CDF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24"/>
                <w:sz w:val="22"/>
              </w:rPr>
            </w:pPr>
            <w:r w:rsidRPr="00B301FB">
              <w:rPr>
                <w:rFonts w:cs="Times New Roman"/>
                <w:kern w:val="24"/>
                <w:sz w:val="22"/>
              </w:rPr>
              <w:t>6</w:t>
            </w:r>
          </w:p>
        </w:tc>
        <w:tc>
          <w:tcPr>
            <w:tcW w:w="708" w:type="dxa"/>
            <w:vAlign w:val="center"/>
          </w:tcPr>
          <w:p w14:paraId="02F0126C" w14:textId="77777777" w:rsidR="00D028C2" w:rsidRPr="00B301FB" w:rsidRDefault="00D028C2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4EFF588E" w14:textId="1A5F43DF" w:rsidR="00D028C2" w:rsidRPr="00B301FB" w:rsidRDefault="001D6CDF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4F51695" w14:textId="7FF0D0E4" w:rsidR="00D028C2" w:rsidRPr="00B301FB" w:rsidRDefault="00B6229F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sz w:val="22"/>
              </w:rPr>
              <w:t>查詢日期的退貨成功總筆數，若為當日則加總至查詢當時</w:t>
            </w:r>
          </w:p>
        </w:tc>
      </w:tr>
      <w:tr w:rsidR="00B04B3C" w:rsidRPr="007862FF" w14:paraId="504A387D" w14:textId="77777777" w:rsidTr="006D1A37">
        <w:tc>
          <w:tcPr>
            <w:tcW w:w="534" w:type="dxa"/>
            <w:shd w:val="clear" w:color="auto" w:fill="auto"/>
            <w:vAlign w:val="center"/>
          </w:tcPr>
          <w:p w14:paraId="4729B2C6" w14:textId="0720A9A2" w:rsidR="00B04B3C" w:rsidRPr="00B301FB" w:rsidRDefault="00B04B3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B301FB">
              <w:rPr>
                <w:rFonts w:cs="Times New Roman"/>
                <w:sz w:val="22"/>
              </w:rPr>
              <w:t>2</w:t>
            </w:r>
            <w:r w:rsidR="0093506C">
              <w:rPr>
                <w:rFonts w:cs="Times New Roman" w:hint="eastAsia"/>
                <w:sz w:val="22"/>
              </w:rPr>
              <w:t>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5BC2CEC" w14:textId="77777777" w:rsidR="00B04B3C" w:rsidRPr="00B301FB" w:rsidRDefault="00B04B3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sz w:val="22"/>
                <w:lang w:val="zh-TW"/>
              </w:rPr>
              <w:t>errDesc</w:t>
            </w:r>
          </w:p>
        </w:tc>
        <w:tc>
          <w:tcPr>
            <w:tcW w:w="1985" w:type="dxa"/>
            <w:vAlign w:val="center"/>
          </w:tcPr>
          <w:p w14:paraId="3F142F27" w14:textId="77777777" w:rsidR="00B04B3C" w:rsidRPr="00B301FB" w:rsidRDefault="00B04B3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錯誤描述</w:t>
            </w:r>
          </w:p>
        </w:tc>
        <w:tc>
          <w:tcPr>
            <w:tcW w:w="708" w:type="dxa"/>
            <w:vAlign w:val="center"/>
          </w:tcPr>
          <w:p w14:paraId="0461C7B5" w14:textId="77777777" w:rsidR="00B04B3C" w:rsidRPr="00B301FB" w:rsidRDefault="00B04B3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993" w:type="dxa"/>
            <w:vAlign w:val="center"/>
          </w:tcPr>
          <w:p w14:paraId="36372ABE" w14:textId="77777777" w:rsidR="00B04B3C" w:rsidRPr="00B301FB" w:rsidDel="001579F5" w:rsidRDefault="00B04B3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24"/>
                <w:sz w:val="22"/>
              </w:rPr>
              <w:t>512</w:t>
            </w:r>
          </w:p>
        </w:tc>
        <w:tc>
          <w:tcPr>
            <w:tcW w:w="708" w:type="dxa"/>
            <w:vAlign w:val="center"/>
          </w:tcPr>
          <w:p w14:paraId="7D6F9981" w14:textId="77777777" w:rsidR="00B04B3C" w:rsidRPr="00B301FB" w:rsidRDefault="00B04B3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3D60EBF0" w14:textId="77777777" w:rsidR="00B04B3C" w:rsidRPr="00B301FB" w:rsidRDefault="00B04B3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A483C9D" w14:textId="77777777" w:rsidR="00B04B3C" w:rsidRPr="00B301FB" w:rsidRDefault="00B04B3C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B301FB">
              <w:rPr>
                <w:rFonts w:cs="Times New Roman" w:hint="eastAsia"/>
                <w:kern w:val="0"/>
                <w:sz w:val="22"/>
                <w:lang w:val="zh-TW"/>
              </w:rPr>
              <w:t>若交易成功為空值</w:t>
            </w:r>
          </w:p>
        </w:tc>
      </w:tr>
    </w:tbl>
    <w:p w14:paraId="152D68B2" w14:textId="6C2043DA" w:rsidR="006C04E5" w:rsidRDefault="006C04E5" w:rsidP="006C04E5">
      <w:pPr>
        <w:pStyle w:val="21"/>
        <w:rPr>
          <w:rFonts w:cs="Times New Roman"/>
        </w:rPr>
      </w:pPr>
      <w:r w:rsidRPr="00250367">
        <w:rPr>
          <w:rFonts w:cs="Times New Roman"/>
        </w:rPr>
        <w:t>M</w:t>
      </w:r>
      <w:r w:rsidRPr="00250367">
        <w:rPr>
          <w:rFonts w:cs="Times New Roman" w:hint="eastAsia"/>
        </w:rPr>
        <w:t>：必帶欄位；</w:t>
      </w:r>
      <w:r w:rsidRPr="00250367">
        <w:rPr>
          <w:rFonts w:cs="Times New Roman"/>
        </w:rPr>
        <w:t>C</w:t>
      </w:r>
      <w:r w:rsidRPr="00250367">
        <w:rPr>
          <w:rFonts w:cs="Times New Roman" w:hint="eastAsia"/>
        </w:rPr>
        <w:t>：特定條件下必帶欄位；</w:t>
      </w:r>
      <w:r w:rsidRPr="00250367">
        <w:rPr>
          <w:rFonts w:cs="Times New Roman"/>
        </w:rPr>
        <w:t>O</w:t>
      </w:r>
      <w:r w:rsidRPr="00250367">
        <w:rPr>
          <w:rFonts w:cs="Times New Roman" w:hint="eastAsia"/>
        </w:rPr>
        <w:t>：選帶欄位</w:t>
      </w:r>
    </w:p>
    <w:p w14:paraId="60621A92" w14:textId="77777777" w:rsidR="00BF63E2" w:rsidRDefault="00BF63E2" w:rsidP="00BF63E2">
      <w:pPr>
        <w:rPr>
          <w:lang w:val="zh-TW"/>
        </w:rPr>
      </w:pPr>
    </w:p>
    <w:p w14:paraId="22329C49" w14:textId="77777777" w:rsidR="00BF63E2" w:rsidRDefault="00BF63E2">
      <w:pPr>
        <w:widowControl/>
        <w:rPr>
          <w:lang w:val="zh-TW"/>
        </w:rPr>
      </w:pPr>
      <w:r>
        <w:rPr>
          <w:lang w:val="zh-TW"/>
        </w:rPr>
        <w:br w:type="page"/>
      </w:r>
    </w:p>
    <w:p w14:paraId="7A73154A" w14:textId="718E3163" w:rsidR="00BF63E2" w:rsidRPr="007862FF" w:rsidRDefault="00BF63E2" w:rsidP="00BF63E2">
      <w:pPr>
        <w:pStyle w:val="3"/>
        <w:rPr>
          <w:lang w:eastAsia="zh-TW"/>
        </w:rPr>
      </w:pPr>
      <w:bookmarkStart w:id="744" w:name="_Toc474498130"/>
      <w:r w:rsidRPr="00CB05E3">
        <w:rPr>
          <w:lang w:eastAsia="zh-TW"/>
        </w:rPr>
        <w:t>顧客掃碼支付結果</w:t>
      </w:r>
      <w:r>
        <w:rPr>
          <w:rFonts w:hint="eastAsia"/>
          <w:lang w:eastAsia="zh-TW"/>
        </w:rPr>
        <w:t>後台通知訊息</w:t>
      </w:r>
      <w:bookmarkEnd w:id="744"/>
    </w:p>
    <w:p w14:paraId="2C04B9CF" w14:textId="77777777" w:rsidR="00BF63E2" w:rsidRPr="00C4692E" w:rsidRDefault="00BF63E2" w:rsidP="00BF63E2">
      <w:pPr>
        <w:spacing w:line="360" w:lineRule="auto"/>
        <w:rPr>
          <w:rFonts w:cs="Times New Roman"/>
          <w:lang w:val="en-AU"/>
        </w:rPr>
      </w:pPr>
      <w:r w:rsidRPr="00250367">
        <w:rPr>
          <w:rFonts w:cs="Times New Roman" w:hint="eastAsia"/>
          <w:lang w:val="en-AU"/>
        </w:rPr>
        <w:t>交易流程架構說明如后</w:t>
      </w:r>
    </w:p>
    <w:p w14:paraId="4C5912B0" w14:textId="05146AE5" w:rsidR="00BF63E2" w:rsidRDefault="00BF63E2" w:rsidP="00BF63E2">
      <w:pPr>
        <w:spacing w:line="360" w:lineRule="auto"/>
        <w:jc w:val="center"/>
        <w:rPr>
          <w:rFonts w:cs="Times New Roman"/>
        </w:rPr>
      </w:pPr>
      <w:r w:rsidRPr="006C04E5">
        <w:rPr>
          <w:rFonts w:cs="Times New Roman"/>
        </w:rPr>
        <w:t xml:space="preserve"> </w:t>
      </w:r>
      <w:r w:rsidRPr="00BF63E2">
        <w:rPr>
          <w:rFonts w:cs="Times New Roman"/>
        </w:rPr>
        <w:t xml:space="preserve"> </w:t>
      </w:r>
      <w:r w:rsidR="00455AAA">
        <w:rPr>
          <w:noProof/>
        </w:rPr>
        <w:drawing>
          <wp:inline distT="0" distB="0" distL="0" distR="0" wp14:anchorId="7B55749B" wp14:editId="18675EF7">
            <wp:extent cx="5486400" cy="186944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ED84" w14:textId="737D9737" w:rsidR="00BF63E2" w:rsidRPr="00C4692E" w:rsidRDefault="008B4F5F" w:rsidP="00BF63E2">
      <w:pPr>
        <w:spacing w:line="360" w:lineRule="auto"/>
        <w:rPr>
          <w:rFonts w:cs="Times New Roman"/>
        </w:rPr>
      </w:pPr>
      <w:r w:rsidRPr="008B4F5F">
        <w:rPr>
          <w:rFonts w:cs="Times New Roman" w:hint="eastAsia"/>
          <w:lang w:val="en-AU"/>
        </w:rPr>
        <w:t>顧客掃碼支付結果後台通知訊息</w:t>
      </w:r>
      <w:r w:rsidR="00BF63E2" w:rsidRPr="00250367">
        <w:rPr>
          <w:rFonts w:cs="Times New Roman" w:hint="eastAsia"/>
          <w:lang w:val="en-AU"/>
        </w:rPr>
        <w:t>規格</w:t>
      </w:r>
      <w:r w:rsidR="00BF63E2" w:rsidRPr="00C4692E">
        <w:rPr>
          <w:rFonts w:cs="Times New Roman"/>
          <w:lang w:val="en-AU"/>
        </w:rPr>
        <w:t>(</w:t>
      </w:r>
      <w:r w:rsidR="00BF63E2" w:rsidRPr="00250367">
        <w:rPr>
          <w:rFonts w:cs="Times New Roman" w:hint="eastAsia"/>
          <w:lang w:val="en-AU"/>
        </w:rPr>
        <w:t>財金</w:t>
      </w:r>
      <w:r w:rsidR="00BF63E2">
        <w:rPr>
          <w:rFonts w:cs="Times New Roman" w:hint="eastAsia"/>
          <w:lang w:val="en-AU"/>
        </w:rPr>
        <w:t>網路</w:t>
      </w:r>
      <w:r w:rsidR="00BF63E2" w:rsidRPr="00250367">
        <w:rPr>
          <w:rFonts w:cs="Times New Roman" w:hint="eastAsia"/>
          <w:lang w:val="en-AU"/>
        </w:rPr>
        <w:t>收單共用系統</w:t>
      </w:r>
      <w:r>
        <w:rPr>
          <w:rFonts w:cs="Times New Roman" w:hint="eastAsia"/>
          <w:lang w:val="en-AU"/>
        </w:rPr>
        <w:t>-</w:t>
      </w:r>
      <w:r w:rsidRPr="00250367">
        <w:rPr>
          <w:rFonts w:cs="Times New Roman" w:hint="eastAsia"/>
          <w:lang w:val="en-AU"/>
        </w:rPr>
        <w:t>特店</w:t>
      </w:r>
      <w:r>
        <w:rPr>
          <w:rFonts w:cs="Times New Roman" w:hint="eastAsia"/>
          <w:lang w:val="en-AU"/>
        </w:rPr>
        <w:t>交易通知接收系統</w:t>
      </w:r>
      <w:r w:rsidR="00BF63E2" w:rsidRPr="00C4692E">
        <w:rPr>
          <w:rFonts w:cs="Times New Roman"/>
          <w:lang w:val="en-AU"/>
        </w:rPr>
        <w:t>)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984"/>
        <w:gridCol w:w="1985"/>
        <w:gridCol w:w="708"/>
        <w:gridCol w:w="993"/>
        <w:gridCol w:w="708"/>
        <w:gridCol w:w="851"/>
        <w:gridCol w:w="2410"/>
      </w:tblGrid>
      <w:tr w:rsidR="00216B62" w:rsidRPr="007862FF" w14:paraId="0EDA1BF5" w14:textId="77777777" w:rsidTr="00D1082E"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37448DB8" w14:textId="77777777" w:rsidR="00216B62" w:rsidRPr="00C4692E" w:rsidRDefault="00216B62" w:rsidP="00216B62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C4692E">
              <w:rPr>
                <w:rFonts w:cs="Times New Roman"/>
                <w:kern w:val="0"/>
                <w:sz w:val="22"/>
                <w:lang w:val="zh-TW"/>
              </w:rPr>
              <w:t>#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5BFD99B1" w14:textId="77777777" w:rsidR="00216B62" w:rsidRPr="005677CF" w:rsidRDefault="00216B62" w:rsidP="00216B62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系統參數名稱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AFE10F1" w14:textId="77777777" w:rsidR="00216B62" w:rsidRPr="005677CF" w:rsidRDefault="00216B62" w:rsidP="00216B62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欄位中文名稱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6FDCA7C4" w14:textId="77777777" w:rsidR="00216B62" w:rsidRPr="008444D3" w:rsidRDefault="00216B62" w:rsidP="00216B62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Fmt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7F1D0F92" w14:textId="77777777" w:rsidR="00216B62" w:rsidRPr="00250367" w:rsidRDefault="00216B62" w:rsidP="00216B62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Len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18EB6088" w14:textId="77777777" w:rsidR="00216B62" w:rsidRPr="002533D7" w:rsidRDefault="00216B62" w:rsidP="00216B62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2533D7">
              <w:rPr>
                <w:rFonts w:cs="Times New Roman"/>
                <w:kern w:val="0"/>
                <w:sz w:val="22"/>
                <w:lang w:val="zh-TW"/>
              </w:rPr>
              <w:t>REQ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18E30B10" w14:textId="77777777" w:rsidR="00216B62" w:rsidRPr="00427776" w:rsidRDefault="00216B62" w:rsidP="00216B62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592C2D7E" w14:textId="77777777" w:rsidR="00216B62" w:rsidRPr="005677CF" w:rsidRDefault="00216B62" w:rsidP="00216B62">
            <w:pPr>
              <w:widowControl/>
              <w:jc w:val="center"/>
              <w:textAlignment w:val="bottom"/>
              <w:rPr>
                <w:rFonts w:cs="Times New Roman"/>
                <w:kern w:val="0"/>
                <w:sz w:val="22"/>
                <w:lang w:val="zh-TW"/>
              </w:rPr>
            </w:pPr>
            <w:r w:rsidRPr="0037493E">
              <w:rPr>
                <w:rFonts w:cs="Times New Roman" w:hint="eastAsia"/>
                <w:kern w:val="0"/>
                <w:sz w:val="22"/>
                <w:lang w:val="zh-TW"/>
              </w:rPr>
              <w:t>備註</w:t>
            </w:r>
          </w:p>
        </w:tc>
      </w:tr>
      <w:tr w:rsidR="00216B62" w:rsidRPr="007862FF" w14:paraId="727AE3EC" w14:textId="77777777" w:rsidTr="00D1082E">
        <w:tc>
          <w:tcPr>
            <w:tcW w:w="534" w:type="dxa"/>
            <w:shd w:val="clear" w:color="auto" w:fill="auto"/>
            <w:vAlign w:val="center"/>
          </w:tcPr>
          <w:p w14:paraId="606F5008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5677CF">
              <w:rPr>
                <w:rFonts w:cs="Times New Roman"/>
                <w:sz w:val="22"/>
              </w:rPr>
              <w:t>01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95E2E6E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C121D">
              <w:rPr>
                <w:rFonts w:cs="Times New Roman"/>
                <w:kern w:val="0"/>
                <w:sz w:val="22"/>
              </w:rPr>
              <w:t>txnStatus</w:t>
            </w:r>
          </w:p>
        </w:tc>
        <w:tc>
          <w:tcPr>
            <w:tcW w:w="1985" w:type="dxa"/>
            <w:vAlign w:val="center"/>
          </w:tcPr>
          <w:p w14:paraId="1D27FE8A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交易狀態</w:t>
            </w:r>
          </w:p>
        </w:tc>
        <w:tc>
          <w:tcPr>
            <w:tcW w:w="708" w:type="dxa"/>
            <w:vAlign w:val="center"/>
          </w:tcPr>
          <w:p w14:paraId="225CC00A" w14:textId="77777777" w:rsidR="00216B62" w:rsidRPr="008444D3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5B3FF32F" w14:textId="77777777" w:rsidR="00216B62" w:rsidRPr="0025036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1</w:t>
            </w:r>
          </w:p>
        </w:tc>
        <w:tc>
          <w:tcPr>
            <w:tcW w:w="708" w:type="dxa"/>
            <w:vAlign w:val="center"/>
          </w:tcPr>
          <w:p w14:paraId="3F612AB7" w14:textId="77777777" w:rsidR="00216B62" w:rsidRPr="002533D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27776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0DB083C1" w14:textId="77777777" w:rsidR="00216B62" w:rsidRPr="00427776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47BB2B5A" w14:textId="77777777" w:rsidR="00216B62" w:rsidRPr="0037493E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216B62" w:rsidRPr="007862FF" w14:paraId="25F449EE" w14:textId="77777777" w:rsidTr="00D1082E">
        <w:tc>
          <w:tcPr>
            <w:tcW w:w="534" w:type="dxa"/>
            <w:shd w:val="clear" w:color="auto" w:fill="auto"/>
            <w:vAlign w:val="center"/>
          </w:tcPr>
          <w:p w14:paraId="6F86D8D5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5677CF">
              <w:rPr>
                <w:rFonts w:cs="Times New Roman"/>
                <w:sz w:val="22"/>
              </w:rPr>
              <w:t>02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3394636" w14:textId="77777777" w:rsidR="00216B62" w:rsidRPr="008444D3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txnType</w:t>
            </w:r>
          </w:p>
        </w:tc>
        <w:tc>
          <w:tcPr>
            <w:tcW w:w="1985" w:type="dxa"/>
            <w:vAlign w:val="center"/>
          </w:tcPr>
          <w:p w14:paraId="67474F92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交易類型</w:t>
            </w:r>
          </w:p>
        </w:tc>
        <w:tc>
          <w:tcPr>
            <w:tcW w:w="708" w:type="dxa"/>
            <w:vAlign w:val="center"/>
          </w:tcPr>
          <w:p w14:paraId="35C47898" w14:textId="77777777" w:rsidR="00216B62" w:rsidRPr="008444D3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4D532FEB" w14:textId="77777777" w:rsidR="00216B62" w:rsidRPr="0025036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4</w:t>
            </w:r>
          </w:p>
        </w:tc>
        <w:tc>
          <w:tcPr>
            <w:tcW w:w="708" w:type="dxa"/>
            <w:vAlign w:val="center"/>
          </w:tcPr>
          <w:p w14:paraId="0B6215E7" w14:textId="77777777" w:rsidR="00216B62" w:rsidRPr="002533D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27776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4CEEF5FD" w14:textId="77777777" w:rsidR="00216B62" w:rsidRPr="00427776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065FD829" w14:textId="05E4C4B2" w:rsidR="00216B62" w:rsidRPr="005677CF" w:rsidRDefault="00216B62" w:rsidP="006D1A37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27776">
              <w:rPr>
                <w:rFonts w:cs="Times New Roman" w:hint="eastAsia"/>
                <w:kern w:val="0"/>
                <w:sz w:val="22"/>
                <w:lang w:val="zh-TW"/>
              </w:rPr>
              <w:t>限「</w:t>
            </w:r>
            <w:r w:rsidR="006D1A37" w:rsidRPr="004A12B2">
              <w:rPr>
                <w:rFonts w:cs="Times New Roman"/>
                <w:kern w:val="0"/>
                <w:sz w:val="22"/>
                <w:lang w:val="zh-TW"/>
              </w:rPr>
              <w:t>9101</w:t>
            </w:r>
            <w:r w:rsidRPr="006C121D">
              <w:rPr>
                <w:rFonts w:cs="Times New Roman" w:hint="eastAsia"/>
                <w:kern w:val="0"/>
                <w:sz w:val="22"/>
                <w:lang w:val="zh-TW"/>
              </w:rPr>
              <w:t>」</w:t>
            </w:r>
          </w:p>
        </w:tc>
      </w:tr>
      <w:tr w:rsidR="00216B62" w:rsidRPr="007862FF" w14:paraId="1CA04A2E" w14:textId="77777777" w:rsidTr="00D1082E">
        <w:tc>
          <w:tcPr>
            <w:tcW w:w="534" w:type="dxa"/>
            <w:shd w:val="clear" w:color="auto" w:fill="auto"/>
            <w:vAlign w:val="center"/>
          </w:tcPr>
          <w:p w14:paraId="27C4E94F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5677CF">
              <w:rPr>
                <w:rFonts w:cs="Times New Roman"/>
                <w:sz w:val="22"/>
              </w:rPr>
              <w:t>03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83737DE" w14:textId="77777777" w:rsidR="00216B62" w:rsidRPr="008444D3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8444D3">
              <w:rPr>
                <w:rFonts w:cs="Times New Roman"/>
                <w:kern w:val="0"/>
                <w:sz w:val="22"/>
              </w:rPr>
              <w:t>platformNo</w:t>
            </w:r>
          </w:p>
        </w:tc>
        <w:tc>
          <w:tcPr>
            <w:tcW w:w="1985" w:type="dxa"/>
            <w:vAlign w:val="center"/>
          </w:tcPr>
          <w:p w14:paraId="09671405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平台代號</w:t>
            </w:r>
          </w:p>
        </w:tc>
        <w:tc>
          <w:tcPr>
            <w:tcW w:w="708" w:type="dxa"/>
            <w:vAlign w:val="center"/>
          </w:tcPr>
          <w:p w14:paraId="5277CB86" w14:textId="77777777" w:rsidR="00216B62" w:rsidRPr="008444D3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8444D3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vAlign w:val="center"/>
          </w:tcPr>
          <w:p w14:paraId="58C7A700" w14:textId="77777777" w:rsidR="00216B62" w:rsidRPr="0025036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250367">
              <w:rPr>
                <w:rFonts w:cs="Times New Roman"/>
                <w:kern w:val="0"/>
                <w:sz w:val="22"/>
              </w:rPr>
              <w:t>10</w:t>
            </w:r>
          </w:p>
        </w:tc>
        <w:tc>
          <w:tcPr>
            <w:tcW w:w="708" w:type="dxa"/>
            <w:vAlign w:val="center"/>
          </w:tcPr>
          <w:p w14:paraId="7E5E843C" w14:textId="77777777" w:rsidR="00216B62" w:rsidRPr="002533D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427776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vAlign w:val="center"/>
          </w:tcPr>
          <w:p w14:paraId="0B03FED1" w14:textId="77777777" w:rsidR="00216B62" w:rsidRPr="00427776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3353458F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</w:p>
        </w:tc>
      </w:tr>
      <w:tr w:rsidR="00216B62" w:rsidRPr="007862FF" w14:paraId="6EE2DE9A" w14:textId="77777777" w:rsidTr="00D1082E">
        <w:tc>
          <w:tcPr>
            <w:tcW w:w="534" w:type="dxa"/>
            <w:shd w:val="clear" w:color="auto" w:fill="auto"/>
            <w:vAlign w:val="center"/>
          </w:tcPr>
          <w:p w14:paraId="4C4A8846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250367">
              <w:rPr>
                <w:rFonts w:cs="Times New Roman"/>
                <w:sz w:val="22"/>
              </w:rPr>
              <w:t>04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25ABCCB" w14:textId="77777777" w:rsidR="00216B62" w:rsidRPr="00C4692E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orderNumber</w:t>
            </w:r>
          </w:p>
        </w:tc>
        <w:tc>
          <w:tcPr>
            <w:tcW w:w="1985" w:type="dxa"/>
            <w:vAlign w:val="center"/>
          </w:tcPr>
          <w:p w14:paraId="4E09B001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訂單編號</w:t>
            </w:r>
          </w:p>
        </w:tc>
        <w:tc>
          <w:tcPr>
            <w:tcW w:w="708" w:type="dxa"/>
            <w:vAlign w:val="center"/>
          </w:tcPr>
          <w:p w14:paraId="64B204A8" w14:textId="77777777" w:rsidR="00216B62" w:rsidRPr="008444D3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8444D3">
              <w:rPr>
                <w:rFonts w:cs="Times New Roman"/>
                <w:kern w:val="0"/>
                <w:sz w:val="22"/>
              </w:rPr>
              <w:t>AN</w:t>
            </w:r>
          </w:p>
        </w:tc>
        <w:tc>
          <w:tcPr>
            <w:tcW w:w="993" w:type="dxa"/>
            <w:vAlign w:val="center"/>
          </w:tcPr>
          <w:p w14:paraId="1C698942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250367">
              <w:rPr>
                <w:rFonts w:cs="Times New Roman"/>
                <w:kern w:val="0"/>
                <w:sz w:val="22"/>
              </w:rPr>
              <w:t>9</w:t>
            </w:r>
          </w:p>
        </w:tc>
        <w:tc>
          <w:tcPr>
            <w:tcW w:w="708" w:type="dxa"/>
            <w:vAlign w:val="center"/>
          </w:tcPr>
          <w:p w14:paraId="17C375DB" w14:textId="77777777" w:rsidR="00216B62" w:rsidRPr="008444D3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250367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vAlign w:val="center"/>
          </w:tcPr>
          <w:p w14:paraId="408D13F9" w14:textId="77777777" w:rsidR="00216B62" w:rsidRPr="0025036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F4400E2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</w:p>
        </w:tc>
      </w:tr>
      <w:tr w:rsidR="00216B62" w:rsidRPr="007862FF" w14:paraId="1F98F563" w14:textId="77777777" w:rsidTr="00D1082E">
        <w:tc>
          <w:tcPr>
            <w:tcW w:w="534" w:type="dxa"/>
            <w:shd w:val="clear" w:color="auto" w:fill="auto"/>
            <w:vAlign w:val="center"/>
          </w:tcPr>
          <w:p w14:paraId="1082A792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250367">
              <w:rPr>
                <w:rFonts w:cs="Times New Roman"/>
                <w:sz w:val="22"/>
              </w:rPr>
              <w:t>05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F63359F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acqBank</w:t>
            </w:r>
          </w:p>
        </w:tc>
        <w:tc>
          <w:tcPr>
            <w:tcW w:w="1985" w:type="dxa"/>
            <w:vAlign w:val="center"/>
          </w:tcPr>
          <w:p w14:paraId="1C0D0DB3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收單行代碼</w:t>
            </w:r>
          </w:p>
        </w:tc>
        <w:tc>
          <w:tcPr>
            <w:tcW w:w="708" w:type="dxa"/>
            <w:vAlign w:val="center"/>
          </w:tcPr>
          <w:p w14:paraId="3BD345F3" w14:textId="77777777" w:rsidR="00216B62" w:rsidRPr="00C4692E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332F3E6A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3</w:t>
            </w:r>
          </w:p>
        </w:tc>
        <w:tc>
          <w:tcPr>
            <w:tcW w:w="708" w:type="dxa"/>
            <w:vAlign w:val="center"/>
          </w:tcPr>
          <w:p w14:paraId="367A38C2" w14:textId="77777777" w:rsidR="00216B62" w:rsidRPr="008444D3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09E03290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90067BF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</w:p>
        </w:tc>
      </w:tr>
      <w:tr w:rsidR="00216B62" w:rsidRPr="007862FF" w14:paraId="61A2E65D" w14:textId="77777777" w:rsidTr="00D1082E">
        <w:tc>
          <w:tcPr>
            <w:tcW w:w="534" w:type="dxa"/>
            <w:shd w:val="clear" w:color="auto" w:fill="auto"/>
            <w:vAlign w:val="center"/>
          </w:tcPr>
          <w:p w14:paraId="4A0A9920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5677CF">
              <w:rPr>
                <w:rFonts w:cs="Times New Roman"/>
                <w:sz w:val="22"/>
              </w:rPr>
              <w:t>0</w:t>
            </w:r>
            <w:r w:rsidRPr="00250367">
              <w:rPr>
                <w:rFonts w:cs="Times New Roman"/>
                <w:sz w:val="22"/>
              </w:rPr>
              <w:t>6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3A14961" w14:textId="77777777" w:rsidR="00216B62" w:rsidRPr="008444D3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merchantId</w:t>
            </w:r>
          </w:p>
        </w:tc>
        <w:tc>
          <w:tcPr>
            <w:tcW w:w="1985" w:type="dxa"/>
            <w:vAlign w:val="center"/>
          </w:tcPr>
          <w:p w14:paraId="2D88BF2B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特店代號</w:t>
            </w:r>
          </w:p>
        </w:tc>
        <w:tc>
          <w:tcPr>
            <w:tcW w:w="708" w:type="dxa"/>
            <w:vAlign w:val="center"/>
          </w:tcPr>
          <w:p w14:paraId="721A9F8C" w14:textId="77777777" w:rsidR="00216B62" w:rsidRPr="008444D3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0267B047" w14:textId="77777777" w:rsidR="00216B62" w:rsidRPr="0025036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15</w:t>
            </w:r>
          </w:p>
        </w:tc>
        <w:tc>
          <w:tcPr>
            <w:tcW w:w="708" w:type="dxa"/>
            <w:vAlign w:val="center"/>
          </w:tcPr>
          <w:p w14:paraId="5EE2555B" w14:textId="77777777" w:rsidR="00216B62" w:rsidRPr="002533D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27776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2BF15B6E" w14:textId="77777777" w:rsidR="00216B62" w:rsidRPr="00427776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</w:tcPr>
          <w:p w14:paraId="654D4D7F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216B62" w:rsidRPr="007862FF" w14:paraId="25671903" w14:textId="77777777" w:rsidTr="00D1082E">
        <w:tc>
          <w:tcPr>
            <w:tcW w:w="534" w:type="dxa"/>
            <w:shd w:val="clear" w:color="auto" w:fill="auto"/>
            <w:vAlign w:val="center"/>
          </w:tcPr>
          <w:p w14:paraId="416C66D6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5677CF">
              <w:rPr>
                <w:rFonts w:cs="Times New Roman"/>
                <w:sz w:val="22"/>
              </w:rPr>
              <w:t>0</w:t>
            </w:r>
            <w:r w:rsidRPr="00250367">
              <w:rPr>
                <w:rFonts w:cs="Times New Roman"/>
                <w:sz w:val="22"/>
              </w:rPr>
              <w:t>7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6B1EC8A" w14:textId="77777777" w:rsidR="00216B62" w:rsidRPr="008444D3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terminalId</w:t>
            </w:r>
          </w:p>
        </w:tc>
        <w:tc>
          <w:tcPr>
            <w:tcW w:w="1985" w:type="dxa"/>
            <w:vAlign w:val="center"/>
          </w:tcPr>
          <w:p w14:paraId="22CC714E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端末代號</w:t>
            </w:r>
          </w:p>
        </w:tc>
        <w:tc>
          <w:tcPr>
            <w:tcW w:w="708" w:type="dxa"/>
            <w:vAlign w:val="center"/>
          </w:tcPr>
          <w:p w14:paraId="18238AE4" w14:textId="77777777" w:rsidR="00216B62" w:rsidRPr="008444D3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2694003B" w14:textId="77777777" w:rsidR="00216B62" w:rsidRPr="0025036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8</w:t>
            </w:r>
          </w:p>
        </w:tc>
        <w:tc>
          <w:tcPr>
            <w:tcW w:w="708" w:type="dxa"/>
            <w:vAlign w:val="center"/>
          </w:tcPr>
          <w:p w14:paraId="16D9A224" w14:textId="77777777" w:rsidR="00216B62" w:rsidRPr="002533D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27776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362DF63A" w14:textId="77777777" w:rsidR="00216B62" w:rsidRPr="00427776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</w:tcPr>
          <w:p w14:paraId="1C4BDCEC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D1082E" w14:paraId="1606263E" w14:textId="77777777" w:rsidTr="00D1082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46607" w14:textId="77777777" w:rsidR="00D1082E" w:rsidRDefault="00D1082E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08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AC0D4" w14:textId="77777777" w:rsidR="00D1082E" w:rsidRDefault="00D1082E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/>
                <w:kern w:val="0"/>
                <w:sz w:val="22"/>
                <w:lang w:val="zh-TW"/>
              </w:rPr>
              <w:t>purchAmt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47E3F" w14:textId="77777777" w:rsidR="00D1082E" w:rsidRDefault="00D1082E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交易金額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C330A" w14:textId="77777777" w:rsidR="00D1082E" w:rsidRDefault="00D1082E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F0602" w14:textId="77777777" w:rsidR="00D1082E" w:rsidRDefault="00D1082E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/>
                <w:kern w:val="0"/>
                <w:sz w:val="22"/>
                <w:lang w:val="zh-TW"/>
              </w:rPr>
              <w:t>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672D7" w14:textId="77777777" w:rsidR="00D1082E" w:rsidRDefault="00D1082E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05C2C" w14:textId="77777777" w:rsidR="00D1082E" w:rsidRDefault="00D1082E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CFB6C" w14:textId="77777777" w:rsidR="00D1082E" w:rsidRDefault="00D1082E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216B62" w:rsidRPr="007862FF" w14:paraId="5F1E3C4A" w14:textId="77777777" w:rsidTr="00D1082E">
        <w:tc>
          <w:tcPr>
            <w:tcW w:w="534" w:type="dxa"/>
            <w:shd w:val="clear" w:color="auto" w:fill="auto"/>
            <w:vAlign w:val="center"/>
          </w:tcPr>
          <w:p w14:paraId="7F37424E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250367">
              <w:rPr>
                <w:rFonts w:cs="Times New Roman"/>
                <w:kern w:val="0"/>
                <w:sz w:val="22"/>
              </w:rPr>
              <w:t>09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5F7AFB6" w14:textId="77777777" w:rsidR="00216B62" w:rsidRPr="008444D3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LocalDate</w:t>
            </w:r>
          </w:p>
        </w:tc>
        <w:tc>
          <w:tcPr>
            <w:tcW w:w="1985" w:type="dxa"/>
            <w:vAlign w:val="center"/>
          </w:tcPr>
          <w:p w14:paraId="0A1C98E3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交易日期</w:t>
            </w:r>
          </w:p>
        </w:tc>
        <w:tc>
          <w:tcPr>
            <w:tcW w:w="708" w:type="dxa"/>
            <w:vAlign w:val="center"/>
          </w:tcPr>
          <w:p w14:paraId="0621DFAF" w14:textId="77777777" w:rsidR="00216B62" w:rsidRPr="00C4692E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vAlign w:val="center"/>
          </w:tcPr>
          <w:p w14:paraId="5C8EFE49" w14:textId="77777777" w:rsidR="00216B62" w:rsidRPr="0025036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</w:rPr>
              <w:t>8</w:t>
            </w:r>
          </w:p>
        </w:tc>
        <w:tc>
          <w:tcPr>
            <w:tcW w:w="708" w:type="dxa"/>
            <w:vAlign w:val="center"/>
          </w:tcPr>
          <w:p w14:paraId="74BE1BD2" w14:textId="77777777" w:rsidR="00216B62" w:rsidRPr="006C121D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color w:val="FF0000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3C3E374F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39DC9A75" w14:textId="77777777" w:rsidR="00216B62" w:rsidRPr="008444D3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yyyy</w:t>
            </w:r>
            <w:r w:rsidRPr="007862FF">
              <w:rPr>
                <w:rFonts w:cs="Times New Roman"/>
                <w:kern w:val="0"/>
                <w:sz w:val="22"/>
                <w:lang w:val="zh-TW"/>
              </w:rPr>
              <w:t>MM</w:t>
            </w:r>
            <w:r w:rsidRPr="005677CF">
              <w:rPr>
                <w:rFonts w:cs="Times New Roman"/>
                <w:kern w:val="0"/>
                <w:sz w:val="22"/>
                <w:lang w:val="zh-TW"/>
              </w:rPr>
              <w:t>dd (GMT+8)</w:t>
            </w:r>
          </w:p>
        </w:tc>
      </w:tr>
      <w:tr w:rsidR="00216B62" w:rsidRPr="007862FF" w14:paraId="252E5F0A" w14:textId="77777777" w:rsidTr="00D1082E">
        <w:tc>
          <w:tcPr>
            <w:tcW w:w="534" w:type="dxa"/>
            <w:shd w:val="clear" w:color="auto" w:fill="auto"/>
            <w:vAlign w:val="center"/>
          </w:tcPr>
          <w:p w14:paraId="25FBCF28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250367">
              <w:rPr>
                <w:rFonts w:cs="Times New Roman"/>
                <w:kern w:val="0"/>
                <w:sz w:val="22"/>
              </w:rPr>
              <w:t>10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846F711" w14:textId="77777777" w:rsidR="00216B62" w:rsidRPr="008444D3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LocalTime</w:t>
            </w:r>
          </w:p>
        </w:tc>
        <w:tc>
          <w:tcPr>
            <w:tcW w:w="1985" w:type="dxa"/>
            <w:vAlign w:val="center"/>
          </w:tcPr>
          <w:p w14:paraId="6581103B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交易時間</w:t>
            </w:r>
          </w:p>
        </w:tc>
        <w:tc>
          <w:tcPr>
            <w:tcW w:w="708" w:type="dxa"/>
            <w:vAlign w:val="center"/>
          </w:tcPr>
          <w:p w14:paraId="23588519" w14:textId="77777777" w:rsidR="00216B62" w:rsidRPr="00C4692E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vAlign w:val="center"/>
          </w:tcPr>
          <w:p w14:paraId="15F6C582" w14:textId="77777777" w:rsidR="00216B62" w:rsidRPr="0025036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</w:rPr>
              <w:t>6</w:t>
            </w:r>
          </w:p>
        </w:tc>
        <w:tc>
          <w:tcPr>
            <w:tcW w:w="708" w:type="dxa"/>
            <w:vAlign w:val="center"/>
          </w:tcPr>
          <w:p w14:paraId="3703D342" w14:textId="77777777" w:rsidR="00216B62" w:rsidRPr="006C121D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color w:val="FF0000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28CC6C4F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4563EAAA" w14:textId="77777777" w:rsidR="00216B62" w:rsidRPr="00C4692E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HHmmss(GMT+8)</w:t>
            </w:r>
          </w:p>
        </w:tc>
      </w:tr>
      <w:tr w:rsidR="00216B62" w:rsidRPr="007862FF" w14:paraId="6B2A3C62" w14:textId="77777777" w:rsidTr="00D1082E">
        <w:tc>
          <w:tcPr>
            <w:tcW w:w="534" w:type="dxa"/>
            <w:shd w:val="clear" w:color="auto" w:fill="auto"/>
            <w:vAlign w:val="center"/>
          </w:tcPr>
          <w:p w14:paraId="7F00CFF5" w14:textId="341F01F5" w:rsidR="00216B62" w:rsidRPr="005167CD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F75A9B">
              <w:rPr>
                <w:rFonts w:cs="Times New Roman"/>
                <w:sz w:val="22"/>
              </w:rPr>
              <w:t>2</w:t>
            </w:r>
            <w:r w:rsidR="0093506C">
              <w:rPr>
                <w:rFonts w:cs="Times New Roman" w:hint="eastAsia"/>
                <w:sz w:val="22"/>
              </w:rPr>
              <w:t>5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D36D53A" w14:textId="77777777" w:rsidR="00216B62" w:rsidRPr="005167CD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F75A9B">
              <w:rPr>
                <w:rFonts w:cs="Times New Roman"/>
                <w:sz w:val="22"/>
                <w:lang w:val="zh-TW"/>
              </w:rPr>
              <w:t>currency</w:t>
            </w:r>
          </w:p>
        </w:tc>
        <w:tc>
          <w:tcPr>
            <w:tcW w:w="1985" w:type="dxa"/>
            <w:vAlign w:val="center"/>
          </w:tcPr>
          <w:p w14:paraId="1B9EE937" w14:textId="77777777" w:rsidR="00216B62" w:rsidRPr="005167CD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F75A9B">
              <w:rPr>
                <w:rFonts w:cs="Times New Roman" w:hint="eastAsia"/>
                <w:kern w:val="0"/>
                <w:sz w:val="22"/>
                <w:lang w:val="zh-TW"/>
              </w:rPr>
              <w:t>交易幣別</w:t>
            </w:r>
          </w:p>
        </w:tc>
        <w:tc>
          <w:tcPr>
            <w:tcW w:w="708" w:type="dxa"/>
            <w:vAlign w:val="center"/>
          </w:tcPr>
          <w:p w14:paraId="3A659FF9" w14:textId="77777777" w:rsidR="00216B62" w:rsidRPr="005167CD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F75A9B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67B6E7C0" w14:textId="77777777" w:rsidR="00216B62" w:rsidRPr="005167CD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F75A9B">
              <w:rPr>
                <w:rFonts w:cs="Times New Roman"/>
                <w:kern w:val="0"/>
                <w:sz w:val="22"/>
                <w:lang w:val="zh-TW"/>
              </w:rPr>
              <w:t>3</w:t>
            </w:r>
          </w:p>
        </w:tc>
        <w:tc>
          <w:tcPr>
            <w:tcW w:w="708" w:type="dxa"/>
            <w:vAlign w:val="center"/>
          </w:tcPr>
          <w:p w14:paraId="6EE597D9" w14:textId="77777777" w:rsidR="00216B62" w:rsidRPr="005167CD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F75A9B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78FF5DA2" w14:textId="77777777" w:rsidR="00216B62" w:rsidRPr="005167CD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7B80F27" w14:textId="77777777" w:rsidR="00216B62" w:rsidRPr="005167CD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216B62" w:rsidRPr="007862FF" w14:paraId="57D5C797" w14:textId="77777777" w:rsidTr="00D1082E">
        <w:tc>
          <w:tcPr>
            <w:tcW w:w="534" w:type="dxa"/>
            <w:shd w:val="clear" w:color="auto" w:fill="auto"/>
            <w:vAlign w:val="center"/>
          </w:tcPr>
          <w:p w14:paraId="4E5B6720" w14:textId="249AD9EA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250367">
              <w:rPr>
                <w:rFonts w:cs="Times New Roman"/>
                <w:kern w:val="0"/>
                <w:sz w:val="22"/>
              </w:rPr>
              <w:t>1</w:t>
            </w:r>
            <w:r w:rsidR="0093506C">
              <w:rPr>
                <w:rFonts w:cs="Times New Roman" w:hint="eastAsia"/>
                <w:kern w:val="0"/>
                <w:sz w:val="22"/>
              </w:rPr>
              <w:t>8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3900347" w14:textId="77777777" w:rsidR="00216B62" w:rsidRPr="008444D3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reqSignature</w:t>
            </w:r>
          </w:p>
        </w:tc>
        <w:tc>
          <w:tcPr>
            <w:tcW w:w="1985" w:type="dxa"/>
            <w:vAlign w:val="center"/>
          </w:tcPr>
          <w:p w14:paraId="66DA8DA9" w14:textId="145523CC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4692E">
              <w:rPr>
                <w:rFonts w:cs="Times New Roman"/>
                <w:kern w:val="0"/>
                <w:sz w:val="22"/>
                <w:lang w:val="zh-TW"/>
              </w:rPr>
              <w:t>REQ</w:t>
            </w:r>
            <w:r w:rsidR="00867726">
              <w:rPr>
                <w:rFonts w:cs="Times New Roman" w:hint="eastAsia"/>
                <w:kern w:val="0"/>
                <w:sz w:val="22"/>
                <w:lang w:val="zh-TW"/>
              </w:rPr>
              <w:t>交易</w:t>
            </w: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驗證碼</w:t>
            </w:r>
          </w:p>
        </w:tc>
        <w:tc>
          <w:tcPr>
            <w:tcW w:w="708" w:type="dxa"/>
            <w:vAlign w:val="center"/>
          </w:tcPr>
          <w:p w14:paraId="6979888C" w14:textId="77777777" w:rsidR="00216B62" w:rsidRPr="00C4692E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993" w:type="dxa"/>
            <w:vAlign w:val="center"/>
          </w:tcPr>
          <w:p w14:paraId="7678623C" w14:textId="77777777" w:rsidR="00216B62" w:rsidRPr="0025036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 w:rsidRPr="00250367">
              <w:rPr>
                <w:rFonts w:cs="Times New Roman"/>
                <w:kern w:val="0"/>
                <w:sz w:val="22"/>
              </w:rPr>
              <w:t>64</w:t>
            </w:r>
          </w:p>
        </w:tc>
        <w:tc>
          <w:tcPr>
            <w:tcW w:w="708" w:type="dxa"/>
            <w:vAlign w:val="center"/>
          </w:tcPr>
          <w:p w14:paraId="035D8FE9" w14:textId="2CF79928" w:rsidR="00216B62" w:rsidRPr="002533D7" w:rsidRDefault="00A71896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  <w:r>
              <w:rPr>
                <w:rFonts w:cs="Times New Roman" w:hint="eastAsia"/>
                <w:kern w:val="0"/>
                <w:sz w:val="22"/>
              </w:rPr>
              <w:t>M</w:t>
            </w:r>
          </w:p>
        </w:tc>
        <w:tc>
          <w:tcPr>
            <w:tcW w:w="851" w:type="dxa"/>
            <w:vAlign w:val="center"/>
          </w:tcPr>
          <w:p w14:paraId="376697B7" w14:textId="77777777" w:rsidR="00216B62" w:rsidRPr="00427776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5D7188D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37493E">
              <w:rPr>
                <w:rFonts w:cs="Times New Roman"/>
                <w:kern w:val="0"/>
                <w:sz w:val="22"/>
                <w:lang w:val="zh-TW"/>
              </w:rPr>
              <w:t>SHA-256(</w:t>
            </w:r>
            <w:r w:rsidRPr="006C121D">
              <w:rPr>
                <w:rFonts w:cs="Times New Roman" w:hint="eastAsia"/>
                <w:kern w:val="0"/>
                <w:sz w:val="22"/>
                <w:lang w:val="zh-TW"/>
              </w:rPr>
              <w:t>平台代號</w:t>
            </w:r>
            <w:r w:rsidRPr="006C121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C121D">
              <w:rPr>
                <w:rFonts w:cs="Times New Roman" w:hint="eastAsia"/>
                <w:kern w:val="0"/>
                <w:sz w:val="22"/>
                <w:lang w:val="zh-TW"/>
              </w:rPr>
              <w:t>訂單編號</w:t>
            </w:r>
            <w:r w:rsidRPr="006C121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C121D">
              <w:rPr>
                <w:rFonts w:cs="Times New Roman" w:hint="eastAsia"/>
                <w:kern w:val="0"/>
                <w:sz w:val="22"/>
                <w:lang w:val="zh-TW"/>
              </w:rPr>
              <w:t>收單行代碼</w:t>
            </w:r>
            <w:r w:rsidRPr="006C121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C121D">
              <w:rPr>
                <w:rFonts w:cs="Times New Roman" w:hint="eastAsia"/>
                <w:kern w:val="0"/>
                <w:sz w:val="22"/>
                <w:lang w:val="zh-TW"/>
              </w:rPr>
              <w:t>特店代號</w:t>
            </w:r>
            <w:r w:rsidRPr="006C121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C121D">
              <w:rPr>
                <w:rFonts w:cs="Times New Roman" w:hint="eastAsia"/>
                <w:kern w:val="0"/>
                <w:sz w:val="22"/>
                <w:lang w:val="zh-TW"/>
              </w:rPr>
              <w:t>端末代號</w:t>
            </w:r>
            <w:r w:rsidRPr="006C121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C121D">
              <w:rPr>
                <w:rFonts w:cs="Times New Roman" w:hint="eastAsia"/>
                <w:kern w:val="0"/>
                <w:sz w:val="22"/>
                <w:lang w:val="zh-TW"/>
              </w:rPr>
              <w:t>回應碼</w:t>
            </w:r>
            <w:r w:rsidRPr="006C121D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C121D">
              <w:rPr>
                <w:rFonts w:cs="Times New Roman" w:hint="eastAsia"/>
                <w:kern w:val="0"/>
                <w:sz w:val="22"/>
                <w:lang w:val="zh-TW"/>
              </w:rPr>
              <w:t>驗證參數</w:t>
            </w:r>
            <w:r w:rsidRPr="005677CF">
              <w:rPr>
                <w:rFonts w:cs="Times New Roman"/>
                <w:kern w:val="0"/>
                <w:sz w:val="22"/>
                <w:lang w:val="zh-TW"/>
              </w:rPr>
              <w:t>)</w:t>
            </w:r>
          </w:p>
        </w:tc>
      </w:tr>
      <w:tr w:rsidR="00216B62" w:rsidRPr="007862FF" w14:paraId="6DF849D4" w14:textId="77777777" w:rsidTr="00D1082E">
        <w:tc>
          <w:tcPr>
            <w:tcW w:w="534" w:type="dxa"/>
            <w:shd w:val="clear" w:color="auto" w:fill="auto"/>
            <w:vAlign w:val="center"/>
          </w:tcPr>
          <w:p w14:paraId="3F56DB20" w14:textId="0C0FBC8E" w:rsidR="00216B62" w:rsidRPr="005677CF" w:rsidRDefault="0093506C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20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2212A5A" w14:textId="77777777" w:rsidR="00216B62" w:rsidRPr="008444D3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responseCode</w:t>
            </w:r>
          </w:p>
        </w:tc>
        <w:tc>
          <w:tcPr>
            <w:tcW w:w="1985" w:type="dxa"/>
            <w:vAlign w:val="center"/>
          </w:tcPr>
          <w:p w14:paraId="4D627C5C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回應碼</w:t>
            </w:r>
          </w:p>
        </w:tc>
        <w:tc>
          <w:tcPr>
            <w:tcW w:w="708" w:type="dxa"/>
            <w:vAlign w:val="center"/>
          </w:tcPr>
          <w:p w14:paraId="5649C212" w14:textId="77777777" w:rsidR="00216B62" w:rsidRPr="008444D3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66A7058D" w14:textId="77777777" w:rsidR="00216B62" w:rsidRPr="0025036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4</w:t>
            </w:r>
          </w:p>
        </w:tc>
        <w:tc>
          <w:tcPr>
            <w:tcW w:w="708" w:type="dxa"/>
            <w:vAlign w:val="center"/>
          </w:tcPr>
          <w:p w14:paraId="308CEA55" w14:textId="77777777" w:rsidR="00216B62" w:rsidRPr="002533D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27776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29069F3D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E17B143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詳見附錄一</w:t>
            </w:r>
          </w:p>
        </w:tc>
      </w:tr>
      <w:tr w:rsidR="00216B62" w:rsidRPr="007862FF" w14:paraId="5B851D78" w14:textId="77777777" w:rsidTr="00D1082E">
        <w:tc>
          <w:tcPr>
            <w:tcW w:w="534" w:type="dxa"/>
            <w:shd w:val="clear" w:color="auto" w:fill="auto"/>
            <w:vAlign w:val="center"/>
          </w:tcPr>
          <w:p w14:paraId="693538D5" w14:textId="52C14AE2" w:rsidR="00216B62" w:rsidRPr="005677CF" w:rsidRDefault="0093506C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21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9D23618" w14:textId="77777777" w:rsidR="00216B62" w:rsidRPr="008444D3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otherInfo</w:t>
            </w:r>
          </w:p>
        </w:tc>
        <w:tc>
          <w:tcPr>
            <w:tcW w:w="1985" w:type="dxa"/>
            <w:vAlign w:val="center"/>
          </w:tcPr>
          <w:p w14:paraId="50721414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附加資訊</w:t>
            </w:r>
          </w:p>
        </w:tc>
        <w:tc>
          <w:tcPr>
            <w:tcW w:w="708" w:type="dxa"/>
            <w:vAlign w:val="center"/>
          </w:tcPr>
          <w:p w14:paraId="4379298B" w14:textId="77777777" w:rsidR="00216B62" w:rsidRPr="008444D3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1A3B9104" w14:textId="77777777" w:rsidR="00216B62" w:rsidRPr="0025036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999</w:t>
            </w:r>
          </w:p>
        </w:tc>
        <w:tc>
          <w:tcPr>
            <w:tcW w:w="708" w:type="dxa"/>
            <w:vAlign w:val="center"/>
          </w:tcPr>
          <w:p w14:paraId="7A36FFEB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C</w:t>
            </w:r>
          </w:p>
        </w:tc>
        <w:tc>
          <w:tcPr>
            <w:tcW w:w="851" w:type="dxa"/>
            <w:vAlign w:val="center"/>
          </w:tcPr>
          <w:p w14:paraId="2B04E6CA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61695FE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詳見欄位說明</w:t>
            </w:r>
          </w:p>
        </w:tc>
      </w:tr>
      <w:tr w:rsidR="00216B62" w:rsidRPr="007862FF" w14:paraId="752F917A" w14:textId="77777777" w:rsidTr="00D1082E">
        <w:tc>
          <w:tcPr>
            <w:tcW w:w="534" w:type="dxa"/>
            <w:shd w:val="clear" w:color="auto" w:fill="auto"/>
            <w:vAlign w:val="center"/>
          </w:tcPr>
          <w:p w14:paraId="1CC86986" w14:textId="5C629BE3" w:rsidR="00216B62" w:rsidRPr="0025036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2</w:t>
            </w:r>
            <w:r w:rsidR="0093506C">
              <w:rPr>
                <w:rFonts w:cs="Times New Roman" w:hint="eastAsia"/>
                <w:sz w:val="22"/>
              </w:rPr>
              <w:t>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F8506DB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signatureType</w:t>
            </w:r>
          </w:p>
        </w:tc>
        <w:tc>
          <w:tcPr>
            <w:tcW w:w="1985" w:type="dxa"/>
            <w:vAlign w:val="center"/>
          </w:tcPr>
          <w:p w14:paraId="3D64DCD8" w14:textId="77777777" w:rsidR="00216B62" w:rsidRPr="0025036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驗證碼押碼方式</w:t>
            </w:r>
          </w:p>
        </w:tc>
        <w:tc>
          <w:tcPr>
            <w:tcW w:w="708" w:type="dxa"/>
            <w:vAlign w:val="center"/>
          </w:tcPr>
          <w:p w14:paraId="617929C7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004492EF" w14:textId="77777777" w:rsidR="00216B62" w:rsidRPr="00C4692E" w:rsidDel="001579F5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1</w:t>
            </w:r>
          </w:p>
        </w:tc>
        <w:tc>
          <w:tcPr>
            <w:tcW w:w="708" w:type="dxa"/>
            <w:vAlign w:val="center"/>
          </w:tcPr>
          <w:p w14:paraId="61C593EB" w14:textId="77777777" w:rsidR="00216B62" w:rsidRPr="0025036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73C887F2" w14:textId="77777777" w:rsidR="00216B62" w:rsidRPr="0025036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6F143484" w14:textId="77777777" w:rsidR="00216B62" w:rsidRPr="002533D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216B62" w:rsidRPr="007862FF" w14:paraId="2CBA350D" w14:textId="77777777" w:rsidTr="00D1082E">
        <w:tc>
          <w:tcPr>
            <w:tcW w:w="534" w:type="dxa"/>
            <w:shd w:val="clear" w:color="auto" w:fill="auto"/>
            <w:vAlign w:val="center"/>
          </w:tcPr>
          <w:p w14:paraId="3CECFA52" w14:textId="4E0340DC" w:rsidR="00216B62" w:rsidRPr="00250367" w:rsidRDefault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2</w:t>
            </w:r>
            <w:r w:rsidR="0093506C">
              <w:rPr>
                <w:rFonts w:cs="Times New Roman" w:hint="eastAsia"/>
                <w:sz w:val="22"/>
              </w:rPr>
              <w:t>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A4BDF26" w14:textId="77777777" w:rsidR="00216B62" w:rsidRPr="008444D3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sz w:val="22"/>
                <w:lang w:val="zh-TW"/>
              </w:rPr>
              <w:t>errDesc</w:t>
            </w:r>
          </w:p>
        </w:tc>
        <w:tc>
          <w:tcPr>
            <w:tcW w:w="1985" w:type="dxa"/>
            <w:vAlign w:val="center"/>
          </w:tcPr>
          <w:p w14:paraId="7BBC99F4" w14:textId="77777777" w:rsidR="00216B62" w:rsidRPr="0025036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4692E">
              <w:rPr>
                <w:rFonts w:cs="Times New Roman"/>
                <w:kern w:val="0"/>
                <w:sz w:val="22"/>
                <w:lang w:val="zh-TW"/>
              </w:rPr>
              <w:t>錯誤描述</w:t>
            </w:r>
          </w:p>
        </w:tc>
        <w:tc>
          <w:tcPr>
            <w:tcW w:w="708" w:type="dxa"/>
            <w:vAlign w:val="center"/>
          </w:tcPr>
          <w:p w14:paraId="0D6B2E17" w14:textId="77777777" w:rsidR="00216B62" w:rsidRPr="005677CF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993" w:type="dxa"/>
            <w:vAlign w:val="center"/>
          </w:tcPr>
          <w:p w14:paraId="63D3D2FD" w14:textId="77777777" w:rsidR="00216B62" w:rsidRPr="00C4692E" w:rsidDel="001579F5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24"/>
                <w:sz w:val="22"/>
              </w:rPr>
              <w:t>512</w:t>
            </w:r>
          </w:p>
        </w:tc>
        <w:tc>
          <w:tcPr>
            <w:tcW w:w="708" w:type="dxa"/>
            <w:vAlign w:val="center"/>
          </w:tcPr>
          <w:p w14:paraId="50521B4F" w14:textId="77777777" w:rsidR="00216B62" w:rsidRPr="0025036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78EE9903" w14:textId="77777777" w:rsidR="00216B62" w:rsidRPr="0025036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470F6D5" w14:textId="77777777" w:rsidR="00216B62" w:rsidRPr="00250367" w:rsidRDefault="00216B62" w:rsidP="00216B62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若交</w:t>
            </w:r>
            <w:r w:rsidRPr="008444D3">
              <w:rPr>
                <w:rFonts w:cs="Times New Roman"/>
                <w:kern w:val="0"/>
                <w:sz w:val="22"/>
                <w:lang w:val="zh-TW"/>
              </w:rPr>
              <w:t>易成功為空值</w:t>
            </w:r>
          </w:p>
        </w:tc>
      </w:tr>
    </w:tbl>
    <w:p w14:paraId="7E920E4F" w14:textId="77777777" w:rsidR="00216B62" w:rsidRPr="006C121D" w:rsidRDefault="00216B62" w:rsidP="00216B62">
      <w:pPr>
        <w:pStyle w:val="21"/>
        <w:rPr>
          <w:rFonts w:cs="Times New Roman"/>
        </w:rPr>
      </w:pPr>
      <w:r w:rsidRPr="005677CF">
        <w:rPr>
          <w:rFonts w:cs="Times New Roman"/>
        </w:rPr>
        <w:t>M</w:t>
      </w:r>
      <w:r w:rsidRPr="008444D3">
        <w:rPr>
          <w:rFonts w:cs="Times New Roman"/>
        </w:rPr>
        <w:t>：必帶欄位；</w:t>
      </w:r>
      <w:r w:rsidRPr="00C4692E">
        <w:rPr>
          <w:rFonts w:cs="Times New Roman"/>
        </w:rPr>
        <w:t>C</w:t>
      </w:r>
      <w:r w:rsidRPr="00E706C0">
        <w:rPr>
          <w:rFonts w:cs="Times New Roman"/>
        </w:rPr>
        <w:t>：特定條件下必帶欄位；</w:t>
      </w:r>
      <w:r w:rsidRPr="008C24F0">
        <w:rPr>
          <w:rFonts w:cs="Times New Roman"/>
        </w:rPr>
        <w:t>O</w:t>
      </w:r>
      <w:r w:rsidRPr="008C24F0">
        <w:rPr>
          <w:rFonts w:cs="Times New Roman"/>
        </w:rPr>
        <w:t>：選帶欄位</w:t>
      </w:r>
    </w:p>
    <w:p w14:paraId="7D5ADF41" w14:textId="77777777" w:rsidR="0006479B" w:rsidRPr="00216B62" w:rsidRDefault="0006479B" w:rsidP="00D251EF">
      <w:pPr>
        <w:widowControl/>
        <w:rPr>
          <w:rFonts w:cs="Times New Roman"/>
          <w:kern w:val="0"/>
        </w:rPr>
      </w:pPr>
    </w:p>
    <w:p w14:paraId="038CC43D" w14:textId="4EF5A79F" w:rsidR="00D251EF" w:rsidRPr="008444D3" w:rsidRDefault="00D251EF">
      <w:pPr>
        <w:widowControl/>
        <w:rPr>
          <w:rFonts w:cs="Times New Roman"/>
          <w:kern w:val="0"/>
        </w:rPr>
      </w:pPr>
    </w:p>
    <w:p w14:paraId="07D2F5FD" w14:textId="5F582635" w:rsidR="00D251EF" w:rsidRPr="00C01E99" w:rsidRDefault="00864863" w:rsidP="00D251EF">
      <w:pPr>
        <w:pStyle w:val="2"/>
        <w:spacing w:before="0" w:after="0"/>
        <w:ind w:left="578" w:hanging="578"/>
        <w:rPr>
          <w:lang w:eastAsia="zh-TW"/>
        </w:rPr>
      </w:pPr>
      <w:bookmarkStart w:id="745" w:name="_Toc440041280"/>
      <w:bookmarkStart w:id="746" w:name="_Toc474498131"/>
      <w:r>
        <w:rPr>
          <w:rFonts w:hint="eastAsia"/>
          <w:lang w:eastAsia="zh-TW"/>
        </w:rPr>
        <w:t>驗證碼更新</w:t>
      </w:r>
      <w:r w:rsidR="00D251EF" w:rsidRPr="008C24F0">
        <w:rPr>
          <w:lang w:eastAsia="zh-TW"/>
        </w:rPr>
        <w:t>交易</w:t>
      </w:r>
      <w:bookmarkEnd w:id="745"/>
      <w:bookmarkEnd w:id="746"/>
    </w:p>
    <w:p w14:paraId="433390F9" w14:textId="53BEADFF" w:rsidR="00D251EF" w:rsidRPr="005677CF" w:rsidRDefault="0006479B" w:rsidP="00B610BD">
      <w:pPr>
        <w:jc w:val="center"/>
        <w:rPr>
          <w:rFonts w:cs="Times New Roman"/>
        </w:rPr>
      </w:pPr>
      <w:r w:rsidRPr="0006479B">
        <w:rPr>
          <w:rFonts w:cs="Times New Roman"/>
        </w:rPr>
        <w:t xml:space="preserve"> </w:t>
      </w:r>
      <w:r w:rsidRPr="0006479B">
        <w:rPr>
          <w:noProof/>
        </w:rPr>
        <w:drawing>
          <wp:inline distT="0" distB="0" distL="0" distR="0" wp14:anchorId="394393D5" wp14:editId="59EEA1AE">
            <wp:extent cx="6188710" cy="1305602"/>
            <wp:effectExtent l="0" t="0" r="254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305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A1261" w14:textId="477461A4" w:rsidR="00CD1F69" w:rsidRPr="008444D3" w:rsidRDefault="003B591C" w:rsidP="00CD1F69">
      <w:pPr>
        <w:rPr>
          <w:rFonts w:cs="Times New Roman"/>
        </w:rPr>
      </w:pPr>
      <w:r>
        <w:rPr>
          <w:rFonts w:cs="Times New Roman" w:hint="eastAsia"/>
          <w:lang w:val="en-AU"/>
        </w:rPr>
        <w:t>驗證碼更新</w:t>
      </w:r>
      <w:r w:rsidR="00CD1F69" w:rsidRPr="00250367">
        <w:rPr>
          <w:rFonts w:cs="Times New Roman" w:hint="eastAsia"/>
          <w:lang w:val="en-AU"/>
        </w:rPr>
        <w:t>交易請求回應規格</w:t>
      </w:r>
      <w:r w:rsidR="00CD1F69" w:rsidRPr="005677CF">
        <w:rPr>
          <w:rFonts w:cs="Times New Roman"/>
          <w:lang w:val="en-AU"/>
        </w:rPr>
        <w:t>(</w:t>
      </w:r>
      <w:r w:rsidR="00A0127A" w:rsidRPr="00250367">
        <w:rPr>
          <w:rFonts w:cs="Times New Roman" w:hint="eastAsia"/>
          <w:lang w:val="en-AU"/>
        </w:rPr>
        <w:t>特店</w:t>
      </w:r>
      <w:r w:rsidR="00D76E12" w:rsidRPr="00250367">
        <w:rPr>
          <w:rFonts w:cs="Times New Roman" w:hint="eastAsia"/>
          <w:lang w:val="en-AU"/>
        </w:rPr>
        <w:t>端末處理設備</w:t>
      </w:r>
      <w:r w:rsidR="00CD1F69" w:rsidRPr="005677CF">
        <w:rPr>
          <w:rFonts w:cs="Times New Roman"/>
          <w:lang w:val="en-AU"/>
        </w:rPr>
        <w:t>-</w:t>
      </w:r>
      <w:r w:rsidR="00CD1F69" w:rsidRPr="00250367">
        <w:rPr>
          <w:rFonts w:cs="Times New Roman" w:hint="eastAsia"/>
          <w:lang w:val="en-AU"/>
        </w:rPr>
        <w:t>財金</w:t>
      </w:r>
      <w:r w:rsidR="001E5E3D">
        <w:rPr>
          <w:rFonts w:cs="Times New Roman" w:hint="eastAsia"/>
          <w:lang w:val="en-AU"/>
        </w:rPr>
        <w:t>網路</w:t>
      </w:r>
      <w:r w:rsidR="00CD1F69" w:rsidRPr="00250367">
        <w:rPr>
          <w:rFonts w:cs="Times New Roman" w:hint="eastAsia"/>
          <w:lang w:val="en-AU"/>
        </w:rPr>
        <w:t>收單</w:t>
      </w:r>
      <w:r w:rsidR="001E5E3D" w:rsidRPr="00250367">
        <w:rPr>
          <w:rFonts w:cs="Times New Roman" w:hint="eastAsia"/>
          <w:lang w:val="en-AU"/>
        </w:rPr>
        <w:t>共用</w:t>
      </w:r>
      <w:r w:rsidR="00CD1F69" w:rsidRPr="00250367">
        <w:rPr>
          <w:rFonts w:cs="Times New Roman" w:hint="eastAsia"/>
          <w:lang w:val="en-AU"/>
        </w:rPr>
        <w:t>系統</w:t>
      </w:r>
      <w:r w:rsidR="00CD1F69" w:rsidRPr="005677CF">
        <w:rPr>
          <w:rFonts w:cs="Times New Roman"/>
          <w:lang w:val="en-AU"/>
        </w:rPr>
        <w:t>)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984"/>
        <w:gridCol w:w="1985"/>
        <w:gridCol w:w="708"/>
        <w:gridCol w:w="993"/>
        <w:gridCol w:w="708"/>
        <w:gridCol w:w="851"/>
        <w:gridCol w:w="2410"/>
      </w:tblGrid>
      <w:tr w:rsidR="00D251EF" w:rsidRPr="007862FF" w14:paraId="352E79EB" w14:textId="77777777" w:rsidTr="006D1A37"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2C4D84CA" w14:textId="77777777" w:rsidR="00D251EF" w:rsidRPr="00C4692E" w:rsidRDefault="00D251EF" w:rsidP="0003547C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C4692E">
              <w:rPr>
                <w:rFonts w:cs="Times New Roman"/>
                <w:kern w:val="0"/>
                <w:sz w:val="22"/>
                <w:lang w:val="zh-TW"/>
              </w:rPr>
              <w:t>#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34EBF52D" w14:textId="77777777" w:rsidR="00D251EF" w:rsidRPr="005677CF" w:rsidRDefault="00D251EF" w:rsidP="0003547C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系統參數名稱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B29973D" w14:textId="77777777" w:rsidR="00D251EF" w:rsidRPr="005677CF" w:rsidRDefault="00D251EF" w:rsidP="0003547C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欄位中文名稱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659BDB78" w14:textId="77777777" w:rsidR="00D251EF" w:rsidRPr="008444D3" w:rsidRDefault="00D251EF" w:rsidP="0003547C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Fmt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273F8268" w14:textId="77777777" w:rsidR="00D251EF" w:rsidRPr="007862FF" w:rsidRDefault="00D251EF" w:rsidP="0003547C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7862FF">
              <w:rPr>
                <w:rFonts w:cs="Times New Roman"/>
                <w:kern w:val="0"/>
                <w:sz w:val="22"/>
                <w:lang w:val="zh-TW"/>
              </w:rPr>
              <w:t>Len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4A7A9444" w14:textId="77777777" w:rsidR="00D251EF" w:rsidRPr="00250367" w:rsidRDefault="00D251EF" w:rsidP="0003547C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REQ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5B96CF4A" w14:textId="77777777" w:rsidR="00D251EF" w:rsidRPr="002533D7" w:rsidRDefault="00D251EF" w:rsidP="0003547C">
            <w:pPr>
              <w:widowControl/>
              <w:jc w:val="center"/>
              <w:textAlignment w:val="center"/>
              <w:rPr>
                <w:rFonts w:cs="Times New Roman"/>
                <w:kern w:val="0"/>
                <w:sz w:val="22"/>
                <w:lang w:val="zh-TW"/>
              </w:rPr>
            </w:pPr>
            <w:r w:rsidRPr="002533D7">
              <w:rPr>
                <w:rFonts w:cs="Times New Roman"/>
                <w:kern w:val="0"/>
                <w:sz w:val="22"/>
                <w:lang w:val="zh-TW"/>
              </w:rPr>
              <w:t>RESP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439B3AE0" w14:textId="77777777" w:rsidR="00D251EF" w:rsidRPr="005677CF" w:rsidRDefault="00D251EF" w:rsidP="0003547C">
            <w:pPr>
              <w:widowControl/>
              <w:jc w:val="center"/>
              <w:textAlignment w:val="bottom"/>
              <w:rPr>
                <w:rFonts w:cs="Times New Roman"/>
                <w:kern w:val="0"/>
                <w:sz w:val="22"/>
                <w:lang w:val="zh-TW"/>
              </w:rPr>
            </w:pPr>
            <w:r w:rsidRPr="00427776">
              <w:rPr>
                <w:rFonts w:cs="Times New Roman" w:hint="eastAsia"/>
                <w:kern w:val="0"/>
                <w:sz w:val="22"/>
                <w:lang w:val="zh-TW"/>
              </w:rPr>
              <w:t>備註</w:t>
            </w:r>
          </w:p>
        </w:tc>
      </w:tr>
      <w:tr w:rsidR="00D251EF" w:rsidRPr="007862FF" w14:paraId="1FFFFB9E" w14:textId="77777777" w:rsidTr="0003547C">
        <w:tc>
          <w:tcPr>
            <w:tcW w:w="534" w:type="dxa"/>
            <w:shd w:val="clear" w:color="auto" w:fill="auto"/>
            <w:vAlign w:val="center"/>
          </w:tcPr>
          <w:p w14:paraId="5307FE58" w14:textId="77777777" w:rsidR="00D251EF" w:rsidRPr="005677CF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5677CF">
              <w:rPr>
                <w:rFonts w:cs="Times New Roman"/>
                <w:sz w:val="22"/>
              </w:rPr>
              <w:t>01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4B544DE" w14:textId="77777777" w:rsidR="00D251EF" w:rsidRPr="005677CF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</w:rPr>
              <w:t>txnStatus</w:t>
            </w:r>
          </w:p>
        </w:tc>
        <w:tc>
          <w:tcPr>
            <w:tcW w:w="1985" w:type="dxa"/>
            <w:vAlign w:val="center"/>
          </w:tcPr>
          <w:p w14:paraId="691FDCC0" w14:textId="77777777" w:rsidR="00D251EF" w:rsidRPr="005677CF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交易狀態</w:t>
            </w:r>
          </w:p>
        </w:tc>
        <w:tc>
          <w:tcPr>
            <w:tcW w:w="708" w:type="dxa"/>
            <w:vAlign w:val="center"/>
          </w:tcPr>
          <w:p w14:paraId="0664A55E" w14:textId="77777777" w:rsidR="00D251EF" w:rsidRPr="008444D3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5E28C50A" w14:textId="77777777" w:rsidR="00D251EF" w:rsidRPr="00250367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1</w:t>
            </w:r>
          </w:p>
        </w:tc>
        <w:tc>
          <w:tcPr>
            <w:tcW w:w="708" w:type="dxa"/>
            <w:vAlign w:val="center"/>
          </w:tcPr>
          <w:p w14:paraId="5D1BEBD2" w14:textId="77777777" w:rsidR="00D251EF" w:rsidRPr="002533D7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33D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1332B34E" w14:textId="77777777" w:rsidR="00D251EF" w:rsidRPr="00427776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27776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B156CEA" w14:textId="77777777" w:rsidR="00D251EF" w:rsidRPr="00C5634C" w:rsidRDefault="00D251EF" w:rsidP="00FA1D96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D251EF" w:rsidRPr="007862FF" w14:paraId="2380006B" w14:textId="77777777" w:rsidTr="0003547C">
        <w:tc>
          <w:tcPr>
            <w:tcW w:w="534" w:type="dxa"/>
            <w:shd w:val="clear" w:color="auto" w:fill="auto"/>
            <w:vAlign w:val="center"/>
          </w:tcPr>
          <w:p w14:paraId="3A648F20" w14:textId="77777777" w:rsidR="00D251EF" w:rsidRPr="005677CF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5677CF">
              <w:rPr>
                <w:rFonts w:cs="Times New Roman"/>
                <w:sz w:val="22"/>
              </w:rPr>
              <w:t>02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ED39757" w14:textId="77777777" w:rsidR="00D251EF" w:rsidRPr="008444D3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txnType</w:t>
            </w:r>
          </w:p>
        </w:tc>
        <w:tc>
          <w:tcPr>
            <w:tcW w:w="1985" w:type="dxa"/>
            <w:vAlign w:val="center"/>
          </w:tcPr>
          <w:p w14:paraId="5661C0D7" w14:textId="77777777" w:rsidR="00D251EF" w:rsidRPr="005677CF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交易類型</w:t>
            </w:r>
          </w:p>
        </w:tc>
        <w:tc>
          <w:tcPr>
            <w:tcW w:w="708" w:type="dxa"/>
            <w:vAlign w:val="center"/>
          </w:tcPr>
          <w:p w14:paraId="7F2FE8F2" w14:textId="77777777" w:rsidR="00D251EF" w:rsidRPr="008444D3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6C087AE1" w14:textId="77777777" w:rsidR="00D251EF" w:rsidRPr="00250367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4</w:t>
            </w:r>
          </w:p>
        </w:tc>
        <w:tc>
          <w:tcPr>
            <w:tcW w:w="708" w:type="dxa"/>
            <w:vAlign w:val="center"/>
          </w:tcPr>
          <w:p w14:paraId="1C5F0A65" w14:textId="77777777" w:rsidR="00D251EF" w:rsidRPr="002533D7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33D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051E7387" w14:textId="77777777" w:rsidR="00D251EF" w:rsidRPr="00427776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27776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C42A34F" w14:textId="5055D042" w:rsidR="00D251EF" w:rsidRPr="005677CF" w:rsidRDefault="00D251EF" w:rsidP="00FA1D96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27776">
              <w:rPr>
                <w:rFonts w:cs="Times New Roman" w:hint="eastAsia"/>
                <w:kern w:val="0"/>
                <w:sz w:val="22"/>
                <w:lang w:val="zh-TW"/>
              </w:rPr>
              <w:t>限</w:t>
            </w:r>
            <w:r w:rsidR="008F1929" w:rsidRPr="006D1A37">
              <w:rPr>
                <w:rFonts w:cs="Times New Roman" w:hint="eastAsia"/>
                <w:kern w:val="0"/>
                <w:sz w:val="22"/>
                <w:lang w:val="zh-TW"/>
              </w:rPr>
              <w:t>「</w:t>
            </w:r>
            <w:r w:rsidRPr="005677CF">
              <w:rPr>
                <w:rFonts w:cs="Times New Roman"/>
                <w:kern w:val="0"/>
                <w:sz w:val="22"/>
                <w:lang w:val="zh-TW"/>
              </w:rPr>
              <w:t>9001</w:t>
            </w:r>
            <w:r w:rsidR="008F1929" w:rsidRPr="006D1A37">
              <w:rPr>
                <w:rFonts w:cs="Times New Roman" w:hint="eastAsia"/>
                <w:kern w:val="0"/>
                <w:sz w:val="22"/>
                <w:lang w:val="zh-TW"/>
              </w:rPr>
              <w:t>」</w:t>
            </w:r>
          </w:p>
        </w:tc>
      </w:tr>
      <w:tr w:rsidR="00D251EF" w:rsidRPr="007862FF" w14:paraId="11799548" w14:textId="77777777" w:rsidTr="0003547C">
        <w:tc>
          <w:tcPr>
            <w:tcW w:w="534" w:type="dxa"/>
            <w:shd w:val="clear" w:color="auto" w:fill="auto"/>
            <w:vAlign w:val="center"/>
          </w:tcPr>
          <w:p w14:paraId="77809602" w14:textId="71761A1C" w:rsidR="00D251EF" w:rsidRPr="005677CF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250367">
              <w:rPr>
                <w:rFonts w:cs="Times New Roman"/>
                <w:sz w:val="22"/>
              </w:rPr>
              <w:t>05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B07B38E" w14:textId="42761E20" w:rsidR="00D251EF" w:rsidRPr="005677CF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acqBank</w:t>
            </w:r>
          </w:p>
        </w:tc>
        <w:tc>
          <w:tcPr>
            <w:tcW w:w="1985" w:type="dxa"/>
            <w:vAlign w:val="center"/>
          </w:tcPr>
          <w:p w14:paraId="1180068F" w14:textId="486E8D0A" w:rsidR="00D251EF" w:rsidRPr="005677CF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收單行代碼</w:t>
            </w:r>
          </w:p>
        </w:tc>
        <w:tc>
          <w:tcPr>
            <w:tcW w:w="708" w:type="dxa"/>
            <w:vAlign w:val="center"/>
          </w:tcPr>
          <w:p w14:paraId="778869B9" w14:textId="54258330" w:rsidR="00D251EF" w:rsidRPr="005677CF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474CCCE0" w14:textId="3E269803" w:rsidR="00D251EF" w:rsidRPr="005677CF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3</w:t>
            </w:r>
          </w:p>
        </w:tc>
        <w:tc>
          <w:tcPr>
            <w:tcW w:w="708" w:type="dxa"/>
            <w:vAlign w:val="center"/>
          </w:tcPr>
          <w:p w14:paraId="685C9227" w14:textId="69A2812E" w:rsidR="00D251EF" w:rsidRPr="005677CF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425FC7C5" w14:textId="1A42B69A" w:rsidR="00D251EF" w:rsidRPr="005677CF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F7FB617" w14:textId="77777777" w:rsidR="00D251EF" w:rsidRPr="008444D3" w:rsidRDefault="00D251EF" w:rsidP="00FA1D96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D251EF" w:rsidRPr="007862FF" w14:paraId="4F85F084" w14:textId="77777777" w:rsidTr="0003547C">
        <w:tc>
          <w:tcPr>
            <w:tcW w:w="534" w:type="dxa"/>
            <w:shd w:val="clear" w:color="auto" w:fill="auto"/>
            <w:vAlign w:val="center"/>
          </w:tcPr>
          <w:p w14:paraId="009CBFF3" w14:textId="30116089" w:rsidR="00D251EF" w:rsidRPr="005677CF" w:rsidRDefault="00F816D8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250367">
              <w:rPr>
                <w:rFonts w:cs="Times New Roman"/>
                <w:sz w:val="22"/>
              </w:rPr>
              <w:t>06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87C6DCD" w14:textId="77777777" w:rsidR="00D251EF" w:rsidRPr="008444D3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merchantId</w:t>
            </w:r>
          </w:p>
        </w:tc>
        <w:tc>
          <w:tcPr>
            <w:tcW w:w="1985" w:type="dxa"/>
            <w:vAlign w:val="center"/>
          </w:tcPr>
          <w:p w14:paraId="788CFE81" w14:textId="77777777" w:rsidR="00D251EF" w:rsidRPr="005677CF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特店代號</w:t>
            </w:r>
          </w:p>
        </w:tc>
        <w:tc>
          <w:tcPr>
            <w:tcW w:w="708" w:type="dxa"/>
            <w:vAlign w:val="center"/>
          </w:tcPr>
          <w:p w14:paraId="540C8692" w14:textId="77777777" w:rsidR="00D251EF" w:rsidRPr="008444D3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AN</w:t>
            </w:r>
          </w:p>
        </w:tc>
        <w:tc>
          <w:tcPr>
            <w:tcW w:w="993" w:type="dxa"/>
            <w:vAlign w:val="center"/>
          </w:tcPr>
          <w:p w14:paraId="7F938041" w14:textId="77777777" w:rsidR="00D251EF" w:rsidRPr="00250367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15</w:t>
            </w:r>
          </w:p>
        </w:tc>
        <w:tc>
          <w:tcPr>
            <w:tcW w:w="708" w:type="dxa"/>
            <w:vAlign w:val="center"/>
          </w:tcPr>
          <w:p w14:paraId="58AC290F" w14:textId="77777777" w:rsidR="00D251EF" w:rsidRPr="002533D7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33D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5FB0106B" w14:textId="77777777" w:rsidR="00D251EF" w:rsidRPr="00427776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27776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072CF43" w14:textId="60E9423E" w:rsidR="00D251EF" w:rsidRPr="00C5634C" w:rsidRDefault="00D251EF" w:rsidP="00FA1D96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D251EF" w:rsidRPr="007862FF" w14:paraId="552E09EE" w14:textId="77777777" w:rsidTr="0003547C">
        <w:tc>
          <w:tcPr>
            <w:tcW w:w="534" w:type="dxa"/>
            <w:shd w:val="clear" w:color="auto" w:fill="auto"/>
            <w:vAlign w:val="center"/>
          </w:tcPr>
          <w:p w14:paraId="6068D41D" w14:textId="1D00A5E8" w:rsidR="00D251EF" w:rsidRPr="005677CF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5677CF">
              <w:rPr>
                <w:rFonts w:cs="Times New Roman"/>
                <w:sz w:val="22"/>
              </w:rPr>
              <w:t>0</w:t>
            </w:r>
            <w:r w:rsidR="00F816D8" w:rsidRPr="00250367">
              <w:rPr>
                <w:rFonts w:cs="Times New Roman"/>
                <w:sz w:val="22"/>
              </w:rPr>
              <w:t>7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09E51E0" w14:textId="77777777" w:rsidR="00D251EF" w:rsidRPr="00C4692E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termi</w:t>
            </w:r>
            <w:r w:rsidRPr="00C4692E">
              <w:rPr>
                <w:rFonts w:cs="Times New Roman"/>
                <w:kern w:val="0"/>
                <w:sz w:val="22"/>
                <w:lang w:val="zh-TW"/>
              </w:rPr>
              <w:t>nalId</w:t>
            </w:r>
          </w:p>
        </w:tc>
        <w:tc>
          <w:tcPr>
            <w:tcW w:w="1985" w:type="dxa"/>
            <w:vAlign w:val="center"/>
          </w:tcPr>
          <w:p w14:paraId="44B7C316" w14:textId="77777777" w:rsidR="00D251EF" w:rsidRPr="005677CF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端末代號</w:t>
            </w:r>
          </w:p>
        </w:tc>
        <w:tc>
          <w:tcPr>
            <w:tcW w:w="708" w:type="dxa"/>
            <w:vAlign w:val="center"/>
          </w:tcPr>
          <w:p w14:paraId="58C3EC1F" w14:textId="77777777" w:rsidR="00D251EF" w:rsidRPr="00C4692E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A</w:t>
            </w:r>
            <w:r w:rsidRPr="00C4692E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6F4645E3" w14:textId="77777777" w:rsidR="00D251EF" w:rsidRPr="00250367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8</w:t>
            </w:r>
          </w:p>
        </w:tc>
        <w:tc>
          <w:tcPr>
            <w:tcW w:w="708" w:type="dxa"/>
            <w:vAlign w:val="center"/>
          </w:tcPr>
          <w:p w14:paraId="75F4137E" w14:textId="77777777" w:rsidR="00D251EF" w:rsidRPr="002533D7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33D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2F9CB68B" w14:textId="77777777" w:rsidR="00D251EF" w:rsidRPr="00427776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27776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A13D062" w14:textId="6F9F21F5" w:rsidR="00D251EF" w:rsidRPr="00C5634C" w:rsidRDefault="00D251EF" w:rsidP="00FA1D96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</w:tr>
      <w:tr w:rsidR="00D251EF" w:rsidRPr="007862FF" w14:paraId="7B9C8270" w14:textId="77777777" w:rsidTr="0003547C">
        <w:tc>
          <w:tcPr>
            <w:tcW w:w="534" w:type="dxa"/>
            <w:shd w:val="clear" w:color="auto" w:fill="auto"/>
            <w:vAlign w:val="center"/>
          </w:tcPr>
          <w:p w14:paraId="623FD07E" w14:textId="6DDC1940" w:rsidR="00D251EF" w:rsidRPr="005677CF" w:rsidRDefault="00F816D8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250367">
              <w:rPr>
                <w:rFonts w:cs="Times New Roman"/>
                <w:sz w:val="22"/>
              </w:rPr>
              <w:t>2</w:t>
            </w:r>
            <w:r w:rsidR="0093506C">
              <w:rPr>
                <w:rFonts w:cs="Times New Roman" w:hint="eastAsia"/>
                <w:sz w:val="22"/>
              </w:rPr>
              <w:t>3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52E543B" w14:textId="77777777" w:rsidR="00D251EF" w:rsidRPr="008444D3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rrn</w:t>
            </w:r>
          </w:p>
        </w:tc>
        <w:tc>
          <w:tcPr>
            <w:tcW w:w="1985" w:type="dxa"/>
            <w:vAlign w:val="center"/>
          </w:tcPr>
          <w:p w14:paraId="1D6228D6" w14:textId="77777777" w:rsidR="00D251EF" w:rsidRPr="005677CF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交易追蹤號</w:t>
            </w:r>
          </w:p>
        </w:tc>
        <w:tc>
          <w:tcPr>
            <w:tcW w:w="708" w:type="dxa"/>
            <w:vAlign w:val="center"/>
          </w:tcPr>
          <w:p w14:paraId="59C56592" w14:textId="77777777" w:rsidR="00D251EF" w:rsidRPr="008444D3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04D664FD" w14:textId="77777777" w:rsidR="00D251EF" w:rsidRPr="00250367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12</w:t>
            </w:r>
          </w:p>
        </w:tc>
        <w:tc>
          <w:tcPr>
            <w:tcW w:w="708" w:type="dxa"/>
            <w:vAlign w:val="center"/>
          </w:tcPr>
          <w:p w14:paraId="2FECF44F" w14:textId="77777777" w:rsidR="00D251EF" w:rsidRPr="002533D7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33D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30654F98" w14:textId="77777777" w:rsidR="00D251EF" w:rsidRPr="00427776" w:rsidRDefault="00D251EF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27776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9AB4C57" w14:textId="77777777" w:rsidR="00D251EF" w:rsidRPr="00C5634C" w:rsidRDefault="00D251EF" w:rsidP="00FA1D96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</w:p>
        </w:tc>
      </w:tr>
      <w:tr w:rsidR="00EC5A9B" w:rsidRPr="007862FF" w14:paraId="00F2326F" w14:textId="77777777" w:rsidTr="0003547C">
        <w:tc>
          <w:tcPr>
            <w:tcW w:w="534" w:type="dxa"/>
            <w:shd w:val="clear" w:color="auto" w:fill="auto"/>
            <w:vAlign w:val="center"/>
          </w:tcPr>
          <w:p w14:paraId="3E4504EA" w14:textId="7DB32E56" w:rsidR="00EC5A9B" w:rsidRPr="005677CF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250367">
              <w:rPr>
                <w:rFonts w:cs="Times New Roman"/>
                <w:kern w:val="0"/>
                <w:sz w:val="22"/>
              </w:rPr>
              <w:t>09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8DA5301" w14:textId="77777777" w:rsidR="00EC5A9B" w:rsidRPr="008444D3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LocalDate</w:t>
            </w:r>
          </w:p>
        </w:tc>
        <w:tc>
          <w:tcPr>
            <w:tcW w:w="1985" w:type="dxa"/>
            <w:vAlign w:val="center"/>
          </w:tcPr>
          <w:p w14:paraId="6AAF50EF" w14:textId="77777777" w:rsidR="00EC5A9B" w:rsidRPr="005677CF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交易日期</w:t>
            </w:r>
          </w:p>
        </w:tc>
        <w:tc>
          <w:tcPr>
            <w:tcW w:w="708" w:type="dxa"/>
            <w:vAlign w:val="center"/>
          </w:tcPr>
          <w:p w14:paraId="62C0DF87" w14:textId="77777777" w:rsidR="00EC5A9B" w:rsidRPr="00C4692E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vAlign w:val="center"/>
          </w:tcPr>
          <w:p w14:paraId="1C4C1DCE" w14:textId="77777777" w:rsidR="00EC5A9B" w:rsidRPr="00250367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</w:rPr>
              <w:t>8</w:t>
            </w:r>
          </w:p>
        </w:tc>
        <w:tc>
          <w:tcPr>
            <w:tcW w:w="708" w:type="dxa"/>
            <w:vAlign w:val="center"/>
          </w:tcPr>
          <w:p w14:paraId="2F20208F" w14:textId="77777777" w:rsidR="00EC5A9B" w:rsidRPr="002533D7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33D7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vAlign w:val="center"/>
          </w:tcPr>
          <w:p w14:paraId="7E8DD4AE" w14:textId="77777777" w:rsidR="00EC5A9B" w:rsidRPr="00427776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27776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2250309" w14:textId="133E79FB" w:rsidR="00EC5A9B" w:rsidRPr="008444D3" w:rsidRDefault="00EC5A9B" w:rsidP="00FA1D96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7862FF">
              <w:rPr>
                <w:rFonts w:cs="Times New Roman"/>
                <w:kern w:val="0"/>
                <w:sz w:val="22"/>
                <w:lang w:val="zh-TW"/>
              </w:rPr>
              <w:t>yyyyMM</w:t>
            </w:r>
            <w:r w:rsidRPr="005677CF">
              <w:rPr>
                <w:rFonts w:cs="Times New Roman"/>
                <w:kern w:val="0"/>
                <w:sz w:val="22"/>
                <w:lang w:val="zh-TW"/>
              </w:rPr>
              <w:t>dd (GMT+8)</w:t>
            </w:r>
          </w:p>
        </w:tc>
      </w:tr>
      <w:tr w:rsidR="00EC5A9B" w:rsidRPr="007862FF" w14:paraId="4CBA759F" w14:textId="77777777" w:rsidTr="0003547C">
        <w:tc>
          <w:tcPr>
            <w:tcW w:w="534" w:type="dxa"/>
            <w:shd w:val="clear" w:color="auto" w:fill="auto"/>
            <w:vAlign w:val="center"/>
          </w:tcPr>
          <w:p w14:paraId="66858EB5" w14:textId="17BD18F7" w:rsidR="00EC5A9B" w:rsidRPr="005677CF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250367">
              <w:rPr>
                <w:rFonts w:cs="Times New Roman"/>
                <w:kern w:val="0"/>
                <w:sz w:val="22"/>
              </w:rPr>
              <w:t>10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CC0B369" w14:textId="77777777" w:rsidR="00EC5A9B" w:rsidRPr="008444D3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LocalTime</w:t>
            </w:r>
          </w:p>
        </w:tc>
        <w:tc>
          <w:tcPr>
            <w:tcW w:w="1985" w:type="dxa"/>
            <w:vAlign w:val="center"/>
          </w:tcPr>
          <w:p w14:paraId="77AF9989" w14:textId="77777777" w:rsidR="00EC5A9B" w:rsidRPr="005677CF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交易時間</w:t>
            </w:r>
          </w:p>
        </w:tc>
        <w:tc>
          <w:tcPr>
            <w:tcW w:w="708" w:type="dxa"/>
            <w:vAlign w:val="center"/>
          </w:tcPr>
          <w:p w14:paraId="26A2072B" w14:textId="77777777" w:rsidR="00EC5A9B" w:rsidRPr="00C4692E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</w:rPr>
              <w:t>N</w:t>
            </w:r>
          </w:p>
        </w:tc>
        <w:tc>
          <w:tcPr>
            <w:tcW w:w="993" w:type="dxa"/>
            <w:vAlign w:val="center"/>
          </w:tcPr>
          <w:p w14:paraId="30F9D3C4" w14:textId="77777777" w:rsidR="00EC5A9B" w:rsidRPr="00250367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</w:rPr>
              <w:t>6</w:t>
            </w:r>
          </w:p>
        </w:tc>
        <w:tc>
          <w:tcPr>
            <w:tcW w:w="708" w:type="dxa"/>
            <w:vAlign w:val="center"/>
          </w:tcPr>
          <w:p w14:paraId="7B3DC331" w14:textId="77777777" w:rsidR="00EC5A9B" w:rsidRPr="002533D7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33D7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vAlign w:val="center"/>
          </w:tcPr>
          <w:p w14:paraId="0B762976" w14:textId="77777777" w:rsidR="00EC5A9B" w:rsidRPr="00427776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27776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F2154AE" w14:textId="5EDA3B78" w:rsidR="00EC5A9B" w:rsidRPr="00250367" w:rsidRDefault="00EC5A9B" w:rsidP="00FA1D96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7862FF">
              <w:rPr>
                <w:rFonts w:cs="Times New Roman"/>
                <w:kern w:val="0"/>
                <w:sz w:val="22"/>
                <w:lang w:val="zh-TW"/>
              </w:rPr>
              <w:t>HHmmss(GMT+8)</w:t>
            </w:r>
          </w:p>
        </w:tc>
      </w:tr>
      <w:tr w:rsidR="00EC5A9B" w:rsidRPr="007862FF" w14:paraId="6DF5F905" w14:textId="77777777" w:rsidTr="0003547C">
        <w:tc>
          <w:tcPr>
            <w:tcW w:w="534" w:type="dxa"/>
            <w:shd w:val="clear" w:color="auto" w:fill="auto"/>
            <w:vAlign w:val="center"/>
          </w:tcPr>
          <w:p w14:paraId="283F2982" w14:textId="2FC1AA95" w:rsidR="00EC5A9B" w:rsidRPr="005677CF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250367">
              <w:rPr>
                <w:rFonts w:cs="Times New Roman"/>
                <w:kern w:val="0"/>
                <w:sz w:val="22"/>
              </w:rPr>
              <w:t>1</w:t>
            </w:r>
            <w:r w:rsidR="0093506C">
              <w:rPr>
                <w:rFonts w:cs="Times New Roman" w:hint="eastAsia"/>
                <w:kern w:val="0"/>
                <w:sz w:val="22"/>
              </w:rPr>
              <w:t>8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A28246A" w14:textId="77777777" w:rsidR="00EC5A9B" w:rsidRPr="008444D3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reqSignature</w:t>
            </w:r>
          </w:p>
        </w:tc>
        <w:tc>
          <w:tcPr>
            <w:tcW w:w="1985" w:type="dxa"/>
            <w:vAlign w:val="center"/>
          </w:tcPr>
          <w:p w14:paraId="1109B53A" w14:textId="3E878F34" w:rsidR="00EC5A9B" w:rsidRPr="005677CF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4692E">
              <w:rPr>
                <w:rFonts w:cs="Times New Roman"/>
                <w:kern w:val="0"/>
                <w:sz w:val="22"/>
                <w:lang w:val="zh-TW"/>
              </w:rPr>
              <w:t>REQ</w:t>
            </w:r>
            <w:r w:rsidR="000438C0">
              <w:rPr>
                <w:rFonts w:cs="Times New Roman" w:hint="eastAsia"/>
                <w:kern w:val="0"/>
                <w:sz w:val="22"/>
                <w:lang w:val="zh-TW"/>
              </w:rPr>
              <w:t>交易</w:t>
            </w: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驗證碼</w:t>
            </w:r>
          </w:p>
        </w:tc>
        <w:tc>
          <w:tcPr>
            <w:tcW w:w="708" w:type="dxa"/>
            <w:vAlign w:val="center"/>
          </w:tcPr>
          <w:p w14:paraId="3C7A26D2" w14:textId="77777777" w:rsidR="00EC5A9B" w:rsidRPr="008444D3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993" w:type="dxa"/>
            <w:vAlign w:val="center"/>
          </w:tcPr>
          <w:p w14:paraId="35301B55" w14:textId="77777777" w:rsidR="00EC5A9B" w:rsidRPr="00250367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</w:rPr>
              <w:t>64</w:t>
            </w:r>
          </w:p>
        </w:tc>
        <w:tc>
          <w:tcPr>
            <w:tcW w:w="708" w:type="dxa"/>
            <w:vAlign w:val="center"/>
          </w:tcPr>
          <w:p w14:paraId="11956BF1" w14:textId="77777777" w:rsidR="00EC5A9B" w:rsidRPr="002533D7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33D7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851" w:type="dxa"/>
            <w:vAlign w:val="center"/>
          </w:tcPr>
          <w:p w14:paraId="2C5AAAC8" w14:textId="77777777" w:rsidR="00EC5A9B" w:rsidRPr="00427776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2D569745" w14:textId="4BD21273" w:rsidR="00EC5A9B" w:rsidRPr="008444D3" w:rsidRDefault="00EC5A9B" w:rsidP="00497810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C5634C">
              <w:rPr>
                <w:rFonts w:cs="Times New Roman"/>
                <w:kern w:val="0"/>
                <w:sz w:val="22"/>
                <w:lang w:val="zh-TW"/>
              </w:rPr>
              <w:t>SHA-256(</w:t>
            </w:r>
            <w:r w:rsidRPr="00ED2C42">
              <w:rPr>
                <w:rFonts w:cs="Times New Roman" w:hint="eastAsia"/>
                <w:kern w:val="0"/>
                <w:sz w:val="22"/>
                <w:lang w:val="zh-TW"/>
              </w:rPr>
              <w:t>收單行代碼</w:t>
            </w:r>
            <w:r w:rsidRPr="008749EA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D92124">
              <w:rPr>
                <w:rFonts w:cs="Times New Roman" w:hint="eastAsia"/>
                <w:kern w:val="0"/>
                <w:sz w:val="22"/>
                <w:lang w:val="zh-TW"/>
              </w:rPr>
              <w:t>特店代號</w:t>
            </w:r>
            <w:r w:rsidRPr="001B6359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2E3981">
              <w:rPr>
                <w:rFonts w:cs="Times New Roman" w:hint="eastAsia"/>
                <w:kern w:val="0"/>
                <w:sz w:val="22"/>
                <w:lang w:val="zh-TW"/>
              </w:rPr>
              <w:t>端末代號</w:t>
            </w:r>
            <w:r w:rsidRPr="005909E0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867726">
              <w:rPr>
                <w:rFonts w:cs="Times New Roman" w:hint="eastAsia"/>
                <w:kern w:val="0"/>
                <w:sz w:val="22"/>
                <w:lang w:val="zh-TW"/>
              </w:rPr>
              <w:t>交易追蹤號</w:t>
            </w:r>
            <w:r w:rsidRPr="000B1343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交易日期</w:t>
            </w:r>
            <w:r w:rsidRPr="006D1A37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交易時間</w:t>
            </w:r>
            <w:r w:rsidRPr="006D1A37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原驗證參數</w:t>
            </w:r>
            <w:r w:rsidRPr="005677CF">
              <w:rPr>
                <w:rFonts w:cs="Times New Roman"/>
                <w:kern w:val="0"/>
                <w:sz w:val="22"/>
                <w:lang w:val="zh-TW"/>
              </w:rPr>
              <w:t>)</w:t>
            </w:r>
          </w:p>
        </w:tc>
      </w:tr>
      <w:tr w:rsidR="00EC5A9B" w:rsidRPr="007862FF" w14:paraId="42EE9D27" w14:textId="77777777" w:rsidTr="0003547C">
        <w:tc>
          <w:tcPr>
            <w:tcW w:w="534" w:type="dxa"/>
            <w:shd w:val="clear" w:color="auto" w:fill="auto"/>
            <w:vAlign w:val="center"/>
          </w:tcPr>
          <w:p w14:paraId="105F358C" w14:textId="33B9D30C" w:rsidR="00EC5A9B" w:rsidRPr="005677CF" w:rsidRDefault="00C01E99" w:rsidP="0093506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kern w:val="0"/>
                <w:sz w:val="22"/>
              </w:rPr>
              <w:t>1</w:t>
            </w:r>
            <w:r w:rsidR="0093506C">
              <w:rPr>
                <w:rFonts w:cs="Times New Roman" w:hint="eastAsia"/>
                <w:kern w:val="0"/>
                <w:sz w:val="22"/>
              </w:rPr>
              <w:t>9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F95F196" w14:textId="77777777" w:rsidR="00EC5A9B" w:rsidRPr="008444D3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respSignature</w:t>
            </w:r>
          </w:p>
        </w:tc>
        <w:tc>
          <w:tcPr>
            <w:tcW w:w="1985" w:type="dxa"/>
            <w:vAlign w:val="center"/>
          </w:tcPr>
          <w:p w14:paraId="2661C409" w14:textId="55C62B69" w:rsidR="00EC5A9B" w:rsidRPr="005677CF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C4692E">
              <w:rPr>
                <w:rFonts w:cs="Times New Roman"/>
                <w:kern w:val="0"/>
                <w:sz w:val="22"/>
                <w:lang w:val="zh-TW"/>
              </w:rPr>
              <w:t>RESP</w:t>
            </w:r>
            <w:r w:rsidR="000438C0">
              <w:rPr>
                <w:rFonts w:cs="Times New Roman" w:hint="eastAsia"/>
                <w:kern w:val="0"/>
                <w:sz w:val="22"/>
                <w:lang w:val="zh-TW"/>
              </w:rPr>
              <w:t>交易</w:t>
            </w: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驗證碼</w:t>
            </w:r>
          </w:p>
        </w:tc>
        <w:tc>
          <w:tcPr>
            <w:tcW w:w="708" w:type="dxa"/>
            <w:vAlign w:val="center"/>
          </w:tcPr>
          <w:p w14:paraId="0FAA5E1F" w14:textId="77777777" w:rsidR="00EC5A9B" w:rsidRPr="008444D3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H</w:t>
            </w:r>
          </w:p>
        </w:tc>
        <w:tc>
          <w:tcPr>
            <w:tcW w:w="993" w:type="dxa"/>
            <w:vAlign w:val="center"/>
          </w:tcPr>
          <w:p w14:paraId="15E97E5E" w14:textId="77777777" w:rsidR="00EC5A9B" w:rsidRPr="00250367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</w:rPr>
              <w:t>64</w:t>
            </w:r>
          </w:p>
        </w:tc>
        <w:tc>
          <w:tcPr>
            <w:tcW w:w="708" w:type="dxa"/>
            <w:vAlign w:val="center"/>
          </w:tcPr>
          <w:p w14:paraId="39A18AFB" w14:textId="77777777" w:rsidR="00EC5A9B" w:rsidRPr="002533D7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055D86D2" w14:textId="77777777" w:rsidR="00EC5A9B" w:rsidRPr="00427776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27776">
              <w:rPr>
                <w:rFonts w:cs="Times New Roman"/>
                <w:kern w:val="0"/>
                <w:sz w:val="22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009CC46" w14:textId="0C291ADF" w:rsidR="00EC5A9B" w:rsidRPr="008444D3" w:rsidRDefault="00EC5A9B" w:rsidP="00497810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C5634C">
              <w:rPr>
                <w:rFonts w:cs="Times New Roman"/>
                <w:kern w:val="0"/>
                <w:sz w:val="22"/>
                <w:lang w:val="zh-TW"/>
              </w:rPr>
              <w:t>SHA-256(</w:t>
            </w:r>
            <w:r w:rsidRPr="00ED2C42">
              <w:rPr>
                <w:rFonts w:cs="Times New Roman" w:hint="eastAsia"/>
                <w:kern w:val="0"/>
                <w:sz w:val="22"/>
                <w:lang w:val="zh-TW"/>
              </w:rPr>
              <w:t>收單行代碼</w:t>
            </w:r>
            <w:r w:rsidRPr="008749EA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D92124">
              <w:rPr>
                <w:rFonts w:cs="Times New Roman" w:hint="eastAsia"/>
                <w:kern w:val="0"/>
                <w:sz w:val="22"/>
                <w:lang w:val="zh-TW"/>
              </w:rPr>
              <w:t>特店代號</w:t>
            </w:r>
            <w:r w:rsidRPr="001B6359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2E3981">
              <w:rPr>
                <w:rFonts w:cs="Times New Roman" w:hint="eastAsia"/>
                <w:kern w:val="0"/>
                <w:sz w:val="22"/>
                <w:lang w:val="zh-TW"/>
              </w:rPr>
              <w:t>端末代號</w:t>
            </w:r>
            <w:r w:rsidRPr="005909E0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867726">
              <w:rPr>
                <w:rFonts w:cs="Times New Roman" w:hint="eastAsia"/>
                <w:kern w:val="0"/>
                <w:sz w:val="22"/>
                <w:lang w:val="zh-TW"/>
              </w:rPr>
              <w:t>交易追蹤號</w:t>
            </w:r>
            <w:r w:rsidRPr="000B1343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交易日期</w:t>
            </w:r>
            <w:r w:rsidRPr="006D1A37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交易時間</w:t>
            </w:r>
            <w:r w:rsidRPr="006D1A37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新驗證參數</w:t>
            </w:r>
            <w:r w:rsidRPr="005677CF">
              <w:rPr>
                <w:rFonts w:cs="Times New Roman"/>
                <w:kern w:val="0"/>
                <w:sz w:val="22"/>
                <w:lang w:val="zh-TW"/>
              </w:rPr>
              <w:t>)</w:t>
            </w:r>
          </w:p>
        </w:tc>
      </w:tr>
      <w:tr w:rsidR="00EC5A9B" w:rsidRPr="007862FF" w14:paraId="02A81320" w14:textId="77777777" w:rsidTr="0003547C">
        <w:tc>
          <w:tcPr>
            <w:tcW w:w="534" w:type="dxa"/>
            <w:shd w:val="clear" w:color="auto" w:fill="auto"/>
            <w:vAlign w:val="center"/>
          </w:tcPr>
          <w:p w14:paraId="570FC772" w14:textId="7AE240AF" w:rsidR="00EC5A9B" w:rsidRPr="005677CF" w:rsidRDefault="0093506C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20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36337EF" w14:textId="77777777" w:rsidR="00EC5A9B" w:rsidRPr="008444D3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responseCode</w:t>
            </w:r>
          </w:p>
        </w:tc>
        <w:tc>
          <w:tcPr>
            <w:tcW w:w="1985" w:type="dxa"/>
            <w:vAlign w:val="center"/>
          </w:tcPr>
          <w:p w14:paraId="6065854B" w14:textId="77777777" w:rsidR="00EC5A9B" w:rsidRPr="005677CF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回應碼</w:t>
            </w:r>
          </w:p>
        </w:tc>
        <w:tc>
          <w:tcPr>
            <w:tcW w:w="708" w:type="dxa"/>
            <w:vAlign w:val="center"/>
          </w:tcPr>
          <w:p w14:paraId="31B7744D" w14:textId="77777777" w:rsidR="00EC5A9B" w:rsidRPr="008444D3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65F57095" w14:textId="77777777" w:rsidR="00EC5A9B" w:rsidRPr="00250367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4</w:t>
            </w:r>
          </w:p>
        </w:tc>
        <w:tc>
          <w:tcPr>
            <w:tcW w:w="708" w:type="dxa"/>
            <w:vAlign w:val="center"/>
          </w:tcPr>
          <w:p w14:paraId="13ECF054" w14:textId="77777777" w:rsidR="00EC5A9B" w:rsidRPr="002533D7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03CC8516" w14:textId="1402419A" w:rsidR="00EC5A9B" w:rsidRPr="005677CF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27776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81A43CE" w14:textId="77777777" w:rsidR="00EC5A9B" w:rsidRPr="005677CF" w:rsidRDefault="00EC5A9B" w:rsidP="00FA1D96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詳見附錄一</w:t>
            </w:r>
          </w:p>
        </w:tc>
      </w:tr>
      <w:tr w:rsidR="00EC5A9B" w:rsidRPr="007862FF" w14:paraId="1CC868E2" w14:textId="77777777" w:rsidTr="0003547C">
        <w:tc>
          <w:tcPr>
            <w:tcW w:w="534" w:type="dxa"/>
            <w:shd w:val="clear" w:color="auto" w:fill="auto"/>
            <w:vAlign w:val="center"/>
          </w:tcPr>
          <w:p w14:paraId="04F26B93" w14:textId="54D864CC" w:rsidR="00EC5A9B" w:rsidRPr="005677CF" w:rsidRDefault="0093506C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21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3159BAD" w14:textId="77777777" w:rsidR="00EC5A9B" w:rsidRPr="008444D3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otherInfo</w:t>
            </w:r>
          </w:p>
        </w:tc>
        <w:tc>
          <w:tcPr>
            <w:tcW w:w="1985" w:type="dxa"/>
            <w:vAlign w:val="center"/>
          </w:tcPr>
          <w:p w14:paraId="4F02324E" w14:textId="77777777" w:rsidR="00EC5A9B" w:rsidRPr="005677CF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附加資訊</w:t>
            </w:r>
          </w:p>
        </w:tc>
        <w:tc>
          <w:tcPr>
            <w:tcW w:w="708" w:type="dxa"/>
            <w:vAlign w:val="center"/>
          </w:tcPr>
          <w:p w14:paraId="2250B334" w14:textId="12877F46" w:rsidR="00EC5A9B" w:rsidRPr="008444D3" w:rsidRDefault="00B44FDC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A</w:t>
            </w:r>
            <w:r w:rsidR="00EC5A9B" w:rsidRPr="008444D3">
              <w:rPr>
                <w:rFonts w:cs="Times New Roman"/>
                <w:kern w:val="0"/>
                <w:sz w:val="22"/>
                <w:lang w:val="zh-TW"/>
              </w:rPr>
              <w:t>N</w:t>
            </w:r>
            <w:r>
              <w:rPr>
                <w:rFonts w:cs="Times New Roman" w:hint="eastAsia"/>
                <w:kern w:val="0"/>
                <w:sz w:val="22"/>
                <w:lang w:val="zh-TW"/>
              </w:rPr>
              <w:t>S</w:t>
            </w:r>
          </w:p>
        </w:tc>
        <w:tc>
          <w:tcPr>
            <w:tcW w:w="993" w:type="dxa"/>
            <w:vAlign w:val="center"/>
          </w:tcPr>
          <w:p w14:paraId="0CF795B4" w14:textId="0FA9450A" w:rsidR="00EC5A9B" w:rsidRPr="00250367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999</w:t>
            </w:r>
          </w:p>
        </w:tc>
        <w:tc>
          <w:tcPr>
            <w:tcW w:w="708" w:type="dxa"/>
            <w:vAlign w:val="center"/>
          </w:tcPr>
          <w:p w14:paraId="1136DCA1" w14:textId="1BF91699" w:rsidR="00EC5A9B" w:rsidRPr="002533D7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00BAD5D9" w14:textId="2CFFF104" w:rsidR="00EC5A9B" w:rsidRPr="005677CF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427776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AAA92A4" w14:textId="6BCA56B0" w:rsidR="00EC5A9B" w:rsidRPr="005677CF" w:rsidRDefault="00EC5A9B" w:rsidP="00D87FCE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詳見欄位說明</w:t>
            </w:r>
          </w:p>
        </w:tc>
      </w:tr>
      <w:tr w:rsidR="00EC5A9B" w:rsidRPr="007862FF" w14:paraId="746E61BC" w14:textId="77777777" w:rsidTr="0003547C">
        <w:tc>
          <w:tcPr>
            <w:tcW w:w="534" w:type="dxa"/>
            <w:shd w:val="clear" w:color="auto" w:fill="auto"/>
            <w:vAlign w:val="center"/>
          </w:tcPr>
          <w:p w14:paraId="4F6C7A22" w14:textId="0C9FBD41" w:rsidR="00EC5A9B" w:rsidRPr="005677CF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250367">
              <w:rPr>
                <w:rFonts w:cs="Times New Roman"/>
                <w:sz w:val="22"/>
              </w:rPr>
              <w:t>2</w:t>
            </w:r>
            <w:r w:rsidR="0093506C">
              <w:rPr>
                <w:rFonts w:cs="Times New Roman" w:hint="eastAsia"/>
                <w:sz w:val="22"/>
              </w:rPr>
              <w:t>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F964C40" w14:textId="77777777" w:rsidR="00EC5A9B" w:rsidRPr="005677CF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signatureType</w:t>
            </w:r>
          </w:p>
        </w:tc>
        <w:tc>
          <w:tcPr>
            <w:tcW w:w="1985" w:type="dxa"/>
            <w:vAlign w:val="center"/>
          </w:tcPr>
          <w:p w14:paraId="13F7DF9C" w14:textId="77777777" w:rsidR="00EC5A9B" w:rsidRPr="005677CF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 w:hint="eastAsia"/>
                <w:kern w:val="0"/>
                <w:sz w:val="22"/>
                <w:lang w:val="zh-TW"/>
              </w:rPr>
              <w:t>驗證碼押碼方式</w:t>
            </w:r>
          </w:p>
        </w:tc>
        <w:tc>
          <w:tcPr>
            <w:tcW w:w="708" w:type="dxa"/>
            <w:vAlign w:val="center"/>
          </w:tcPr>
          <w:p w14:paraId="274A2B88" w14:textId="77777777" w:rsidR="00EC5A9B" w:rsidRPr="005677CF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N</w:t>
            </w:r>
          </w:p>
        </w:tc>
        <w:tc>
          <w:tcPr>
            <w:tcW w:w="993" w:type="dxa"/>
            <w:vAlign w:val="center"/>
          </w:tcPr>
          <w:p w14:paraId="6374BB4C" w14:textId="77777777" w:rsidR="00EC5A9B" w:rsidRPr="005677CF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1</w:t>
            </w:r>
          </w:p>
        </w:tc>
        <w:tc>
          <w:tcPr>
            <w:tcW w:w="708" w:type="dxa"/>
            <w:vAlign w:val="center"/>
          </w:tcPr>
          <w:p w14:paraId="104249F9" w14:textId="77777777" w:rsidR="00EC5A9B" w:rsidRPr="008444D3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851" w:type="dxa"/>
            <w:vAlign w:val="center"/>
          </w:tcPr>
          <w:p w14:paraId="5A1C967E" w14:textId="77777777" w:rsidR="00EC5A9B" w:rsidRPr="00250367" w:rsidRDefault="00EC5A9B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250367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5C65317" w14:textId="77777777" w:rsidR="00EC5A9B" w:rsidRPr="002533D7" w:rsidRDefault="00EC5A9B" w:rsidP="00FA1D96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</w:p>
        </w:tc>
      </w:tr>
      <w:tr w:rsidR="00DB1EFE" w:rsidRPr="007862FF" w14:paraId="3CA34243" w14:textId="77777777" w:rsidTr="0003547C">
        <w:tc>
          <w:tcPr>
            <w:tcW w:w="534" w:type="dxa"/>
            <w:shd w:val="clear" w:color="auto" w:fill="auto"/>
            <w:vAlign w:val="center"/>
          </w:tcPr>
          <w:p w14:paraId="5FC54FE5" w14:textId="672C239A" w:rsidR="00DB1EFE" w:rsidRPr="00250367" w:rsidRDefault="00C01E99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 w:hint="eastAsia"/>
                <w:sz w:val="22"/>
              </w:rPr>
              <w:t>2</w:t>
            </w:r>
            <w:r w:rsidR="0093506C">
              <w:rPr>
                <w:rFonts w:cs="Times New Roman" w:hint="eastAsia"/>
                <w:sz w:val="22"/>
              </w:rPr>
              <w:t>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F96E394" w14:textId="2026C218" w:rsidR="00DB1EFE" w:rsidRPr="006D1A37" w:rsidRDefault="00DB1EF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sz w:val="22"/>
                <w:lang w:val="zh-TW"/>
              </w:rPr>
              <w:t>errDesc</w:t>
            </w:r>
          </w:p>
        </w:tc>
        <w:tc>
          <w:tcPr>
            <w:tcW w:w="1985" w:type="dxa"/>
            <w:vAlign w:val="center"/>
          </w:tcPr>
          <w:p w14:paraId="4AA56102" w14:textId="09F0E25F" w:rsidR="00DB1EFE" w:rsidRPr="00250367" w:rsidRDefault="00DB1EF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錯誤描述</w:t>
            </w:r>
          </w:p>
        </w:tc>
        <w:tc>
          <w:tcPr>
            <w:tcW w:w="708" w:type="dxa"/>
            <w:vAlign w:val="center"/>
          </w:tcPr>
          <w:p w14:paraId="45876510" w14:textId="79290D35" w:rsidR="00DB1EFE" w:rsidRPr="006D1A37" w:rsidRDefault="00DB1EF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ANS</w:t>
            </w:r>
          </w:p>
        </w:tc>
        <w:tc>
          <w:tcPr>
            <w:tcW w:w="993" w:type="dxa"/>
            <w:vAlign w:val="center"/>
          </w:tcPr>
          <w:p w14:paraId="763D00C2" w14:textId="36EC9B06" w:rsidR="00DB1EFE" w:rsidRPr="006D1A37" w:rsidRDefault="00DB1EF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24"/>
                <w:sz w:val="22"/>
              </w:rPr>
              <w:t>512</w:t>
            </w:r>
          </w:p>
        </w:tc>
        <w:tc>
          <w:tcPr>
            <w:tcW w:w="708" w:type="dxa"/>
            <w:vAlign w:val="center"/>
          </w:tcPr>
          <w:p w14:paraId="1D530C8A" w14:textId="77777777" w:rsidR="00DB1EFE" w:rsidRPr="005677CF" w:rsidRDefault="00DB1EF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</w:p>
        </w:tc>
        <w:tc>
          <w:tcPr>
            <w:tcW w:w="851" w:type="dxa"/>
            <w:vAlign w:val="center"/>
          </w:tcPr>
          <w:p w14:paraId="1614B991" w14:textId="2E03F6E5" w:rsidR="00DB1EFE" w:rsidRPr="00C4692E" w:rsidRDefault="00DB1EFE" w:rsidP="0003547C">
            <w:pPr>
              <w:autoSpaceDE w:val="0"/>
              <w:autoSpaceDN w:val="0"/>
              <w:adjustRightInd w:val="0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8444D3">
              <w:rPr>
                <w:rFonts w:cs="Times New Roman"/>
                <w:kern w:val="0"/>
                <w:sz w:val="22"/>
                <w:lang w:val="zh-TW"/>
              </w:rPr>
              <w:t>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41FA254" w14:textId="7A2863AA" w:rsidR="00DB1EFE" w:rsidRPr="00250367" w:rsidRDefault="00DB1EFE" w:rsidP="00FA1D96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 w:val="22"/>
              </w:rPr>
            </w:pP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若交易成功為空值</w:t>
            </w:r>
          </w:p>
        </w:tc>
      </w:tr>
    </w:tbl>
    <w:p w14:paraId="49A854F8" w14:textId="77777777" w:rsidR="00D251EF" w:rsidRPr="005677CF" w:rsidRDefault="00D251EF" w:rsidP="00D251EF">
      <w:pPr>
        <w:ind w:right="360"/>
        <w:jc w:val="right"/>
        <w:rPr>
          <w:rFonts w:cs="Times New Roman"/>
        </w:rPr>
      </w:pPr>
      <w:r w:rsidRPr="005677CF">
        <w:rPr>
          <w:rFonts w:cs="Times New Roman"/>
          <w:kern w:val="0"/>
          <w:sz w:val="20"/>
          <w:szCs w:val="20"/>
          <w:lang w:val="zh-TW"/>
        </w:rPr>
        <w:t>M</w:t>
      </w:r>
      <w:r w:rsidRPr="00250367">
        <w:rPr>
          <w:rFonts w:cs="Times New Roman" w:hint="eastAsia"/>
          <w:kern w:val="0"/>
          <w:sz w:val="20"/>
          <w:szCs w:val="20"/>
          <w:lang w:val="zh-TW"/>
        </w:rPr>
        <w:t>：必帶欄位；</w:t>
      </w:r>
      <w:r w:rsidRPr="005677CF">
        <w:rPr>
          <w:rFonts w:cs="Times New Roman"/>
          <w:kern w:val="0"/>
          <w:sz w:val="20"/>
          <w:szCs w:val="20"/>
          <w:lang w:val="zh-TW"/>
        </w:rPr>
        <w:t>C</w:t>
      </w:r>
      <w:r w:rsidRPr="00250367">
        <w:rPr>
          <w:rFonts w:cs="Times New Roman" w:hint="eastAsia"/>
          <w:kern w:val="0"/>
          <w:sz w:val="20"/>
          <w:szCs w:val="20"/>
          <w:lang w:val="zh-TW"/>
        </w:rPr>
        <w:t>：特定條件下必帶欄位；</w:t>
      </w:r>
      <w:r w:rsidRPr="005677CF">
        <w:rPr>
          <w:rFonts w:cs="Times New Roman"/>
          <w:kern w:val="0"/>
          <w:sz w:val="20"/>
          <w:szCs w:val="20"/>
          <w:lang w:val="zh-TW"/>
        </w:rPr>
        <w:t>O</w:t>
      </w:r>
      <w:r w:rsidRPr="00250367">
        <w:rPr>
          <w:rFonts w:cs="Times New Roman" w:hint="eastAsia"/>
          <w:kern w:val="0"/>
          <w:sz w:val="20"/>
          <w:szCs w:val="20"/>
          <w:lang w:val="zh-TW"/>
        </w:rPr>
        <w:t>：選帶欄位</w:t>
      </w:r>
    </w:p>
    <w:p w14:paraId="18C5D3D8" w14:textId="333E2762" w:rsidR="005A5838" w:rsidRPr="00C4692E" w:rsidRDefault="00D251EF" w:rsidP="00D251EF">
      <w:pPr>
        <w:pStyle w:val="1"/>
        <w:spacing w:before="0" w:after="0"/>
        <w:ind w:left="431" w:hanging="431"/>
        <w:rPr>
          <w:lang w:eastAsia="zh-TW"/>
        </w:rPr>
      </w:pPr>
      <w:r w:rsidRPr="008444D3">
        <w:rPr>
          <w:kern w:val="0"/>
          <w:sz w:val="28"/>
          <w:szCs w:val="28"/>
          <w:lang w:eastAsia="zh-TW"/>
        </w:rPr>
        <w:br w:type="page"/>
      </w:r>
      <w:bookmarkStart w:id="747" w:name="_Toc474498132"/>
      <w:r w:rsidR="005A5838" w:rsidRPr="008444D3">
        <w:rPr>
          <w:lang w:eastAsia="zh-TW"/>
        </w:rPr>
        <w:t>欄位說明</w:t>
      </w:r>
      <w:bookmarkEnd w:id="747"/>
    </w:p>
    <w:p w14:paraId="2223CA9F" w14:textId="1E33F471" w:rsidR="009749B2" w:rsidRPr="00250367" w:rsidRDefault="009749B2" w:rsidP="006D1A37">
      <w:r w:rsidRPr="005677CF">
        <w:rPr>
          <w:rFonts w:cs="Times New Roman"/>
          <w:kern w:val="24"/>
          <w:szCs w:val="24"/>
        </w:rPr>
        <w:t>依照</w:t>
      </w:r>
      <w:r w:rsidRPr="008444D3">
        <w:rPr>
          <w:rFonts w:cs="Times New Roman"/>
          <w:kern w:val="24"/>
          <w:szCs w:val="24"/>
        </w:rPr>
        <w:t>欄位編號</w:t>
      </w:r>
      <w:r w:rsidRPr="00C4692E">
        <w:rPr>
          <w:rFonts w:cs="Times New Roman"/>
          <w:kern w:val="24"/>
          <w:szCs w:val="24"/>
        </w:rPr>
        <w:t>詳述各欄位資訊</w:t>
      </w:r>
      <w:r w:rsidRPr="00C01E99">
        <w:rPr>
          <w:rFonts w:cs="Times New Roman"/>
          <w:kern w:val="24"/>
          <w:szCs w:val="24"/>
        </w:rPr>
        <w:t>，</w:t>
      </w:r>
      <w:r w:rsidRPr="00CB05E3">
        <w:rPr>
          <w:rFonts w:cs="Times New Roman"/>
          <w:kern w:val="24"/>
          <w:szCs w:val="24"/>
        </w:rPr>
        <w:t>包含格式</w:t>
      </w:r>
      <w:r w:rsidRPr="006D1A37">
        <w:rPr>
          <w:rFonts w:cs="Times New Roman" w:hint="eastAsia"/>
          <w:kern w:val="24"/>
          <w:szCs w:val="24"/>
        </w:rPr>
        <w:t>、</w:t>
      </w:r>
      <w:r w:rsidRPr="005677CF">
        <w:rPr>
          <w:rFonts w:cs="Times New Roman"/>
          <w:kern w:val="24"/>
          <w:szCs w:val="24"/>
        </w:rPr>
        <w:t>長度和說明等項目</w:t>
      </w:r>
      <w:r w:rsidRPr="008444D3">
        <w:rPr>
          <w:rFonts w:cs="Times New Roman"/>
          <w:kern w:val="24"/>
          <w:szCs w:val="24"/>
        </w:rPr>
        <w:t>，</w:t>
      </w:r>
      <w:r w:rsidRPr="00C4692E">
        <w:rPr>
          <w:rFonts w:cs="Times New Roman"/>
          <w:kern w:val="24"/>
          <w:szCs w:val="24"/>
        </w:rPr>
        <w:t>其中長度表示此欄位可允許之最大長度</w:t>
      </w:r>
      <w:r w:rsidRPr="00C01E99">
        <w:rPr>
          <w:rFonts w:cs="Times New Roman"/>
          <w:kern w:val="24"/>
          <w:szCs w:val="24"/>
        </w:rPr>
        <w:t>，</w:t>
      </w:r>
      <w:r w:rsidRPr="00CB05E3">
        <w:rPr>
          <w:rFonts w:cs="Times New Roman"/>
          <w:kern w:val="24"/>
          <w:szCs w:val="24"/>
        </w:rPr>
        <w:t>若有特殊格式需固定長度的部分將描述於各欄位說明。</w:t>
      </w:r>
    </w:p>
    <w:p w14:paraId="748135BB" w14:textId="5BBDDBCF" w:rsidR="00BD0A5C" w:rsidRPr="00C01E99" w:rsidRDefault="00BD0A5C" w:rsidP="006544B7">
      <w:pPr>
        <w:pStyle w:val="2"/>
        <w:spacing w:before="0" w:after="0"/>
        <w:ind w:left="578" w:hanging="578"/>
      </w:pPr>
      <w:bookmarkStart w:id="748" w:name="_Toc408825645"/>
      <w:bookmarkStart w:id="749" w:name="_Toc408825737"/>
      <w:bookmarkStart w:id="750" w:name="_Toc408828315"/>
      <w:bookmarkStart w:id="751" w:name="_Toc409020330"/>
      <w:bookmarkStart w:id="752" w:name="_Toc393205570"/>
      <w:bookmarkStart w:id="753" w:name="_Toc393206480"/>
      <w:bookmarkStart w:id="754" w:name="_Toc474498133"/>
      <w:bookmarkStart w:id="755" w:name="_Toc392060234"/>
      <w:bookmarkEnd w:id="717"/>
      <w:bookmarkEnd w:id="748"/>
      <w:bookmarkEnd w:id="749"/>
      <w:bookmarkEnd w:id="750"/>
      <w:bookmarkEnd w:id="751"/>
      <w:bookmarkEnd w:id="752"/>
      <w:bookmarkEnd w:id="753"/>
      <w:r w:rsidRPr="005677CF">
        <w:t>FIELD_01</w:t>
      </w:r>
      <w:r w:rsidR="00B43819" w:rsidRPr="008444D3">
        <w:t xml:space="preserve"> </w:t>
      </w:r>
      <w:r w:rsidRPr="00C4692E">
        <w:t>交易狀態</w:t>
      </w:r>
      <w:bookmarkEnd w:id="754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BD0A5C" w:rsidRPr="007862FF" w14:paraId="56363A37" w14:textId="77777777" w:rsidTr="00E004D2">
        <w:tc>
          <w:tcPr>
            <w:tcW w:w="959" w:type="dxa"/>
          </w:tcPr>
          <w:p w14:paraId="1BF733F5" w14:textId="77777777" w:rsidR="00BD0A5C" w:rsidRPr="005677CF" w:rsidRDefault="00BD0A5C" w:rsidP="00E004D2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7590FC91" w14:textId="33D0826F" w:rsidR="00BD0A5C" w:rsidRPr="008444D3" w:rsidRDefault="00BD0A5C" w:rsidP="00E004D2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AN</w:t>
            </w:r>
          </w:p>
        </w:tc>
      </w:tr>
      <w:tr w:rsidR="00BD0A5C" w:rsidRPr="007862FF" w14:paraId="36AE73BA" w14:textId="77777777" w:rsidTr="00E004D2">
        <w:tc>
          <w:tcPr>
            <w:tcW w:w="959" w:type="dxa"/>
          </w:tcPr>
          <w:p w14:paraId="79642D43" w14:textId="77777777" w:rsidR="00BD0A5C" w:rsidRPr="005677CF" w:rsidRDefault="00BD0A5C" w:rsidP="00E004D2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13296904" w14:textId="79B51AC2" w:rsidR="00BD0A5C" w:rsidRPr="008444D3" w:rsidRDefault="00BD0A5C" w:rsidP="00E004D2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1 bytes</w:t>
            </w:r>
          </w:p>
        </w:tc>
      </w:tr>
      <w:tr w:rsidR="00BD0A5C" w:rsidRPr="007862FF" w14:paraId="0EE8EA1E" w14:textId="77777777" w:rsidTr="00E004D2">
        <w:tc>
          <w:tcPr>
            <w:tcW w:w="959" w:type="dxa"/>
          </w:tcPr>
          <w:p w14:paraId="5D9A8607" w14:textId="77777777" w:rsidR="00BD0A5C" w:rsidRPr="005677CF" w:rsidRDefault="00BD0A5C" w:rsidP="00E004D2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33EDCC0C" w14:textId="00FC4244" w:rsidR="00BD0A5C" w:rsidRPr="005677CF" w:rsidRDefault="00BD0A5C" w:rsidP="00E004D2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0</w:t>
            </w:r>
            <w:r w:rsidR="00967E5C" w:rsidRPr="00250367">
              <w:rPr>
                <w:rFonts w:cs="Times New Roman" w:hint="eastAsia"/>
                <w:kern w:val="24"/>
                <w:szCs w:val="24"/>
              </w:rPr>
              <w:t>：交易</w:t>
            </w:r>
            <w:r w:rsidRPr="00250367">
              <w:rPr>
                <w:rFonts w:cs="Times New Roman" w:hint="eastAsia"/>
                <w:kern w:val="24"/>
                <w:szCs w:val="24"/>
              </w:rPr>
              <w:t>請求。</w:t>
            </w:r>
          </w:p>
          <w:p w14:paraId="0C14A41F" w14:textId="6EE63144" w:rsidR="00BD0A5C" w:rsidRPr="005677CF" w:rsidRDefault="00BD0A5C" w:rsidP="00E004D2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1</w:t>
            </w:r>
            <w:r w:rsidR="00967E5C" w:rsidRPr="00250367">
              <w:rPr>
                <w:rFonts w:cs="Times New Roman" w:hint="eastAsia"/>
                <w:kern w:val="24"/>
                <w:szCs w:val="24"/>
              </w:rPr>
              <w:t>：交易</w:t>
            </w:r>
            <w:r w:rsidRPr="00250367">
              <w:rPr>
                <w:rFonts w:cs="Times New Roman" w:hint="eastAsia"/>
                <w:kern w:val="24"/>
                <w:szCs w:val="24"/>
              </w:rPr>
              <w:t>回應。</w:t>
            </w:r>
          </w:p>
        </w:tc>
      </w:tr>
    </w:tbl>
    <w:p w14:paraId="7A50BA21" w14:textId="5CBFF7F0" w:rsidR="00394811" w:rsidRPr="007862FF" w:rsidRDefault="00394811" w:rsidP="006544B7">
      <w:pPr>
        <w:pStyle w:val="2"/>
        <w:spacing w:before="0" w:after="0"/>
        <w:ind w:left="578" w:hanging="578"/>
      </w:pPr>
      <w:bookmarkStart w:id="756" w:name="_Toc474498134"/>
      <w:r w:rsidRPr="007862FF">
        <w:t>FIELD_0</w:t>
      </w:r>
      <w:r w:rsidR="00BD0A5C" w:rsidRPr="007862FF">
        <w:t>2</w:t>
      </w:r>
      <w:r w:rsidRPr="007862FF">
        <w:t xml:space="preserve"> </w:t>
      </w:r>
      <w:r w:rsidRPr="007862FF">
        <w:rPr>
          <w:rFonts w:hint="eastAsia"/>
        </w:rPr>
        <w:t>交易類型</w:t>
      </w:r>
      <w:bookmarkEnd w:id="756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394811" w:rsidRPr="007862FF" w14:paraId="4D6FA87A" w14:textId="77777777" w:rsidTr="00394811">
        <w:tc>
          <w:tcPr>
            <w:tcW w:w="959" w:type="dxa"/>
          </w:tcPr>
          <w:p w14:paraId="06017249" w14:textId="77777777" w:rsidR="00394811" w:rsidRPr="005677CF" w:rsidRDefault="00394811" w:rsidP="00394811">
            <w:pPr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008A1C63" w14:textId="4B979F35" w:rsidR="00394811" w:rsidRPr="00C4692E" w:rsidRDefault="00322314" w:rsidP="00394811">
            <w:pPr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AN</w:t>
            </w:r>
          </w:p>
        </w:tc>
      </w:tr>
      <w:tr w:rsidR="00394811" w:rsidRPr="007862FF" w14:paraId="3E64A7F1" w14:textId="77777777" w:rsidTr="00394811">
        <w:tc>
          <w:tcPr>
            <w:tcW w:w="959" w:type="dxa"/>
          </w:tcPr>
          <w:p w14:paraId="4F9F3819" w14:textId="77777777" w:rsidR="00394811" w:rsidRPr="005677CF" w:rsidRDefault="00394811" w:rsidP="00394811">
            <w:pPr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2A37EBFA" w14:textId="77777777" w:rsidR="00394811" w:rsidRPr="008444D3" w:rsidRDefault="00394811" w:rsidP="00394811">
            <w:pPr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4 bytes</w:t>
            </w:r>
          </w:p>
        </w:tc>
      </w:tr>
      <w:tr w:rsidR="00394811" w:rsidRPr="007862FF" w14:paraId="1043E354" w14:textId="77777777" w:rsidTr="00394811">
        <w:tc>
          <w:tcPr>
            <w:tcW w:w="959" w:type="dxa"/>
          </w:tcPr>
          <w:p w14:paraId="368BA563" w14:textId="77777777" w:rsidR="00394811" w:rsidRPr="005677CF" w:rsidRDefault="00394811" w:rsidP="00394811">
            <w:pPr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2654A2D4" w14:textId="41144394" w:rsidR="00394811" w:rsidRPr="005677CF" w:rsidRDefault="002152BF" w:rsidP="00394811">
            <w:pPr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交易類型共四碼，編碼原則</w:t>
            </w:r>
            <w:r w:rsidR="00E06BFE" w:rsidRPr="00250367">
              <w:rPr>
                <w:rFonts w:cs="Times New Roman" w:hint="eastAsia"/>
                <w:kern w:val="24"/>
                <w:szCs w:val="24"/>
              </w:rPr>
              <w:t>：</w:t>
            </w:r>
          </w:p>
          <w:p w14:paraId="3B1FE7C0" w14:textId="711D8F67" w:rsidR="002152BF" w:rsidRPr="005677CF" w:rsidRDefault="002152BF" w:rsidP="00394811">
            <w:pPr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第一碼：</w:t>
            </w:r>
          </w:p>
          <w:p w14:paraId="4BDF104D" w14:textId="14CD0839" w:rsidR="002152BF" w:rsidRPr="005677CF" w:rsidRDefault="002152BF" w:rsidP="00394811">
            <w:pPr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/>
                <w:kern w:val="24"/>
                <w:szCs w:val="24"/>
              </w:rPr>
              <w:t>0</w:t>
            </w:r>
            <w:r w:rsidRPr="00250367">
              <w:rPr>
                <w:rFonts w:cs="Times New Roman" w:hint="eastAsia"/>
                <w:kern w:val="24"/>
                <w:szCs w:val="24"/>
              </w:rPr>
              <w:t>：正向交易</w:t>
            </w:r>
          </w:p>
          <w:p w14:paraId="18C134A6" w14:textId="66DB9EE2" w:rsidR="002152BF" w:rsidRPr="005677CF" w:rsidRDefault="002152BF" w:rsidP="00394811">
            <w:pPr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/>
                <w:kern w:val="24"/>
                <w:szCs w:val="24"/>
              </w:rPr>
              <w:t>1</w:t>
            </w:r>
            <w:r w:rsidRPr="00250367">
              <w:rPr>
                <w:rFonts w:cs="Times New Roman" w:hint="eastAsia"/>
                <w:kern w:val="24"/>
                <w:szCs w:val="24"/>
              </w:rPr>
              <w:t>：反向交易</w:t>
            </w:r>
          </w:p>
          <w:p w14:paraId="676CA8D6" w14:textId="6A151869" w:rsidR="00C255B2" w:rsidRPr="005677CF" w:rsidRDefault="00C255B2" w:rsidP="00394811">
            <w:pPr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/>
                <w:kern w:val="24"/>
                <w:szCs w:val="24"/>
              </w:rPr>
              <w:t>9</w:t>
            </w:r>
            <w:r w:rsidRPr="00250367">
              <w:rPr>
                <w:rFonts w:cs="Times New Roman" w:hint="eastAsia"/>
                <w:kern w:val="24"/>
                <w:szCs w:val="24"/>
              </w:rPr>
              <w:t>：查詢及系統類交易</w:t>
            </w:r>
          </w:p>
          <w:p w14:paraId="2DEF342C" w14:textId="590D2362" w:rsidR="002152BF" w:rsidRPr="005677CF" w:rsidRDefault="002152BF" w:rsidP="00394811">
            <w:pPr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第二碼：</w:t>
            </w:r>
          </w:p>
          <w:p w14:paraId="68134B61" w14:textId="3372ECB4" w:rsidR="002152BF" w:rsidRPr="005677CF" w:rsidRDefault="002152BF" w:rsidP="00394811">
            <w:pPr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/>
                <w:kern w:val="24"/>
                <w:szCs w:val="24"/>
              </w:rPr>
              <w:t>0</w:t>
            </w:r>
            <w:r w:rsidRPr="00250367">
              <w:rPr>
                <w:rFonts w:cs="Times New Roman" w:hint="eastAsia"/>
                <w:kern w:val="24"/>
                <w:szCs w:val="24"/>
              </w:rPr>
              <w:t>：跨境匯入網路交易</w:t>
            </w:r>
          </w:p>
          <w:p w14:paraId="5AEF961F" w14:textId="345A9830" w:rsidR="002152BF" w:rsidRPr="004A12B2" w:rsidRDefault="002152BF" w:rsidP="00394811">
            <w:pPr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/>
                <w:kern w:val="24"/>
                <w:szCs w:val="24"/>
              </w:rPr>
              <w:t>1</w:t>
            </w:r>
            <w:r w:rsidRPr="00250367">
              <w:rPr>
                <w:rFonts w:cs="Times New Roman" w:hint="eastAsia"/>
                <w:kern w:val="24"/>
                <w:szCs w:val="24"/>
              </w:rPr>
              <w:t>：跨境</w:t>
            </w:r>
            <w:r w:rsidR="006D1A37" w:rsidRPr="004A12B2">
              <w:rPr>
                <w:rFonts w:cs="Times New Roman" w:hint="eastAsia"/>
                <w:kern w:val="24"/>
                <w:szCs w:val="24"/>
              </w:rPr>
              <w:t>匯入</w:t>
            </w:r>
            <w:r w:rsidRPr="004A12B2">
              <w:rPr>
                <w:rFonts w:cs="Times New Roman"/>
                <w:kern w:val="24"/>
                <w:szCs w:val="24"/>
              </w:rPr>
              <w:t>O2O</w:t>
            </w:r>
            <w:r w:rsidRPr="004A12B2">
              <w:rPr>
                <w:rFonts w:cs="Times New Roman" w:hint="eastAsia"/>
                <w:kern w:val="24"/>
                <w:szCs w:val="24"/>
              </w:rPr>
              <w:t>交易</w:t>
            </w:r>
          </w:p>
          <w:p w14:paraId="01AB7276" w14:textId="77777777" w:rsidR="00C40F64" w:rsidRPr="008444D3" w:rsidRDefault="00C40F64" w:rsidP="00394811">
            <w:pPr>
              <w:rPr>
                <w:rFonts w:cs="Times New Roman"/>
                <w:kern w:val="24"/>
                <w:szCs w:val="24"/>
              </w:rPr>
            </w:pPr>
          </w:p>
          <w:p w14:paraId="2952BE8F" w14:textId="6DC02337" w:rsidR="00C40F64" w:rsidRPr="005677CF" w:rsidRDefault="00C40F64" w:rsidP="00394811">
            <w:pPr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目前支援交易類型：</w:t>
            </w:r>
          </w:p>
          <w:tbl>
            <w:tblPr>
              <w:tblStyle w:val="af0"/>
              <w:tblW w:w="0" w:type="auto"/>
              <w:tblLook w:val="04A0" w:firstRow="1" w:lastRow="0" w:firstColumn="1" w:lastColumn="0" w:noHBand="0" w:noVBand="1"/>
            </w:tblPr>
            <w:tblGrid>
              <w:gridCol w:w="1356"/>
              <w:gridCol w:w="7177"/>
            </w:tblGrid>
            <w:tr w:rsidR="00033719" w:rsidRPr="007862FF" w14:paraId="3E4BC519" w14:textId="77777777" w:rsidTr="00394811">
              <w:tc>
                <w:tcPr>
                  <w:tcW w:w="1356" w:type="dxa"/>
                  <w:tcBorders>
                    <w:right w:val="single" w:sz="8" w:space="0" w:color="auto"/>
                  </w:tcBorders>
                </w:tcPr>
                <w:p w14:paraId="17F76D05" w14:textId="77777777" w:rsidR="00394811" w:rsidRPr="005677CF" w:rsidRDefault="00394811" w:rsidP="00394811">
                  <w:pPr>
                    <w:widowControl/>
                    <w:textAlignment w:val="center"/>
                    <w:rPr>
                      <w:rFonts w:cs="Times New Roman"/>
                      <w:kern w:val="24"/>
                      <w:szCs w:val="24"/>
                    </w:rPr>
                  </w:pPr>
                  <w:r w:rsidRPr="007862FF">
                    <w:rPr>
                      <w:rFonts w:cs="Times New Roman" w:hint="eastAsia"/>
                      <w:kern w:val="24"/>
                      <w:szCs w:val="24"/>
                    </w:rPr>
                    <w:t>交易類型</w:t>
                  </w:r>
                </w:p>
              </w:tc>
              <w:tc>
                <w:tcPr>
                  <w:tcW w:w="7177" w:type="dxa"/>
                  <w:tcBorders>
                    <w:left w:val="single" w:sz="8" w:space="0" w:color="auto"/>
                  </w:tcBorders>
                </w:tcPr>
                <w:p w14:paraId="0A1E0FAB" w14:textId="77777777" w:rsidR="00394811" w:rsidRPr="005677CF" w:rsidRDefault="00394811" w:rsidP="00394811">
                  <w:pPr>
                    <w:widowControl/>
                    <w:textAlignment w:val="center"/>
                    <w:rPr>
                      <w:rFonts w:cs="Times New Roman"/>
                      <w:kern w:val="24"/>
                      <w:szCs w:val="24"/>
                    </w:rPr>
                  </w:pPr>
                  <w:r w:rsidRPr="007862FF">
                    <w:rPr>
                      <w:rFonts w:cs="Times New Roman" w:hint="eastAsia"/>
                      <w:kern w:val="24"/>
                      <w:szCs w:val="24"/>
                    </w:rPr>
                    <w:t>說明</w:t>
                  </w:r>
                </w:p>
              </w:tc>
            </w:tr>
            <w:tr w:rsidR="00033719" w:rsidRPr="007862FF" w14:paraId="5AF4609B" w14:textId="77777777" w:rsidTr="00394811">
              <w:trPr>
                <w:trHeight w:val="60"/>
              </w:trPr>
              <w:tc>
                <w:tcPr>
                  <w:tcW w:w="1356" w:type="dxa"/>
                  <w:tcBorders>
                    <w:right w:val="single" w:sz="8" w:space="0" w:color="auto"/>
                  </w:tcBorders>
                </w:tcPr>
                <w:p w14:paraId="7BD52FD6" w14:textId="1CF51B53" w:rsidR="00394811" w:rsidRPr="005677CF" w:rsidRDefault="00394811" w:rsidP="00904440">
                  <w:pPr>
                    <w:widowControl/>
                    <w:jc w:val="center"/>
                    <w:textAlignment w:val="center"/>
                    <w:rPr>
                      <w:rFonts w:cs="Times New Roman"/>
                      <w:kern w:val="24"/>
                      <w:szCs w:val="24"/>
                    </w:rPr>
                  </w:pPr>
                  <w:r w:rsidRPr="007862FF">
                    <w:rPr>
                      <w:rFonts w:cs="Times New Roman"/>
                      <w:kern w:val="24"/>
                      <w:szCs w:val="24"/>
                    </w:rPr>
                    <w:t>0</w:t>
                  </w:r>
                  <w:r w:rsidR="00904440" w:rsidRPr="007862FF">
                    <w:rPr>
                      <w:rFonts w:cs="Times New Roman"/>
                      <w:kern w:val="24"/>
                      <w:szCs w:val="24"/>
                    </w:rPr>
                    <w:t>1</w:t>
                  </w:r>
                  <w:r w:rsidRPr="005677CF">
                    <w:rPr>
                      <w:rFonts w:cs="Times New Roman"/>
                      <w:kern w:val="24"/>
                      <w:szCs w:val="24"/>
                    </w:rPr>
                    <w:t>01</w:t>
                  </w:r>
                </w:p>
              </w:tc>
              <w:tc>
                <w:tcPr>
                  <w:tcW w:w="7177" w:type="dxa"/>
                  <w:tcBorders>
                    <w:left w:val="single" w:sz="8" w:space="0" w:color="auto"/>
                  </w:tcBorders>
                </w:tcPr>
                <w:p w14:paraId="3C992A31" w14:textId="2DAB02FD" w:rsidR="00394811" w:rsidRPr="005677CF" w:rsidRDefault="00904440" w:rsidP="00257AB1">
                  <w:pPr>
                    <w:widowControl/>
                    <w:textAlignment w:val="center"/>
                    <w:rPr>
                      <w:rFonts w:cs="Times New Roman"/>
                      <w:kern w:val="24"/>
                      <w:szCs w:val="24"/>
                    </w:rPr>
                  </w:pPr>
                  <w:r w:rsidRPr="007862FF">
                    <w:rPr>
                      <w:rFonts w:cs="Times New Roman" w:hint="eastAsia"/>
                      <w:kern w:val="24"/>
                      <w:szCs w:val="24"/>
                    </w:rPr>
                    <w:t>商店掃碼購物交易</w:t>
                  </w:r>
                </w:p>
              </w:tc>
            </w:tr>
            <w:tr w:rsidR="00360681" w:rsidRPr="007862FF" w14:paraId="2498FE25" w14:textId="77777777" w:rsidTr="00216B62">
              <w:tc>
                <w:tcPr>
                  <w:tcW w:w="1356" w:type="dxa"/>
                  <w:tcBorders>
                    <w:right w:val="single" w:sz="8" w:space="0" w:color="auto"/>
                  </w:tcBorders>
                </w:tcPr>
                <w:p w14:paraId="3DC822D0" w14:textId="77777777" w:rsidR="00360681" w:rsidRPr="004A12B2" w:rsidRDefault="00360681" w:rsidP="00216B62">
                  <w:pPr>
                    <w:widowControl/>
                    <w:jc w:val="center"/>
                    <w:textAlignment w:val="center"/>
                    <w:rPr>
                      <w:rFonts w:cs="Times New Roman"/>
                      <w:kern w:val="24"/>
                      <w:szCs w:val="24"/>
                    </w:rPr>
                  </w:pPr>
                  <w:r w:rsidRPr="004A12B2">
                    <w:rPr>
                      <w:rFonts w:cs="Times New Roman"/>
                      <w:kern w:val="24"/>
                      <w:szCs w:val="24"/>
                    </w:rPr>
                    <w:t>1101</w:t>
                  </w:r>
                </w:p>
              </w:tc>
              <w:tc>
                <w:tcPr>
                  <w:tcW w:w="7177" w:type="dxa"/>
                  <w:tcBorders>
                    <w:left w:val="single" w:sz="8" w:space="0" w:color="auto"/>
                  </w:tcBorders>
                </w:tcPr>
                <w:p w14:paraId="41EC62D9" w14:textId="4463EA48" w:rsidR="00360681" w:rsidRPr="004A12B2" w:rsidRDefault="006D1A37">
                  <w:pPr>
                    <w:widowControl/>
                    <w:textAlignment w:val="center"/>
                    <w:rPr>
                      <w:rFonts w:cs="Times New Roman"/>
                      <w:kern w:val="24"/>
                      <w:szCs w:val="24"/>
                    </w:rPr>
                  </w:pPr>
                  <w:r w:rsidRPr="004A12B2">
                    <w:rPr>
                      <w:rFonts w:cs="Times New Roman" w:hint="eastAsia"/>
                      <w:kern w:val="24"/>
                      <w:szCs w:val="24"/>
                    </w:rPr>
                    <w:t>跨境匯入</w:t>
                  </w:r>
                  <w:r w:rsidRPr="004A12B2">
                    <w:rPr>
                      <w:rFonts w:cs="Times New Roman"/>
                      <w:kern w:val="24"/>
                      <w:szCs w:val="24"/>
                    </w:rPr>
                    <w:t>O2O</w:t>
                  </w:r>
                  <w:r w:rsidR="00360681" w:rsidRPr="004A12B2">
                    <w:rPr>
                      <w:rFonts w:cs="Times New Roman" w:hint="eastAsia"/>
                      <w:kern w:val="24"/>
                      <w:szCs w:val="24"/>
                    </w:rPr>
                    <w:t>退款交易</w:t>
                  </w:r>
                </w:p>
              </w:tc>
            </w:tr>
            <w:tr w:rsidR="00904440" w:rsidRPr="007862FF" w14:paraId="6E00C89E" w14:textId="77777777" w:rsidTr="00236A5E">
              <w:tc>
                <w:tcPr>
                  <w:tcW w:w="1356" w:type="dxa"/>
                  <w:tcBorders>
                    <w:right w:val="single" w:sz="8" w:space="0" w:color="auto"/>
                  </w:tcBorders>
                </w:tcPr>
                <w:p w14:paraId="337012CA" w14:textId="63744C3F" w:rsidR="00904440" w:rsidRPr="004A12B2" w:rsidRDefault="00360681">
                  <w:pPr>
                    <w:widowControl/>
                    <w:jc w:val="center"/>
                    <w:textAlignment w:val="center"/>
                    <w:rPr>
                      <w:rFonts w:cs="Times New Roman"/>
                      <w:kern w:val="24"/>
                      <w:szCs w:val="24"/>
                    </w:rPr>
                  </w:pPr>
                  <w:r w:rsidRPr="004A12B2">
                    <w:rPr>
                      <w:rFonts w:cs="Times New Roman"/>
                      <w:kern w:val="24"/>
                      <w:szCs w:val="24"/>
                    </w:rPr>
                    <w:t>110</w:t>
                  </w:r>
                  <w:r w:rsidRPr="004A12B2">
                    <w:rPr>
                      <w:rFonts w:cs="Times New Roman" w:hint="eastAsia"/>
                      <w:kern w:val="24"/>
                      <w:szCs w:val="24"/>
                    </w:rPr>
                    <w:t>2</w:t>
                  </w:r>
                </w:p>
              </w:tc>
              <w:tc>
                <w:tcPr>
                  <w:tcW w:w="7177" w:type="dxa"/>
                  <w:tcBorders>
                    <w:left w:val="single" w:sz="8" w:space="0" w:color="auto"/>
                  </w:tcBorders>
                </w:tcPr>
                <w:p w14:paraId="6D8DA506" w14:textId="481FA818" w:rsidR="00904440" w:rsidRPr="004A12B2" w:rsidRDefault="006D1A37" w:rsidP="00236A5E">
                  <w:pPr>
                    <w:widowControl/>
                    <w:textAlignment w:val="center"/>
                    <w:rPr>
                      <w:rFonts w:cs="Times New Roman"/>
                      <w:kern w:val="24"/>
                      <w:szCs w:val="24"/>
                    </w:rPr>
                  </w:pPr>
                  <w:r w:rsidRPr="004A12B2">
                    <w:rPr>
                      <w:rFonts w:cs="Times New Roman" w:hint="eastAsia"/>
                      <w:kern w:val="24"/>
                      <w:szCs w:val="24"/>
                    </w:rPr>
                    <w:t>跨境匯入</w:t>
                  </w:r>
                  <w:r w:rsidRPr="004A12B2">
                    <w:rPr>
                      <w:rFonts w:cs="Times New Roman"/>
                      <w:kern w:val="24"/>
                      <w:szCs w:val="24"/>
                    </w:rPr>
                    <w:t>O2O</w:t>
                  </w:r>
                  <w:r w:rsidR="00360681" w:rsidRPr="004A12B2">
                    <w:rPr>
                      <w:rFonts w:cs="Times New Roman" w:hint="eastAsia"/>
                      <w:kern w:val="24"/>
                      <w:szCs w:val="24"/>
                    </w:rPr>
                    <w:t>沖正</w:t>
                  </w:r>
                  <w:r w:rsidR="00904440" w:rsidRPr="004A12B2">
                    <w:rPr>
                      <w:rFonts w:cs="Times New Roman" w:hint="eastAsia"/>
                      <w:kern w:val="24"/>
                      <w:szCs w:val="24"/>
                    </w:rPr>
                    <w:t>交易</w:t>
                  </w:r>
                </w:p>
              </w:tc>
            </w:tr>
            <w:tr w:rsidR="00D012D3" w:rsidRPr="007862FF" w14:paraId="158BAC9A" w14:textId="77777777" w:rsidTr="00D012D3">
              <w:tc>
                <w:tcPr>
                  <w:tcW w:w="1356" w:type="dxa"/>
                  <w:tcBorders>
                    <w:right w:val="single" w:sz="8" w:space="0" w:color="auto"/>
                  </w:tcBorders>
                </w:tcPr>
                <w:p w14:paraId="7E796CD1" w14:textId="77777777" w:rsidR="00D012D3" w:rsidRPr="004A12B2" w:rsidRDefault="00D012D3" w:rsidP="00D012D3">
                  <w:pPr>
                    <w:widowControl/>
                    <w:jc w:val="center"/>
                    <w:textAlignment w:val="center"/>
                    <w:rPr>
                      <w:rFonts w:cs="Times New Roman"/>
                      <w:kern w:val="24"/>
                      <w:szCs w:val="24"/>
                    </w:rPr>
                  </w:pPr>
                  <w:r w:rsidRPr="004A12B2">
                    <w:rPr>
                      <w:rFonts w:cs="Times New Roman"/>
                      <w:kern w:val="24"/>
                      <w:szCs w:val="24"/>
                    </w:rPr>
                    <w:t>9100</w:t>
                  </w:r>
                </w:p>
              </w:tc>
              <w:tc>
                <w:tcPr>
                  <w:tcW w:w="7177" w:type="dxa"/>
                  <w:tcBorders>
                    <w:left w:val="single" w:sz="8" w:space="0" w:color="auto"/>
                  </w:tcBorders>
                </w:tcPr>
                <w:p w14:paraId="135095B3" w14:textId="018075B1" w:rsidR="00D012D3" w:rsidRPr="004A12B2" w:rsidRDefault="006D1A37" w:rsidP="00D012D3">
                  <w:pPr>
                    <w:widowControl/>
                    <w:textAlignment w:val="center"/>
                    <w:rPr>
                      <w:rFonts w:cs="Times New Roman"/>
                      <w:kern w:val="24"/>
                      <w:szCs w:val="24"/>
                    </w:rPr>
                  </w:pPr>
                  <w:r w:rsidRPr="004A12B2">
                    <w:rPr>
                      <w:rFonts w:cs="Times New Roman" w:hint="eastAsia"/>
                      <w:kern w:val="24"/>
                      <w:szCs w:val="24"/>
                    </w:rPr>
                    <w:t>跨境匯入</w:t>
                  </w:r>
                  <w:r w:rsidRPr="004A12B2">
                    <w:rPr>
                      <w:rFonts w:cs="Times New Roman"/>
                      <w:kern w:val="24"/>
                      <w:szCs w:val="24"/>
                    </w:rPr>
                    <w:t>O2O</w:t>
                  </w:r>
                  <w:r w:rsidR="00D012D3" w:rsidRPr="004A12B2">
                    <w:rPr>
                      <w:rFonts w:cs="Times New Roman" w:hint="eastAsia"/>
                      <w:kern w:val="24"/>
                      <w:szCs w:val="24"/>
                    </w:rPr>
                    <w:t>查詢交易</w:t>
                  </w:r>
                </w:p>
              </w:tc>
            </w:tr>
            <w:tr w:rsidR="00904440" w:rsidRPr="007862FF" w14:paraId="38852871" w14:textId="77777777" w:rsidTr="00236A5E">
              <w:tc>
                <w:tcPr>
                  <w:tcW w:w="1356" w:type="dxa"/>
                  <w:tcBorders>
                    <w:right w:val="single" w:sz="8" w:space="0" w:color="auto"/>
                  </w:tcBorders>
                </w:tcPr>
                <w:p w14:paraId="2F1D55C1" w14:textId="6E093B83" w:rsidR="00904440" w:rsidRPr="004A12B2" w:rsidRDefault="00D012D3">
                  <w:pPr>
                    <w:widowControl/>
                    <w:jc w:val="center"/>
                    <w:textAlignment w:val="center"/>
                    <w:rPr>
                      <w:rFonts w:cs="Times New Roman"/>
                      <w:kern w:val="24"/>
                      <w:szCs w:val="24"/>
                    </w:rPr>
                  </w:pPr>
                  <w:r w:rsidRPr="004A12B2">
                    <w:rPr>
                      <w:rFonts w:cs="Times New Roman"/>
                      <w:kern w:val="24"/>
                      <w:szCs w:val="24"/>
                    </w:rPr>
                    <w:t>910</w:t>
                  </w:r>
                  <w:r w:rsidRPr="004A12B2">
                    <w:rPr>
                      <w:rFonts w:cs="Times New Roman" w:hint="eastAsia"/>
                      <w:kern w:val="24"/>
                      <w:szCs w:val="24"/>
                    </w:rPr>
                    <w:t>2</w:t>
                  </w:r>
                </w:p>
              </w:tc>
              <w:tc>
                <w:tcPr>
                  <w:tcW w:w="7177" w:type="dxa"/>
                  <w:tcBorders>
                    <w:left w:val="single" w:sz="8" w:space="0" w:color="auto"/>
                  </w:tcBorders>
                </w:tcPr>
                <w:p w14:paraId="136F8670" w14:textId="382FBA07" w:rsidR="00904440" w:rsidRPr="004A12B2" w:rsidRDefault="006D1A37">
                  <w:pPr>
                    <w:widowControl/>
                    <w:textAlignment w:val="center"/>
                    <w:rPr>
                      <w:rFonts w:cs="Times New Roman"/>
                      <w:kern w:val="24"/>
                      <w:szCs w:val="24"/>
                    </w:rPr>
                  </w:pPr>
                  <w:r w:rsidRPr="004A12B2">
                    <w:rPr>
                      <w:rFonts w:cs="Times New Roman" w:hint="eastAsia"/>
                      <w:kern w:val="24"/>
                      <w:szCs w:val="24"/>
                    </w:rPr>
                    <w:t>跨境匯入</w:t>
                  </w:r>
                  <w:r w:rsidRPr="004A12B2">
                    <w:rPr>
                      <w:rFonts w:cs="Times New Roman"/>
                      <w:kern w:val="24"/>
                      <w:szCs w:val="24"/>
                    </w:rPr>
                    <w:t>O2O</w:t>
                  </w:r>
                  <w:r w:rsidR="00D012D3" w:rsidRPr="004A12B2">
                    <w:rPr>
                      <w:rFonts w:cs="Times New Roman" w:hint="eastAsia"/>
                      <w:kern w:val="24"/>
                      <w:szCs w:val="24"/>
                    </w:rPr>
                    <w:t>彙總</w:t>
                  </w:r>
                  <w:r w:rsidR="00904440" w:rsidRPr="004A12B2">
                    <w:rPr>
                      <w:rFonts w:cs="Times New Roman" w:hint="eastAsia"/>
                      <w:kern w:val="24"/>
                      <w:szCs w:val="24"/>
                    </w:rPr>
                    <w:t>查詢交易</w:t>
                  </w:r>
                </w:p>
              </w:tc>
            </w:tr>
            <w:tr w:rsidR="00904440" w:rsidRPr="007862FF" w14:paraId="491B76D5" w14:textId="77777777" w:rsidTr="00236A5E">
              <w:tc>
                <w:tcPr>
                  <w:tcW w:w="1356" w:type="dxa"/>
                  <w:tcBorders>
                    <w:right w:val="single" w:sz="8" w:space="0" w:color="auto"/>
                  </w:tcBorders>
                </w:tcPr>
                <w:p w14:paraId="20058FE0" w14:textId="048DCCBB" w:rsidR="00904440" w:rsidRPr="004A12B2" w:rsidRDefault="006D1A37" w:rsidP="006D1A37">
                  <w:pPr>
                    <w:widowControl/>
                    <w:jc w:val="center"/>
                    <w:textAlignment w:val="center"/>
                    <w:rPr>
                      <w:rFonts w:cs="Times New Roman"/>
                      <w:kern w:val="24"/>
                      <w:szCs w:val="24"/>
                    </w:rPr>
                  </w:pPr>
                  <w:r w:rsidRPr="004A12B2">
                    <w:rPr>
                      <w:rFonts w:cs="Times New Roman"/>
                      <w:kern w:val="24"/>
                      <w:szCs w:val="24"/>
                    </w:rPr>
                    <w:t>9101</w:t>
                  </w:r>
                </w:p>
              </w:tc>
              <w:tc>
                <w:tcPr>
                  <w:tcW w:w="7177" w:type="dxa"/>
                  <w:tcBorders>
                    <w:left w:val="single" w:sz="8" w:space="0" w:color="auto"/>
                  </w:tcBorders>
                </w:tcPr>
                <w:p w14:paraId="106D3874" w14:textId="132EA234" w:rsidR="00904440" w:rsidRPr="004A12B2" w:rsidRDefault="009774D9" w:rsidP="00236A5E">
                  <w:pPr>
                    <w:widowControl/>
                    <w:textAlignment w:val="center"/>
                    <w:rPr>
                      <w:rFonts w:cs="Times New Roman"/>
                      <w:kern w:val="24"/>
                      <w:szCs w:val="24"/>
                    </w:rPr>
                  </w:pPr>
                  <w:r w:rsidRPr="004A12B2">
                    <w:rPr>
                      <w:rFonts w:cs="Times New Roman" w:hint="eastAsia"/>
                      <w:kern w:val="24"/>
                      <w:szCs w:val="24"/>
                    </w:rPr>
                    <w:t>顧客掃碼支付結果後台通知訊息</w:t>
                  </w:r>
                </w:p>
              </w:tc>
            </w:tr>
            <w:tr w:rsidR="00904440" w:rsidRPr="007862FF" w14:paraId="083E58A1" w14:textId="77777777" w:rsidTr="00236A5E">
              <w:tc>
                <w:tcPr>
                  <w:tcW w:w="1356" w:type="dxa"/>
                  <w:tcBorders>
                    <w:right w:val="single" w:sz="8" w:space="0" w:color="auto"/>
                  </w:tcBorders>
                </w:tcPr>
                <w:p w14:paraId="3DAAA82A" w14:textId="77777777" w:rsidR="00904440" w:rsidRPr="005677CF" w:rsidRDefault="00904440" w:rsidP="00236A5E">
                  <w:pPr>
                    <w:widowControl/>
                    <w:jc w:val="center"/>
                    <w:textAlignment w:val="center"/>
                    <w:rPr>
                      <w:rFonts w:cs="Times New Roman"/>
                      <w:kern w:val="24"/>
                      <w:szCs w:val="24"/>
                    </w:rPr>
                  </w:pPr>
                  <w:r w:rsidRPr="007862FF">
                    <w:rPr>
                      <w:rFonts w:cs="Times New Roman"/>
                      <w:kern w:val="24"/>
                      <w:szCs w:val="24"/>
                    </w:rPr>
                    <w:t>9001</w:t>
                  </w:r>
                </w:p>
              </w:tc>
              <w:tc>
                <w:tcPr>
                  <w:tcW w:w="7177" w:type="dxa"/>
                  <w:tcBorders>
                    <w:left w:val="single" w:sz="8" w:space="0" w:color="auto"/>
                  </w:tcBorders>
                </w:tcPr>
                <w:p w14:paraId="5702247B" w14:textId="1012AFD3" w:rsidR="00904440" w:rsidRPr="005677CF" w:rsidRDefault="0006479B" w:rsidP="00236A5E">
                  <w:pPr>
                    <w:widowControl/>
                    <w:textAlignment w:val="center"/>
                    <w:rPr>
                      <w:rFonts w:cs="Times New Roman"/>
                      <w:kern w:val="24"/>
                      <w:szCs w:val="24"/>
                    </w:rPr>
                  </w:pPr>
                  <w:r>
                    <w:rPr>
                      <w:rFonts w:cs="Times New Roman" w:hint="eastAsia"/>
                      <w:kern w:val="24"/>
                      <w:szCs w:val="24"/>
                    </w:rPr>
                    <w:t>驗證碼更新</w:t>
                  </w:r>
                  <w:r w:rsidR="00904440" w:rsidRPr="007862FF">
                    <w:rPr>
                      <w:rFonts w:cs="Times New Roman" w:hint="eastAsia"/>
                      <w:kern w:val="24"/>
                      <w:szCs w:val="24"/>
                    </w:rPr>
                    <w:t>交易</w:t>
                  </w:r>
                </w:p>
              </w:tc>
            </w:tr>
          </w:tbl>
          <w:p w14:paraId="1BEDE3AB" w14:textId="77777777" w:rsidR="00394811" w:rsidRPr="00250367" w:rsidRDefault="00394811" w:rsidP="00394811">
            <w:pPr>
              <w:rPr>
                <w:rFonts w:cs="Times New Roman"/>
                <w:kern w:val="24"/>
                <w:szCs w:val="24"/>
              </w:rPr>
            </w:pPr>
          </w:p>
        </w:tc>
      </w:tr>
    </w:tbl>
    <w:p w14:paraId="55058C15" w14:textId="12C3991C" w:rsidR="00871CEB" w:rsidRPr="007862FF" w:rsidRDefault="00F57BDC" w:rsidP="006544B7">
      <w:pPr>
        <w:pStyle w:val="2"/>
        <w:spacing w:before="0" w:after="0"/>
        <w:ind w:left="578" w:hanging="578"/>
      </w:pPr>
      <w:bookmarkStart w:id="757" w:name="_Toc474498135"/>
      <w:r w:rsidRPr="007862FF">
        <w:t>FIELD_0</w:t>
      </w:r>
      <w:r w:rsidR="00322314" w:rsidRPr="007862FF">
        <w:t>3</w:t>
      </w:r>
      <w:r w:rsidR="00B43819" w:rsidRPr="007862FF">
        <w:t xml:space="preserve"> </w:t>
      </w:r>
      <w:r w:rsidR="00394811" w:rsidRPr="007862FF">
        <w:rPr>
          <w:rFonts w:hint="eastAsia"/>
        </w:rPr>
        <w:t>平台代號</w:t>
      </w:r>
      <w:bookmarkEnd w:id="757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9351AA" w:rsidRPr="007862FF" w14:paraId="2BBA50CB" w14:textId="77777777" w:rsidTr="006C0017">
        <w:tc>
          <w:tcPr>
            <w:tcW w:w="959" w:type="dxa"/>
          </w:tcPr>
          <w:p w14:paraId="50DBEF8C" w14:textId="77777777" w:rsidR="009351AA" w:rsidRPr="005677CF" w:rsidRDefault="009351AA" w:rsidP="00C32959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2081B99C" w14:textId="74D58D60" w:rsidR="009351AA" w:rsidRPr="00C4692E" w:rsidRDefault="00322314" w:rsidP="00C32959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AN</w:t>
            </w:r>
          </w:p>
        </w:tc>
      </w:tr>
      <w:tr w:rsidR="009351AA" w:rsidRPr="007862FF" w14:paraId="1CB04E07" w14:textId="77777777" w:rsidTr="006C0017">
        <w:tc>
          <w:tcPr>
            <w:tcW w:w="959" w:type="dxa"/>
          </w:tcPr>
          <w:p w14:paraId="25BA3B4A" w14:textId="77777777" w:rsidR="009351AA" w:rsidRPr="005677CF" w:rsidRDefault="009351AA" w:rsidP="00C32959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74813A8E" w14:textId="0806849E" w:rsidR="009351AA" w:rsidRPr="00487196" w:rsidRDefault="009351AA" w:rsidP="00C32959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1</w:t>
            </w:r>
            <w:r w:rsidR="00322314" w:rsidRPr="00C4692E">
              <w:rPr>
                <w:rFonts w:cs="Times New Roman"/>
                <w:kern w:val="24"/>
                <w:szCs w:val="24"/>
              </w:rPr>
              <w:t>0</w:t>
            </w:r>
            <w:r w:rsidRPr="00487196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9351AA" w:rsidRPr="007862FF" w14:paraId="04A26E17" w14:textId="77777777" w:rsidTr="006C0017">
        <w:tc>
          <w:tcPr>
            <w:tcW w:w="959" w:type="dxa"/>
          </w:tcPr>
          <w:p w14:paraId="32AE2083" w14:textId="77777777" w:rsidR="009351AA" w:rsidRPr="005677CF" w:rsidRDefault="009351AA" w:rsidP="00C32959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7C02707D" w14:textId="37EFFD1B" w:rsidR="006F4D89" w:rsidRPr="005677CF" w:rsidRDefault="001933B5" w:rsidP="007379F0">
            <w:pPr>
              <w:spacing w:line="360" w:lineRule="auto"/>
              <w:rPr>
                <w:rFonts w:cs="Times New Roman"/>
                <w:lang w:val="en-AU"/>
              </w:rPr>
            </w:pPr>
            <w:r w:rsidRPr="00250367">
              <w:rPr>
                <w:rFonts w:cs="Times New Roman" w:hint="eastAsia"/>
                <w:lang w:val="en-AU"/>
              </w:rPr>
              <w:t>由財金</w:t>
            </w:r>
            <w:r w:rsidR="00967E5C" w:rsidRPr="00250367">
              <w:rPr>
                <w:rFonts w:cs="Times New Roman" w:hint="eastAsia"/>
                <w:lang w:val="en-AU"/>
              </w:rPr>
              <w:t>提供境外機構</w:t>
            </w:r>
            <w:r w:rsidRPr="002533D7">
              <w:rPr>
                <w:rFonts w:cs="Times New Roman" w:hint="eastAsia"/>
                <w:lang w:val="en-AU"/>
              </w:rPr>
              <w:t>平台代號</w:t>
            </w:r>
            <w:r w:rsidR="005F0271" w:rsidRPr="006D1A37">
              <w:rPr>
                <w:rFonts w:cs="Times New Roman" w:hint="eastAsia"/>
                <w:lang w:val="en-AU"/>
              </w:rPr>
              <w:t>，支付寶：</w:t>
            </w:r>
            <w:r w:rsidR="008F52C7" w:rsidRPr="005677CF">
              <w:rPr>
                <w:rFonts w:cs="Times New Roman"/>
                <w:lang w:val="en-AU"/>
              </w:rPr>
              <w:t>0001004156</w:t>
            </w:r>
            <w:r w:rsidR="007379F0" w:rsidRPr="006D1A37">
              <w:rPr>
                <w:rFonts w:cs="Times New Roman" w:hint="eastAsia"/>
                <w:lang w:val="en-AU"/>
              </w:rPr>
              <w:t>、</w:t>
            </w:r>
            <w:r w:rsidR="002650E4" w:rsidRPr="00250367">
              <w:rPr>
                <w:rFonts w:cs="Times New Roman" w:hint="eastAsia"/>
                <w:lang w:val="en-AU"/>
              </w:rPr>
              <w:t>微信</w:t>
            </w:r>
            <w:r w:rsidR="002650E4" w:rsidRPr="006D1A37">
              <w:rPr>
                <w:rFonts w:cs="Times New Roman" w:hint="eastAsia"/>
                <w:lang w:val="en-AU"/>
              </w:rPr>
              <w:t>：</w:t>
            </w:r>
            <w:r w:rsidR="002650E4" w:rsidRPr="005677CF">
              <w:rPr>
                <w:rFonts w:cs="Times New Roman"/>
                <w:lang w:val="en-AU"/>
              </w:rPr>
              <w:t>000</w:t>
            </w:r>
            <w:r w:rsidR="002650E4" w:rsidRPr="007862FF">
              <w:rPr>
                <w:rFonts w:cs="Times New Roman"/>
                <w:lang w:val="en-AU"/>
              </w:rPr>
              <w:t>2</w:t>
            </w:r>
            <w:r w:rsidR="002650E4" w:rsidRPr="005677CF">
              <w:rPr>
                <w:rFonts w:cs="Times New Roman"/>
                <w:lang w:val="en-AU"/>
              </w:rPr>
              <w:t>004156</w:t>
            </w:r>
            <w:r w:rsidRPr="00250367">
              <w:rPr>
                <w:rFonts w:cs="Times New Roman" w:hint="eastAsia"/>
                <w:lang w:val="en-AU"/>
              </w:rPr>
              <w:t>。</w:t>
            </w:r>
          </w:p>
        </w:tc>
      </w:tr>
    </w:tbl>
    <w:p w14:paraId="6503B1F7" w14:textId="5AE4FE18" w:rsidR="004246B7" w:rsidRPr="007862FF" w:rsidRDefault="004246B7" w:rsidP="006544B7">
      <w:pPr>
        <w:pStyle w:val="2"/>
        <w:spacing w:before="0" w:after="0"/>
        <w:ind w:left="578" w:hanging="578"/>
      </w:pPr>
      <w:bookmarkStart w:id="758" w:name="_Toc392091454"/>
      <w:bookmarkStart w:id="759" w:name="_Toc392091522"/>
      <w:bookmarkStart w:id="760" w:name="_Toc392091591"/>
      <w:bookmarkStart w:id="761" w:name="_Toc392091660"/>
      <w:bookmarkStart w:id="762" w:name="_Toc392153301"/>
      <w:bookmarkStart w:id="763" w:name="_Toc392170140"/>
      <w:bookmarkStart w:id="764" w:name="_Toc392682002"/>
      <w:bookmarkStart w:id="765" w:name="_Toc392091111"/>
      <w:bookmarkStart w:id="766" w:name="_Toc392091179"/>
      <w:bookmarkStart w:id="767" w:name="_Toc392091317"/>
      <w:bookmarkStart w:id="768" w:name="_Toc392091386"/>
      <w:bookmarkStart w:id="769" w:name="_Toc392091455"/>
      <w:bookmarkStart w:id="770" w:name="_Toc392091523"/>
      <w:bookmarkStart w:id="771" w:name="_Toc392091592"/>
      <w:bookmarkStart w:id="772" w:name="_Toc392091661"/>
      <w:bookmarkStart w:id="773" w:name="_Toc392153302"/>
      <w:bookmarkStart w:id="774" w:name="_Toc392170141"/>
      <w:bookmarkStart w:id="775" w:name="_Toc392682003"/>
      <w:bookmarkStart w:id="776" w:name="_Toc392091112"/>
      <w:bookmarkStart w:id="777" w:name="_Toc392091180"/>
      <w:bookmarkStart w:id="778" w:name="_Toc392091318"/>
      <w:bookmarkStart w:id="779" w:name="_Toc392091387"/>
      <w:bookmarkStart w:id="780" w:name="_Toc392091456"/>
      <w:bookmarkStart w:id="781" w:name="_Toc392091524"/>
      <w:bookmarkStart w:id="782" w:name="_Toc392091593"/>
      <w:bookmarkStart w:id="783" w:name="_Toc392091662"/>
      <w:bookmarkStart w:id="784" w:name="_Toc392153303"/>
      <w:bookmarkStart w:id="785" w:name="_Toc392170142"/>
      <w:bookmarkStart w:id="786" w:name="_Toc392682004"/>
      <w:bookmarkStart w:id="787" w:name="_Toc392091113"/>
      <w:bookmarkStart w:id="788" w:name="_Toc392091181"/>
      <w:bookmarkStart w:id="789" w:name="_Toc392091319"/>
      <w:bookmarkStart w:id="790" w:name="_Toc392091388"/>
      <w:bookmarkStart w:id="791" w:name="_Toc392091457"/>
      <w:bookmarkStart w:id="792" w:name="_Toc392091525"/>
      <w:bookmarkStart w:id="793" w:name="_Toc392091594"/>
      <w:bookmarkStart w:id="794" w:name="_Toc392091663"/>
      <w:bookmarkStart w:id="795" w:name="_Toc392153304"/>
      <w:bookmarkStart w:id="796" w:name="_Toc392170143"/>
      <w:bookmarkStart w:id="797" w:name="_Toc392682005"/>
      <w:bookmarkStart w:id="798" w:name="_Toc392091114"/>
      <w:bookmarkStart w:id="799" w:name="_Toc392091182"/>
      <w:bookmarkStart w:id="800" w:name="_Toc392091320"/>
      <w:bookmarkStart w:id="801" w:name="_Toc392091389"/>
      <w:bookmarkStart w:id="802" w:name="_Toc392091458"/>
      <w:bookmarkStart w:id="803" w:name="_Toc392091526"/>
      <w:bookmarkStart w:id="804" w:name="_Toc392091595"/>
      <w:bookmarkStart w:id="805" w:name="_Toc392091664"/>
      <w:bookmarkStart w:id="806" w:name="_Toc392153305"/>
      <w:bookmarkStart w:id="807" w:name="_Toc392170144"/>
      <w:bookmarkStart w:id="808" w:name="_Toc392682006"/>
      <w:bookmarkStart w:id="809" w:name="_Toc392091115"/>
      <w:bookmarkStart w:id="810" w:name="_Toc392091183"/>
      <w:bookmarkStart w:id="811" w:name="_Toc392091321"/>
      <w:bookmarkStart w:id="812" w:name="_Toc392091390"/>
      <w:bookmarkStart w:id="813" w:name="_Toc392091459"/>
      <w:bookmarkStart w:id="814" w:name="_Toc392091527"/>
      <w:bookmarkStart w:id="815" w:name="_Toc392091596"/>
      <w:bookmarkStart w:id="816" w:name="_Toc392091665"/>
      <w:bookmarkStart w:id="817" w:name="_Toc392153306"/>
      <w:bookmarkStart w:id="818" w:name="_Toc392170145"/>
      <w:bookmarkStart w:id="819" w:name="_Toc392682007"/>
      <w:bookmarkStart w:id="820" w:name="_Toc392091117"/>
      <w:bookmarkStart w:id="821" w:name="_Toc392091185"/>
      <w:bookmarkStart w:id="822" w:name="_Toc392091323"/>
      <w:bookmarkStart w:id="823" w:name="_Toc392091392"/>
      <w:bookmarkStart w:id="824" w:name="_Toc392091461"/>
      <w:bookmarkStart w:id="825" w:name="_Toc392091529"/>
      <w:bookmarkStart w:id="826" w:name="_Toc392091598"/>
      <w:bookmarkStart w:id="827" w:name="_Toc392091667"/>
      <w:bookmarkStart w:id="828" w:name="_Toc392153308"/>
      <w:bookmarkStart w:id="829" w:name="_Toc392170147"/>
      <w:bookmarkStart w:id="830" w:name="_Toc392682009"/>
      <w:bookmarkStart w:id="831" w:name="_Toc392091118"/>
      <w:bookmarkStart w:id="832" w:name="_Toc392091186"/>
      <w:bookmarkStart w:id="833" w:name="_Toc392091324"/>
      <w:bookmarkStart w:id="834" w:name="_Toc392091393"/>
      <w:bookmarkStart w:id="835" w:name="_Toc392091462"/>
      <w:bookmarkStart w:id="836" w:name="_Toc392091530"/>
      <w:bookmarkStart w:id="837" w:name="_Toc392091599"/>
      <w:bookmarkStart w:id="838" w:name="_Toc392091668"/>
      <w:bookmarkStart w:id="839" w:name="_Toc392153309"/>
      <w:bookmarkStart w:id="840" w:name="_Toc392170148"/>
      <w:bookmarkStart w:id="841" w:name="_Toc392682010"/>
      <w:bookmarkStart w:id="842" w:name="_Toc392091119"/>
      <w:bookmarkStart w:id="843" w:name="_Toc392091187"/>
      <w:bookmarkStart w:id="844" w:name="_Toc392091325"/>
      <w:bookmarkStart w:id="845" w:name="_Toc392091394"/>
      <w:bookmarkStart w:id="846" w:name="_Toc392091463"/>
      <w:bookmarkStart w:id="847" w:name="_Toc392091531"/>
      <w:bookmarkStart w:id="848" w:name="_Toc392091600"/>
      <w:bookmarkStart w:id="849" w:name="_Toc392091669"/>
      <w:bookmarkStart w:id="850" w:name="_Toc392153310"/>
      <w:bookmarkStart w:id="851" w:name="_Toc392170149"/>
      <w:bookmarkStart w:id="852" w:name="_Toc392682011"/>
      <w:bookmarkStart w:id="853" w:name="_Toc392091120"/>
      <w:bookmarkStart w:id="854" w:name="_Toc392091188"/>
      <w:bookmarkStart w:id="855" w:name="_Toc392091326"/>
      <w:bookmarkStart w:id="856" w:name="_Toc392091395"/>
      <w:bookmarkStart w:id="857" w:name="_Toc392091464"/>
      <w:bookmarkStart w:id="858" w:name="_Toc392091532"/>
      <w:bookmarkStart w:id="859" w:name="_Toc392091601"/>
      <w:bookmarkStart w:id="860" w:name="_Toc392091670"/>
      <w:bookmarkStart w:id="861" w:name="_Toc392153311"/>
      <w:bookmarkStart w:id="862" w:name="_Toc392170150"/>
      <w:bookmarkStart w:id="863" w:name="_Toc392682012"/>
      <w:bookmarkStart w:id="864" w:name="_Toc392091142"/>
      <w:bookmarkStart w:id="865" w:name="_Toc392091210"/>
      <w:bookmarkStart w:id="866" w:name="_Toc392091348"/>
      <w:bookmarkStart w:id="867" w:name="_Toc392091417"/>
      <w:bookmarkStart w:id="868" w:name="_Toc392091486"/>
      <w:bookmarkStart w:id="869" w:name="_Toc392091554"/>
      <w:bookmarkStart w:id="870" w:name="_Toc392091623"/>
      <w:bookmarkStart w:id="871" w:name="_Toc392091692"/>
      <w:bookmarkStart w:id="872" w:name="_Toc392153333"/>
      <w:bookmarkStart w:id="873" w:name="_Toc392170172"/>
      <w:bookmarkStart w:id="874" w:name="_Toc392682034"/>
      <w:bookmarkStart w:id="875" w:name="_Toc432605963"/>
      <w:bookmarkStart w:id="876" w:name="_Toc432607110"/>
      <w:bookmarkStart w:id="877" w:name="_Toc432608265"/>
      <w:bookmarkStart w:id="878" w:name="_Toc432609418"/>
      <w:bookmarkStart w:id="879" w:name="_Toc432610571"/>
      <w:bookmarkStart w:id="880" w:name="_Toc432605973"/>
      <w:bookmarkStart w:id="881" w:name="_Toc432607120"/>
      <w:bookmarkStart w:id="882" w:name="_Toc432608275"/>
      <w:bookmarkStart w:id="883" w:name="_Toc432609428"/>
      <w:bookmarkStart w:id="884" w:name="_Toc432610581"/>
      <w:bookmarkStart w:id="885" w:name="_Toc432605984"/>
      <w:bookmarkStart w:id="886" w:name="_Toc432607131"/>
      <w:bookmarkStart w:id="887" w:name="_Toc432608286"/>
      <w:bookmarkStart w:id="888" w:name="_Toc432609439"/>
      <w:bookmarkStart w:id="889" w:name="_Toc432610592"/>
      <w:bookmarkStart w:id="890" w:name="_Toc432605997"/>
      <w:bookmarkStart w:id="891" w:name="_Toc432607144"/>
      <w:bookmarkStart w:id="892" w:name="_Toc432608299"/>
      <w:bookmarkStart w:id="893" w:name="_Toc432609452"/>
      <w:bookmarkStart w:id="894" w:name="_Toc432610605"/>
      <w:bookmarkStart w:id="895" w:name="_Toc392153340"/>
      <w:bookmarkStart w:id="896" w:name="_Toc392170179"/>
      <w:bookmarkStart w:id="897" w:name="_Toc392682041"/>
      <w:bookmarkStart w:id="898" w:name="_Toc392153341"/>
      <w:bookmarkStart w:id="899" w:name="_Toc392170180"/>
      <w:bookmarkStart w:id="900" w:name="_Toc392682042"/>
      <w:bookmarkStart w:id="901" w:name="_Toc392153342"/>
      <w:bookmarkStart w:id="902" w:name="_Toc392170181"/>
      <w:bookmarkStart w:id="903" w:name="_Toc392682043"/>
      <w:bookmarkStart w:id="904" w:name="_Toc392091149"/>
      <w:bookmarkStart w:id="905" w:name="_Toc392091217"/>
      <w:bookmarkStart w:id="906" w:name="_Toc392091355"/>
      <w:bookmarkStart w:id="907" w:name="_Toc392091424"/>
      <w:bookmarkStart w:id="908" w:name="_Toc392091493"/>
      <w:bookmarkStart w:id="909" w:name="_Toc392091561"/>
      <w:bookmarkStart w:id="910" w:name="_Toc392091630"/>
      <w:bookmarkStart w:id="911" w:name="_Toc392091699"/>
      <w:bookmarkStart w:id="912" w:name="_Toc392153348"/>
      <w:bookmarkStart w:id="913" w:name="_Toc392170187"/>
      <w:bookmarkStart w:id="914" w:name="_Toc392682049"/>
      <w:bookmarkStart w:id="915" w:name="_Toc393093057"/>
      <w:bookmarkStart w:id="916" w:name="_Toc393093108"/>
      <w:bookmarkStart w:id="917" w:name="_Toc393093158"/>
      <w:bookmarkStart w:id="918" w:name="_Toc393093533"/>
      <w:bookmarkStart w:id="919" w:name="_Toc392153350"/>
      <w:bookmarkStart w:id="920" w:name="_Toc392682051"/>
      <w:bookmarkStart w:id="921" w:name="_Toc392153351"/>
      <w:bookmarkStart w:id="922" w:name="_Toc392682052"/>
      <w:bookmarkStart w:id="923" w:name="_Toc392153352"/>
      <w:bookmarkStart w:id="924" w:name="_Toc392682053"/>
      <w:bookmarkStart w:id="925" w:name="_Toc432606015"/>
      <w:bookmarkStart w:id="926" w:name="_Toc432607162"/>
      <w:bookmarkStart w:id="927" w:name="_Toc432608317"/>
      <w:bookmarkStart w:id="928" w:name="_Toc432609470"/>
      <w:bookmarkStart w:id="929" w:name="_Toc432610623"/>
      <w:bookmarkStart w:id="930" w:name="_Toc432606028"/>
      <w:bookmarkStart w:id="931" w:name="_Toc432607175"/>
      <w:bookmarkStart w:id="932" w:name="_Toc432608330"/>
      <w:bookmarkStart w:id="933" w:name="_Toc432609483"/>
      <w:bookmarkStart w:id="934" w:name="_Toc432610636"/>
      <w:bookmarkStart w:id="935" w:name="_Toc432606038"/>
      <w:bookmarkStart w:id="936" w:name="_Toc432607185"/>
      <w:bookmarkStart w:id="937" w:name="_Toc432608340"/>
      <w:bookmarkStart w:id="938" w:name="_Toc432609493"/>
      <w:bookmarkStart w:id="939" w:name="_Toc432610646"/>
      <w:bookmarkStart w:id="940" w:name="_Toc432606048"/>
      <w:bookmarkStart w:id="941" w:name="_Toc432607195"/>
      <w:bookmarkStart w:id="942" w:name="_Toc432608350"/>
      <w:bookmarkStart w:id="943" w:name="_Toc432609503"/>
      <w:bookmarkStart w:id="944" w:name="_Toc432610656"/>
      <w:bookmarkStart w:id="945" w:name="_Toc432606059"/>
      <w:bookmarkStart w:id="946" w:name="_Toc432607206"/>
      <w:bookmarkStart w:id="947" w:name="_Toc432608361"/>
      <w:bookmarkStart w:id="948" w:name="_Toc432609514"/>
      <w:bookmarkStart w:id="949" w:name="_Toc432610667"/>
      <w:bookmarkStart w:id="950" w:name="_Toc432606069"/>
      <w:bookmarkStart w:id="951" w:name="_Toc432607216"/>
      <w:bookmarkStart w:id="952" w:name="_Toc432608371"/>
      <w:bookmarkStart w:id="953" w:name="_Toc432609524"/>
      <w:bookmarkStart w:id="954" w:name="_Toc432610677"/>
      <w:bookmarkStart w:id="955" w:name="_Toc432606084"/>
      <w:bookmarkStart w:id="956" w:name="_Toc432607231"/>
      <w:bookmarkStart w:id="957" w:name="_Toc432608386"/>
      <w:bookmarkStart w:id="958" w:name="_Toc432609539"/>
      <w:bookmarkStart w:id="959" w:name="_Toc432610692"/>
      <w:bookmarkStart w:id="960" w:name="_Toc432606097"/>
      <w:bookmarkStart w:id="961" w:name="_Toc432607244"/>
      <w:bookmarkStart w:id="962" w:name="_Toc432608399"/>
      <w:bookmarkStart w:id="963" w:name="_Toc432609552"/>
      <w:bookmarkStart w:id="964" w:name="_Toc432610705"/>
      <w:bookmarkStart w:id="965" w:name="_Toc432606110"/>
      <w:bookmarkStart w:id="966" w:name="_Toc432607257"/>
      <w:bookmarkStart w:id="967" w:name="_Toc432608412"/>
      <w:bookmarkStart w:id="968" w:name="_Toc432609565"/>
      <w:bookmarkStart w:id="969" w:name="_Toc432610718"/>
      <w:bookmarkStart w:id="970" w:name="_Toc394941139"/>
      <w:bookmarkStart w:id="971" w:name="_Toc395100032"/>
      <w:bookmarkStart w:id="972" w:name="_Toc432606120"/>
      <w:bookmarkStart w:id="973" w:name="_Toc432607267"/>
      <w:bookmarkStart w:id="974" w:name="_Toc432608422"/>
      <w:bookmarkStart w:id="975" w:name="_Toc432609575"/>
      <w:bookmarkStart w:id="976" w:name="_Toc432610728"/>
      <w:bookmarkStart w:id="977" w:name="_Toc392153357"/>
      <w:bookmarkStart w:id="978" w:name="_Toc392170190"/>
      <w:bookmarkStart w:id="979" w:name="_Toc392682058"/>
      <w:bookmarkStart w:id="980" w:name="_Toc392153358"/>
      <w:bookmarkStart w:id="981" w:name="_Toc392170191"/>
      <w:bookmarkStart w:id="982" w:name="_Toc392682059"/>
      <w:bookmarkStart w:id="983" w:name="_Toc392153359"/>
      <w:bookmarkStart w:id="984" w:name="_Toc392170192"/>
      <w:bookmarkStart w:id="985" w:name="_Toc392682060"/>
      <w:bookmarkStart w:id="986" w:name="_Toc432606130"/>
      <w:bookmarkStart w:id="987" w:name="_Toc432607277"/>
      <w:bookmarkStart w:id="988" w:name="_Toc432608432"/>
      <w:bookmarkStart w:id="989" w:name="_Toc432609585"/>
      <w:bookmarkStart w:id="990" w:name="_Toc432610738"/>
      <w:bookmarkStart w:id="991" w:name="_Toc432606140"/>
      <w:bookmarkStart w:id="992" w:name="_Toc432607287"/>
      <w:bookmarkStart w:id="993" w:name="_Toc432608442"/>
      <w:bookmarkStart w:id="994" w:name="_Toc432609595"/>
      <w:bookmarkStart w:id="995" w:name="_Toc432610748"/>
      <w:bookmarkStart w:id="996" w:name="_Toc393093559"/>
      <w:bookmarkStart w:id="997" w:name="_Toc432606150"/>
      <w:bookmarkStart w:id="998" w:name="_Toc432607297"/>
      <w:bookmarkStart w:id="999" w:name="_Toc432608452"/>
      <w:bookmarkStart w:id="1000" w:name="_Toc432609605"/>
      <w:bookmarkStart w:id="1001" w:name="_Toc432610758"/>
      <w:bookmarkStart w:id="1002" w:name="_Toc393182009"/>
      <w:bookmarkStart w:id="1003" w:name="_Toc393182183"/>
      <w:bookmarkStart w:id="1004" w:name="_Toc432606160"/>
      <w:bookmarkStart w:id="1005" w:name="_Toc432607307"/>
      <w:bookmarkStart w:id="1006" w:name="_Toc432608462"/>
      <w:bookmarkStart w:id="1007" w:name="_Toc432609615"/>
      <w:bookmarkStart w:id="1008" w:name="_Toc432610768"/>
      <w:bookmarkStart w:id="1009" w:name="_Toc432606218"/>
      <w:bookmarkStart w:id="1010" w:name="_Toc432607365"/>
      <w:bookmarkStart w:id="1011" w:name="_Toc432608520"/>
      <w:bookmarkStart w:id="1012" w:name="_Toc432609673"/>
      <w:bookmarkStart w:id="1013" w:name="_Toc432610826"/>
      <w:bookmarkStart w:id="1014" w:name="_Toc432606276"/>
      <w:bookmarkStart w:id="1015" w:name="_Toc432607423"/>
      <w:bookmarkStart w:id="1016" w:name="_Toc432608578"/>
      <w:bookmarkStart w:id="1017" w:name="_Toc432609731"/>
      <w:bookmarkStart w:id="1018" w:name="_Toc432610884"/>
      <w:bookmarkStart w:id="1019" w:name="_Toc432606305"/>
      <w:bookmarkStart w:id="1020" w:name="_Toc432607452"/>
      <w:bookmarkStart w:id="1021" w:name="_Toc432608607"/>
      <w:bookmarkStart w:id="1022" w:name="_Toc432609760"/>
      <w:bookmarkStart w:id="1023" w:name="_Toc432610913"/>
      <w:bookmarkStart w:id="1024" w:name="_Toc432606306"/>
      <w:bookmarkStart w:id="1025" w:name="_Toc432607453"/>
      <w:bookmarkStart w:id="1026" w:name="_Toc432608608"/>
      <w:bookmarkStart w:id="1027" w:name="_Toc432609761"/>
      <w:bookmarkStart w:id="1028" w:name="_Toc432610914"/>
      <w:bookmarkStart w:id="1029" w:name="_Toc432606307"/>
      <w:bookmarkStart w:id="1030" w:name="_Toc432607454"/>
      <w:bookmarkStart w:id="1031" w:name="_Toc432608609"/>
      <w:bookmarkStart w:id="1032" w:name="_Toc432609762"/>
      <w:bookmarkStart w:id="1033" w:name="_Toc432610915"/>
      <w:bookmarkStart w:id="1034" w:name="_Toc432606308"/>
      <w:bookmarkStart w:id="1035" w:name="_Toc432607455"/>
      <w:bookmarkStart w:id="1036" w:name="_Toc432608610"/>
      <w:bookmarkStart w:id="1037" w:name="_Toc432609763"/>
      <w:bookmarkStart w:id="1038" w:name="_Toc432610916"/>
      <w:bookmarkStart w:id="1039" w:name="_Toc432606309"/>
      <w:bookmarkStart w:id="1040" w:name="_Toc432607456"/>
      <w:bookmarkStart w:id="1041" w:name="_Toc432608611"/>
      <w:bookmarkStart w:id="1042" w:name="_Toc432609764"/>
      <w:bookmarkStart w:id="1043" w:name="_Toc432610917"/>
      <w:bookmarkStart w:id="1044" w:name="_Toc432606367"/>
      <w:bookmarkStart w:id="1045" w:name="_Toc432607514"/>
      <w:bookmarkStart w:id="1046" w:name="_Toc432608669"/>
      <w:bookmarkStart w:id="1047" w:name="_Toc432609822"/>
      <w:bookmarkStart w:id="1048" w:name="_Toc432610975"/>
      <w:bookmarkStart w:id="1049" w:name="_Toc432606368"/>
      <w:bookmarkStart w:id="1050" w:name="_Toc432607515"/>
      <w:bookmarkStart w:id="1051" w:name="_Toc432608670"/>
      <w:bookmarkStart w:id="1052" w:name="_Toc432609823"/>
      <w:bookmarkStart w:id="1053" w:name="_Toc432610976"/>
      <w:bookmarkStart w:id="1054" w:name="_Toc432606369"/>
      <w:bookmarkStart w:id="1055" w:name="_Toc432607516"/>
      <w:bookmarkStart w:id="1056" w:name="_Toc432608671"/>
      <w:bookmarkStart w:id="1057" w:name="_Toc432609824"/>
      <w:bookmarkStart w:id="1058" w:name="_Toc432610977"/>
      <w:bookmarkStart w:id="1059" w:name="_Toc432606370"/>
      <w:bookmarkStart w:id="1060" w:name="_Toc432607517"/>
      <w:bookmarkStart w:id="1061" w:name="_Toc432608672"/>
      <w:bookmarkStart w:id="1062" w:name="_Toc432609825"/>
      <w:bookmarkStart w:id="1063" w:name="_Toc432610978"/>
      <w:bookmarkStart w:id="1064" w:name="_Toc393206506"/>
      <w:bookmarkStart w:id="1065" w:name="_Toc432606435"/>
      <w:bookmarkStart w:id="1066" w:name="_Toc432607582"/>
      <w:bookmarkStart w:id="1067" w:name="_Toc432608737"/>
      <w:bookmarkStart w:id="1068" w:name="_Toc432609890"/>
      <w:bookmarkStart w:id="1069" w:name="_Toc432611043"/>
      <w:bookmarkStart w:id="1070" w:name="_Toc432606436"/>
      <w:bookmarkStart w:id="1071" w:name="_Toc432607583"/>
      <w:bookmarkStart w:id="1072" w:name="_Toc432608738"/>
      <w:bookmarkStart w:id="1073" w:name="_Toc432609891"/>
      <w:bookmarkStart w:id="1074" w:name="_Toc432611044"/>
      <w:bookmarkStart w:id="1075" w:name="_Toc432606437"/>
      <w:bookmarkStart w:id="1076" w:name="_Toc432607584"/>
      <w:bookmarkStart w:id="1077" w:name="_Toc432608739"/>
      <w:bookmarkStart w:id="1078" w:name="_Toc432609892"/>
      <w:bookmarkStart w:id="1079" w:name="_Toc432611045"/>
      <w:bookmarkStart w:id="1080" w:name="_Toc432606438"/>
      <w:bookmarkStart w:id="1081" w:name="_Toc432607585"/>
      <w:bookmarkStart w:id="1082" w:name="_Toc432608740"/>
      <w:bookmarkStart w:id="1083" w:name="_Toc432609893"/>
      <w:bookmarkStart w:id="1084" w:name="_Toc432611046"/>
      <w:bookmarkStart w:id="1085" w:name="_Toc432606439"/>
      <w:bookmarkStart w:id="1086" w:name="_Toc432607586"/>
      <w:bookmarkStart w:id="1087" w:name="_Toc432608741"/>
      <w:bookmarkStart w:id="1088" w:name="_Toc432609894"/>
      <w:bookmarkStart w:id="1089" w:name="_Toc432611047"/>
      <w:bookmarkStart w:id="1090" w:name="_Toc395777891"/>
      <w:bookmarkStart w:id="1091" w:name="_Toc395779409"/>
      <w:bookmarkStart w:id="1092" w:name="_Toc395786768"/>
      <w:bookmarkStart w:id="1093" w:name="_Toc395787009"/>
      <w:bookmarkStart w:id="1094" w:name="_Toc395787093"/>
      <w:bookmarkStart w:id="1095" w:name="_Toc395787833"/>
      <w:bookmarkStart w:id="1096" w:name="_Toc395869200"/>
      <w:bookmarkStart w:id="1097" w:name="_Toc395889518"/>
      <w:bookmarkStart w:id="1098" w:name="_Toc395889620"/>
      <w:bookmarkStart w:id="1099" w:name="_Toc395889717"/>
      <w:bookmarkStart w:id="1100" w:name="_Toc395889802"/>
      <w:bookmarkStart w:id="1101" w:name="_Toc395889887"/>
      <w:bookmarkStart w:id="1102" w:name="_Toc392091154"/>
      <w:bookmarkStart w:id="1103" w:name="_Toc392091222"/>
      <w:bookmarkStart w:id="1104" w:name="_Toc392091360"/>
      <w:bookmarkStart w:id="1105" w:name="_Toc392091429"/>
      <w:bookmarkStart w:id="1106" w:name="_Toc392091498"/>
      <w:bookmarkStart w:id="1107" w:name="_Toc392091566"/>
      <w:bookmarkStart w:id="1108" w:name="_Toc392091635"/>
      <w:bookmarkStart w:id="1109" w:name="_Toc392091704"/>
      <w:bookmarkStart w:id="1110" w:name="_Toc392153367"/>
      <w:bookmarkStart w:id="1111" w:name="_Toc392170200"/>
      <w:bookmarkStart w:id="1112" w:name="_Toc392682068"/>
      <w:bookmarkStart w:id="1113" w:name="_Toc432606490"/>
      <w:bookmarkStart w:id="1114" w:name="_Toc432607637"/>
      <w:bookmarkStart w:id="1115" w:name="_Toc432608792"/>
      <w:bookmarkStart w:id="1116" w:name="_Toc432609945"/>
      <w:bookmarkStart w:id="1117" w:name="_Toc432611098"/>
      <w:bookmarkStart w:id="1118" w:name="_Toc432606565"/>
      <w:bookmarkStart w:id="1119" w:name="_Toc432607712"/>
      <w:bookmarkStart w:id="1120" w:name="_Toc432608867"/>
      <w:bookmarkStart w:id="1121" w:name="_Toc432610020"/>
      <w:bookmarkStart w:id="1122" w:name="_Toc432611173"/>
      <w:bookmarkStart w:id="1123" w:name="_Toc392091156"/>
      <w:bookmarkStart w:id="1124" w:name="_Toc392091224"/>
      <w:bookmarkStart w:id="1125" w:name="_Toc392091362"/>
      <w:bookmarkStart w:id="1126" w:name="_Toc392091431"/>
      <w:bookmarkStart w:id="1127" w:name="_Toc392091500"/>
      <w:bookmarkStart w:id="1128" w:name="_Toc392091568"/>
      <w:bookmarkStart w:id="1129" w:name="_Toc392091637"/>
      <w:bookmarkStart w:id="1130" w:name="_Toc392091706"/>
      <w:bookmarkStart w:id="1131" w:name="_Toc392153369"/>
      <w:bookmarkStart w:id="1132" w:name="_Toc392170202"/>
      <w:bookmarkStart w:id="1133" w:name="_Toc392682070"/>
      <w:bookmarkStart w:id="1134" w:name="_Toc432606566"/>
      <w:bookmarkStart w:id="1135" w:name="_Toc432607713"/>
      <w:bookmarkStart w:id="1136" w:name="_Toc432608868"/>
      <w:bookmarkStart w:id="1137" w:name="_Toc432610021"/>
      <w:bookmarkStart w:id="1138" w:name="_Toc432611174"/>
      <w:bookmarkStart w:id="1139" w:name="_Toc432606576"/>
      <w:bookmarkStart w:id="1140" w:name="_Toc432607723"/>
      <w:bookmarkStart w:id="1141" w:name="_Toc432608878"/>
      <w:bookmarkStart w:id="1142" w:name="_Toc432610031"/>
      <w:bookmarkStart w:id="1143" w:name="_Toc432611184"/>
      <w:bookmarkStart w:id="1144" w:name="_Toc432606619"/>
      <w:bookmarkStart w:id="1145" w:name="_Toc432607766"/>
      <w:bookmarkStart w:id="1146" w:name="_Toc432608921"/>
      <w:bookmarkStart w:id="1147" w:name="_Toc432610074"/>
      <w:bookmarkStart w:id="1148" w:name="_Toc432611227"/>
      <w:bookmarkStart w:id="1149" w:name="_Toc432606626"/>
      <w:bookmarkStart w:id="1150" w:name="_Toc432607773"/>
      <w:bookmarkStart w:id="1151" w:name="_Toc432608928"/>
      <w:bookmarkStart w:id="1152" w:name="_Toc432610081"/>
      <w:bookmarkStart w:id="1153" w:name="_Toc432611234"/>
      <w:bookmarkStart w:id="1154" w:name="_Toc432606633"/>
      <w:bookmarkStart w:id="1155" w:name="_Toc432607780"/>
      <w:bookmarkStart w:id="1156" w:name="_Toc432608935"/>
      <w:bookmarkStart w:id="1157" w:name="_Toc432610088"/>
      <w:bookmarkStart w:id="1158" w:name="_Toc432611241"/>
      <w:bookmarkStart w:id="1159" w:name="_Toc432606640"/>
      <w:bookmarkStart w:id="1160" w:name="_Toc432607787"/>
      <w:bookmarkStart w:id="1161" w:name="_Toc432608942"/>
      <w:bookmarkStart w:id="1162" w:name="_Toc432610095"/>
      <w:bookmarkStart w:id="1163" w:name="_Toc432611248"/>
      <w:bookmarkStart w:id="1164" w:name="_Toc396138587"/>
      <w:bookmarkStart w:id="1165" w:name="_Toc396139584"/>
      <w:bookmarkStart w:id="1166" w:name="_Toc396150786"/>
      <w:bookmarkStart w:id="1167" w:name="_Toc396150893"/>
      <w:bookmarkStart w:id="1168" w:name="_Toc393206658"/>
      <w:bookmarkStart w:id="1169" w:name="_Toc393206663"/>
      <w:bookmarkStart w:id="1170" w:name="_Toc393206668"/>
      <w:bookmarkStart w:id="1171" w:name="_Toc393206673"/>
      <w:bookmarkStart w:id="1172" w:name="_Toc432606647"/>
      <w:bookmarkStart w:id="1173" w:name="_Toc432607794"/>
      <w:bookmarkStart w:id="1174" w:name="_Toc432608949"/>
      <w:bookmarkStart w:id="1175" w:name="_Toc432610102"/>
      <w:bookmarkStart w:id="1176" w:name="_Toc432611255"/>
      <w:bookmarkStart w:id="1177" w:name="_Toc432606648"/>
      <w:bookmarkStart w:id="1178" w:name="_Toc432607795"/>
      <w:bookmarkStart w:id="1179" w:name="_Toc432608950"/>
      <w:bookmarkStart w:id="1180" w:name="_Toc432610103"/>
      <w:bookmarkStart w:id="1181" w:name="_Toc432611256"/>
      <w:bookmarkStart w:id="1182" w:name="_Toc432606719"/>
      <w:bookmarkStart w:id="1183" w:name="_Toc432607866"/>
      <w:bookmarkStart w:id="1184" w:name="_Toc432609021"/>
      <w:bookmarkStart w:id="1185" w:name="_Toc432610174"/>
      <w:bookmarkStart w:id="1186" w:name="_Toc432611327"/>
      <w:bookmarkStart w:id="1187" w:name="_Toc396138589"/>
      <w:bookmarkStart w:id="1188" w:name="_Toc396139586"/>
      <w:bookmarkStart w:id="1189" w:name="_Toc396150788"/>
      <w:bookmarkStart w:id="1190" w:name="_Toc396150895"/>
      <w:bookmarkStart w:id="1191" w:name="_Toc432606784"/>
      <w:bookmarkStart w:id="1192" w:name="_Toc432607931"/>
      <w:bookmarkStart w:id="1193" w:name="_Toc432609086"/>
      <w:bookmarkStart w:id="1194" w:name="_Toc432610239"/>
      <w:bookmarkStart w:id="1195" w:name="_Toc432611392"/>
      <w:bookmarkStart w:id="1196" w:name="_Toc432606795"/>
      <w:bookmarkStart w:id="1197" w:name="_Toc432607942"/>
      <w:bookmarkStart w:id="1198" w:name="_Toc432609097"/>
      <w:bookmarkStart w:id="1199" w:name="_Toc432610250"/>
      <w:bookmarkStart w:id="1200" w:name="_Toc432611403"/>
      <w:bookmarkStart w:id="1201" w:name="_Toc432606810"/>
      <w:bookmarkStart w:id="1202" w:name="_Toc432607957"/>
      <w:bookmarkStart w:id="1203" w:name="_Toc432609112"/>
      <w:bookmarkStart w:id="1204" w:name="_Toc432610265"/>
      <w:bookmarkStart w:id="1205" w:name="_Toc432611418"/>
      <w:bookmarkStart w:id="1206" w:name="_Toc432606820"/>
      <w:bookmarkStart w:id="1207" w:name="_Toc432607967"/>
      <w:bookmarkStart w:id="1208" w:name="_Toc432609122"/>
      <w:bookmarkStart w:id="1209" w:name="_Toc432610275"/>
      <w:bookmarkStart w:id="1210" w:name="_Toc432611428"/>
      <w:bookmarkStart w:id="1211" w:name="_Toc432606830"/>
      <w:bookmarkStart w:id="1212" w:name="_Toc432607977"/>
      <w:bookmarkStart w:id="1213" w:name="_Toc432609132"/>
      <w:bookmarkStart w:id="1214" w:name="_Toc432610285"/>
      <w:bookmarkStart w:id="1215" w:name="_Toc432611438"/>
      <w:bookmarkStart w:id="1216" w:name="_Toc432606840"/>
      <w:bookmarkStart w:id="1217" w:name="_Toc432607987"/>
      <w:bookmarkStart w:id="1218" w:name="_Toc432609142"/>
      <w:bookmarkStart w:id="1219" w:name="_Toc432610295"/>
      <w:bookmarkStart w:id="1220" w:name="_Toc432611448"/>
      <w:bookmarkStart w:id="1221" w:name="_Toc432606850"/>
      <w:bookmarkStart w:id="1222" w:name="_Toc432607997"/>
      <w:bookmarkStart w:id="1223" w:name="_Toc432609152"/>
      <w:bookmarkStart w:id="1224" w:name="_Toc432610305"/>
      <w:bookmarkStart w:id="1225" w:name="_Toc432611458"/>
      <w:bookmarkStart w:id="1226" w:name="_Toc432606863"/>
      <w:bookmarkStart w:id="1227" w:name="_Toc432608010"/>
      <w:bookmarkStart w:id="1228" w:name="_Toc432609165"/>
      <w:bookmarkStart w:id="1229" w:name="_Toc432610318"/>
      <w:bookmarkStart w:id="1230" w:name="_Toc432611471"/>
      <w:bookmarkStart w:id="1231" w:name="_Toc396230537"/>
      <w:bookmarkStart w:id="1232" w:name="_Toc396236273"/>
      <w:bookmarkStart w:id="1233" w:name="_Toc396290822"/>
      <w:bookmarkStart w:id="1234" w:name="_Toc396291437"/>
      <w:bookmarkStart w:id="1235" w:name="_Toc396310276"/>
      <w:bookmarkStart w:id="1236" w:name="_Toc396836735"/>
      <w:bookmarkStart w:id="1237" w:name="_Toc396842298"/>
      <w:bookmarkStart w:id="1238" w:name="_Toc396929335"/>
      <w:bookmarkStart w:id="1239" w:name="_Toc396984731"/>
      <w:bookmarkStart w:id="1240" w:name="_Toc396984828"/>
      <w:bookmarkStart w:id="1241" w:name="_Toc396985238"/>
      <w:bookmarkStart w:id="1242" w:name="_Toc396985335"/>
      <w:bookmarkStart w:id="1243" w:name="_Toc396836746"/>
      <w:bookmarkStart w:id="1244" w:name="_Toc396842309"/>
      <w:bookmarkStart w:id="1245" w:name="_Toc396929346"/>
      <w:bookmarkStart w:id="1246" w:name="_Toc396984742"/>
      <w:bookmarkStart w:id="1247" w:name="_Toc396984839"/>
      <w:bookmarkStart w:id="1248" w:name="_Toc396985249"/>
      <w:bookmarkStart w:id="1249" w:name="_Toc396985346"/>
      <w:bookmarkStart w:id="1250" w:name="_Toc432606876"/>
      <w:bookmarkStart w:id="1251" w:name="_Toc432608023"/>
      <w:bookmarkStart w:id="1252" w:name="_Toc432609178"/>
      <w:bookmarkStart w:id="1253" w:name="_Toc432610331"/>
      <w:bookmarkStart w:id="1254" w:name="_Toc432611484"/>
      <w:bookmarkStart w:id="1255" w:name="_Toc432606886"/>
      <w:bookmarkStart w:id="1256" w:name="_Toc432608033"/>
      <w:bookmarkStart w:id="1257" w:name="_Toc432609188"/>
      <w:bookmarkStart w:id="1258" w:name="_Toc432610341"/>
      <w:bookmarkStart w:id="1259" w:name="_Toc432611494"/>
      <w:bookmarkStart w:id="1260" w:name="_Toc432606897"/>
      <w:bookmarkStart w:id="1261" w:name="_Toc432608044"/>
      <w:bookmarkStart w:id="1262" w:name="_Toc432609199"/>
      <w:bookmarkStart w:id="1263" w:name="_Toc432610352"/>
      <w:bookmarkStart w:id="1264" w:name="_Toc432611505"/>
      <w:bookmarkStart w:id="1265" w:name="_Toc432606907"/>
      <w:bookmarkStart w:id="1266" w:name="_Toc432608054"/>
      <w:bookmarkStart w:id="1267" w:name="_Toc432609209"/>
      <w:bookmarkStart w:id="1268" w:name="_Toc432610362"/>
      <w:bookmarkStart w:id="1269" w:name="_Toc432611515"/>
      <w:bookmarkStart w:id="1270" w:name="_Toc432606917"/>
      <w:bookmarkStart w:id="1271" w:name="_Toc432608064"/>
      <w:bookmarkStart w:id="1272" w:name="_Toc432609219"/>
      <w:bookmarkStart w:id="1273" w:name="_Toc432610372"/>
      <w:bookmarkStart w:id="1274" w:name="_Toc432611525"/>
      <w:bookmarkStart w:id="1275" w:name="_Toc432606931"/>
      <w:bookmarkStart w:id="1276" w:name="_Toc432608078"/>
      <w:bookmarkStart w:id="1277" w:name="_Toc432609233"/>
      <w:bookmarkStart w:id="1278" w:name="_Toc432610386"/>
      <w:bookmarkStart w:id="1279" w:name="_Toc432611539"/>
      <w:bookmarkStart w:id="1280" w:name="_Toc432606945"/>
      <w:bookmarkStart w:id="1281" w:name="_Toc432608092"/>
      <w:bookmarkStart w:id="1282" w:name="_Toc432609247"/>
      <w:bookmarkStart w:id="1283" w:name="_Toc432610400"/>
      <w:bookmarkStart w:id="1284" w:name="_Toc432611553"/>
      <w:bookmarkStart w:id="1285" w:name="_Toc474498136"/>
      <w:bookmarkEnd w:id="755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bookmarkEnd w:id="967"/>
      <w:bookmarkEnd w:id="968"/>
      <w:bookmarkEnd w:id="969"/>
      <w:bookmarkEnd w:id="970"/>
      <w:bookmarkEnd w:id="971"/>
      <w:bookmarkEnd w:id="972"/>
      <w:bookmarkEnd w:id="973"/>
      <w:bookmarkEnd w:id="974"/>
      <w:bookmarkEnd w:id="975"/>
      <w:bookmarkEnd w:id="976"/>
      <w:bookmarkEnd w:id="977"/>
      <w:bookmarkEnd w:id="978"/>
      <w:bookmarkEnd w:id="979"/>
      <w:bookmarkEnd w:id="980"/>
      <w:bookmarkEnd w:id="981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  <w:bookmarkEnd w:id="1001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  <w:bookmarkEnd w:id="1014"/>
      <w:bookmarkEnd w:id="1015"/>
      <w:bookmarkEnd w:id="1016"/>
      <w:bookmarkEnd w:id="1017"/>
      <w:bookmarkEnd w:id="1018"/>
      <w:bookmarkEnd w:id="1019"/>
      <w:bookmarkEnd w:id="1020"/>
      <w:bookmarkEnd w:id="1021"/>
      <w:bookmarkEnd w:id="1022"/>
      <w:bookmarkEnd w:id="1023"/>
      <w:bookmarkEnd w:id="1024"/>
      <w:bookmarkEnd w:id="1025"/>
      <w:bookmarkEnd w:id="1026"/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  <w:bookmarkEnd w:id="1038"/>
      <w:bookmarkEnd w:id="1039"/>
      <w:bookmarkEnd w:id="1040"/>
      <w:bookmarkEnd w:id="1041"/>
      <w:bookmarkEnd w:id="1042"/>
      <w:bookmarkEnd w:id="1043"/>
      <w:bookmarkEnd w:id="1044"/>
      <w:bookmarkEnd w:id="1045"/>
      <w:bookmarkEnd w:id="1046"/>
      <w:bookmarkEnd w:id="1047"/>
      <w:bookmarkEnd w:id="1048"/>
      <w:bookmarkEnd w:id="1049"/>
      <w:bookmarkEnd w:id="1050"/>
      <w:bookmarkEnd w:id="1051"/>
      <w:bookmarkEnd w:id="1052"/>
      <w:bookmarkEnd w:id="1053"/>
      <w:bookmarkEnd w:id="1054"/>
      <w:bookmarkEnd w:id="1055"/>
      <w:bookmarkEnd w:id="1056"/>
      <w:bookmarkEnd w:id="1057"/>
      <w:bookmarkEnd w:id="1058"/>
      <w:bookmarkEnd w:id="1059"/>
      <w:bookmarkEnd w:id="1060"/>
      <w:bookmarkEnd w:id="1061"/>
      <w:bookmarkEnd w:id="1062"/>
      <w:bookmarkEnd w:id="1063"/>
      <w:bookmarkEnd w:id="1064"/>
      <w:bookmarkEnd w:id="1065"/>
      <w:bookmarkEnd w:id="1066"/>
      <w:bookmarkEnd w:id="1067"/>
      <w:bookmarkEnd w:id="1068"/>
      <w:bookmarkEnd w:id="1069"/>
      <w:bookmarkEnd w:id="1070"/>
      <w:bookmarkEnd w:id="1071"/>
      <w:bookmarkEnd w:id="1072"/>
      <w:bookmarkEnd w:id="1073"/>
      <w:bookmarkEnd w:id="1074"/>
      <w:bookmarkEnd w:id="1075"/>
      <w:bookmarkEnd w:id="1076"/>
      <w:bookmarkEnd w:id="1077"/>
      <w:bookmarkEnd w:id="1078"/>
      <w:bookmarkEnd w:id="1079"/>
      <w:bookmarkEnd w:id="1080"/>
      <w:bookmarkEnd w:id="1081"/>
      <w:bookmarkEnd w:id="1082"/>
      <w:bookmarkEnd w:id="1083"/>
      <w:bookmarkEnd w:id="1084"/>
      <w:bookmarkEnd w:id="1085"/>
      <w:bookmarkEnd w:id="1086"/>
      <w:bookmarkEnd w:id="1087"/>
      <w:bookmarkEnd w:id="1088"/>
      <w:bookmarkEnd w:id="1089"/>
      <w:bookmarkEnd w:id="1090"/>
      <w:bookmarkEnd w:id="1091"/>
      <w:bookmarkEnd w:id="1092"/>
      <w:bookmarkEnd w:id="1093"/>
      <w:bookmarkEnd w:id="1094"/>
      <w:bookmarkEnd w:id="1095"/>
      <w:bookmarkEnd w:id="1096"/>
      <w:bookmarkEnd w:id="1097"/>
      <w:bookmarkEnd w:id="1098"/>
      <w:bookmarkEnd w:id="1099"/>
      <w:bookmarkEnd w:id="1100"/>
      <w:bookmarkEnd w:id="1101"/>
      <w:bookmarkEnd w:id="1102"/>
      <w:bookmarkEnd w:id="1103"/>
      <w:bookmarkEnd w:id="1104"/>
      <w:bookmarkEnd w:id="1105"/>
      <w:bookmarkEnd w:id="1106"/>
      <w:bookmarkEnd w:id="1107"/>
      <w:bookmarkEnd w:id="1108"/>
      <w:bookmarkEnd w:id="1109"/>
      <w:bookmarkEnd w:id="1110"/>
      <w:bookmarkEnd w:id="1111"/>
      <w:bookmarkEnd w:id="1112"/>
      <w:bookmarkEnd w:id="1113"/>
      <w:bookmarkEnd w:id="1114"/>
      <w:bookmarkEnd w:id="1115"/>
      <w:bookmarkEnd w:id="1116"/>
      <w:bookmarkEnd w:id="1117"/>
      <w:bookmarkEnd w:id="1118"/>
      <w:bookmarkEnd w:id="1119"/>
      <w:bookmarkEnd w:id="1120"/>
      <w:bookmarkEnd w:id="1121"/>
      <w:bookmarkEnd w:id="1122"/>
      <w:bookmarkEnd w:id="1123"/>
      <w:bookmarkEnd w:id="1124"/>
      <w:bookmarkEnd w:id="1125"/>
      <w:bookmarkEnd w:id="1126"/>
      <w:bookmarkEnd w:id="1127"/>
      <w:bookmarkEnd w:id="1128"/>
      <w:bookmarkEnd w:id="1129"/>
      <w:bookmarkEnd w:id="1130"/>
      <w:bookmarkEnd w:id="1131"/>
      <w:bookmarkEnd w:id="1132"/>
      <w:bookmarkEnd w:id="1133"/>
      <w:bookmarkEnd w:id="1134"/>
      <w:bookmarkEnd w:id="1135"/>
      <w:bookmarkEnd w:id="1136"/>
      <w:bookmarkEnd w:id="1137"/>
      <w:bookmarkEnd w:id="1138"/>
      <w:bookmarkEnd w:id="1139"/>
      <w:bookmarkEnd w:id="1140"/>
      <w:bookmarkEnd w:id="1141"/>
      <w:bookmarkEnd w:id="1142"/>
      <w:bookmarkEnd w:id="1143"/>
      <w:bookmarkEnd w:id="1144"/>
      <w:bookmarkEnd w:id="1145"/>
      <w:bookmarkEnd w:id="1146"/>
      <w:bookmarkEnd w:id="1147"/>
      <w:bookmarkEnd w:id="1148"/>
      <w:bookmarkEnd w:id="1149"/>
      <w:bookmarkEnd w:id="1150"/>
      <w:bookmarkEnd w:id="1151"/>
      <w:bookmarkEnd w:id="1152"/>
      <w:bookmarkEnd w:id="1153"/>
      <w:bookmarkEnd w:id="1154"/>
      <w:bookmarkEnd w:id="1155"/>
      <w:bookmarkEnd w:id="1156"/>
      <w:bookmarkEnd w:id="1157"/>
      <w:bookmarkEnd w:id="1158"/>
      <w:bookmarkEnd w:id="1159"/>
      <w:bookmarkEnd w:id="1160"/>
      <w:bookmarkEnd w:id="1161"/>
      <w:bookmarkEnd w:id="1162"/>
      <w:bookmarkEnd w:id="1163"/>
      <w:bookmarkEnd w:id="1164"/>
      <w:bookmarkEnd w:id="1165"/>
      <w:bookmarkEnd w:id="1166"/>
      <w:bookmarkEnd w:id="1167"/>
      <w:bookmarkEnd w:id="1168"/>
      <w:bookmarkEnd w:id="1169"/>
      <w:bookmarkEnd w:id="1170"/>
      <w:bookmarkEnd w:id="1171"/>
      <w:bookmarkEnd w:id="1172"/>
      <w:bookmarkEnd w:id="1173"/>
      <w:bookmarkEnd w:id="1174"/>
      <w:bookmarkEnd w:id="1175"/>
      <w:bookmarkEnd w:id="1176"/>
      <w:bookmarkEnd w:id="1177"/>
      <w:bookmarkEnd w:id="1178"/>
      <w:bookmarkEnd w:id="1179"/>
      <w:bookmarkEnd w:id="1180"/>
      <w:bookmarkEnd w:id="1181"/>
      <w:bookmarkEnd w:id="1182"/>
      <w:bookmarkEnd w:id="1183"/>
      <w:bookmarkEnd w:id="1184"/>
      <w:bookmarkEnd w:id="1185"/>
      <w:bookmarkEnd w:id="1186"/>
      <w:bookmarkEnd w:id="1187"/>
      <w:bookmarkEnd w:id="1188"/>
      <w:bookmarkEnd w:id="1189"/>
      <w:bookmarkEnd w:id="1190"/>
      <w:bookmarkEnd w:id="1191"/>
      <w:bookmarkEnd w:id="1192"/>
      <w:bookmarkEnd w:id="1193"/>
      <w:bookmarkEnd w:id="1194"/>
      <w:bookmarkEnd w:id="1195"/>
      <w:bookmarkEnd w:id="1196"/>
      <w:bookmarkEnd w:id="1197"/>
      <w:bookmarkEnd w:id="1198"/>
      <w:bookmarkEnd w:id="1199"/>
      <w:bookmarkEnd w:id="1200"/>
      <w:bookmarkEnd w:id="1201"/>
      <w:bookmarkEnd w:id="1202"/>
      <w:bookmarkEnd w:id="1203"/>
      <w:bookmarkEnd w:id="1204"/>
      <w:bookmarkEnd w:id="1205"/>
      <w:bookmarkEnd w:id="1206"/>
      <w:bookmarkEnd w:id="1207"/>
      <w:bookmarkEnd w:id="1208"/>
      <w:bookmarkEnd w:id="1209"/>
      <w:bookmarkEnd w:id="1210"/>
      <w:bookmarkEnd w:id="1211"/>
      <w:bookmarkEnd w:id="1212"/>
      <w:bookmarkEnd w:id="1213"/>
      <w:bookmarkEnd w:id="1214"/>
      <w:bookmarkEnd w:id="1215"/>
      <w:bookmarkEnd w:id="1216"/>
      <w:bookmarkEnd w:id="1217"/>
      <w:bookmarkEnd w:id="1218"/>
      <w:bookmarkEnd w:id="1219"/>
      <w:bookmarkEnd w:id="1220"/>
      <w:bookmarkEnd w:id="1221"/>
      <w:bookmarkEnd w:id="1222"/>
      <w:bookmarkEnd w:id="1223"/>
      <w:bookmarkEnd w:id="1224"/>
      <w:bookmarkEnd w:id="1225"/>
      <w:bookmarkEnd w:id="1226"/>
      <w:bookmarkEnd w:id="1227"/>
      <w:bookmarkEnd w:id="1228"/>
      <w:bookmarkEnd w:id="1229"/>
      <w:bookmarkEnd w:id="1230"/>
      <w:bookmarkEnd w:id="1231"/>
      <w:bookmarkEnd w:id="1232"/>
      <w:bookmarkEnd w:id="1233"/>
      <w:bookmarkEnd w:id="1234"/>
      <w:bookmarkEnd w:id="1235"/>
      <w:bookmarkEnd w:id="1236"/>
      <w:bookmarkEnd w:id="1237"/>
      <w:bookmarkEnd w:id="1238"/>
      <w:bookmarkEnd w:id="1239"/>
      <w:bookmarkEnd w:id="1240"/>
      <w:bookmarkEnd w:id="1241"/>
      <w:bookmarkEnd w:id="1242"/>
      <w:bookmarkEnd w:id="1243"/>
      <w:bookmarkEnd w:id="1244"/>
      <w:bookmarkEnd w:id="1245"/>
      <w:bookmarkEnd w:id="1246"/>
      <w:bookmarkEnd w:id="1247"/>
      <w:bookmarkEnd w:id="1248"/>
      <w:bookmarkEnd w:id="1249"/>
      <w:bookmarkEnd w:id="1250"/>
      <w:bookmarkEnd w:id="1251"/>
      <w:bookmarkEnd w:id="1252"/>
      <w:bookmarkEnd w:id="1253"/>
      <w:bookmarkEnd w:id="1254"/>
      <w:bookmarkEnd w:id="1255"/>
      <w:bookmarkEnd w:id="1256"/>
      <w:bookmarkEnd w:id="1257"/>
      <w:bookmarkEnd w:id="1258"/>
      <w:bookmarkEnd w:id="1259"/>
      <w:bookmarkEnd w:id="1260"/>
      <w:bookmarkEnd w:id="1261"/>
      <w:bookmarkEnd w:id="1262"/>
      <w:bookmarkEnd w:id="1263"/>
      <w:bookmarkEnd w:id="1264"/>
      <w:bookmarkEnd w:id="1265"/>
      <w:bookmarkEnd w:id="1266"/>
      <w:bookmarkEnd w:id="1267"/>
      <w:bookmarkEnd w:id="1268"/>
      <w:bookmarkEnd w:id="1269"/>
      <w:bookmarkEnd w:id="1270"/>
      <w:bookmarkEnd w:id="1271"/>
      <w:bookmarkEnd w:id="1272"/>
      <w:bookmarkEnd w:id="1273"/>
      <w:bookmarkEnd w:id="1274"/>
      <w:bookmarkEnd w:id="1275"/>
      <w:bookmarkEnd w:id="1276"/>
      <w:bookmarkEnd w:id="1277"/>
      <w:bookmarkEnd w:id="1278"/>
      <w:bookmarkEnd w:id="1279"/>
      <w:bookmarkEnd w:id="1280"/>
      <w:bookmarkEnd w:id="1281"/>
      <w:bookmarkEnd w:id="1282"/>
      <w:bookmarkEnd w:id="1283"/>
      <w:bookmarkEnd w:id="1284"/>
      <w:r w:rsidRPr="007862FF">
        <w:t>FIELD_0</w:t>
      </w:r>
      <w:r w:rsidR="00DD723A" w:rsidRPr="007862FF">
        <w:rPr>
          <w:lang w:eastAsia="zh-TW"/>
        </w:rPr>
        <w:t>4</w:t>
      </w:r>
      <w:r w:rsidR="00B43819" w:rsidRPr="007862FF">
        <w:t xml:space="preserve"> </w:t>
      </w:r>
      <w:r w:rsidR="00890CA0" w:rsidRPr="007862FF">
        <w:rPr>
          <w:rFonts w:hint="eastAsia"/>
        </w:rPr>
        <w:t>訂單編號</w:t>
      </w:r>
      <w:bookmarkEnd w:id="1285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4246B7" w:rsidRPr="007862FF" w14:paraId="7BDDAC24" w14:textId="77777777" w:rsidTr="00394811">
        <w:tc>
          <w:tcPr>
            <w:tcW w:w="959" w:type="dxa"/>
          </w:tcPr>
          <w:p w14:paraId="59CF458B" w14:textId="77777777" w:rsidR="004246B7" w:rsidRPr="005677CF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7FABC626" w14:textId="31A64F11" w:rsidR="004246B7" w:rsidRPr="00C4692E" w:rsidRDefault="00C81973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AN</w:t>
            </w:r>
          </w:p>
        </w:tc>
      </w:tr>
      <w:tr w:rsidR="004246B7" w:rsidRPr="007862FF" w14:paraId="64BCF640" w14:textId="77777777" w:rsidTr="00394811">
        <w:tc>
          <w:tcPr>
            <w:tcW w:w="959" w:type="dxa"/>
          </w:tcPr>
          <w:p w14:paraId="0221E987" w14:textId="77777777" w:rsidR="004246B7" w:rsidRPr="005677CF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6A088AAD" w14:textId="4DFC2DCC" w:rsidR="004246B7" w:rsidRPr="005677CF" w:rsidRDefault="00BC705A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/>
                <w:kern w:val="24"/>
                <w:szCs w:val="24"/>
              </w:rPr>
              <w:t>9</w:t>
            </w:r>
            <w:r w:rsidR="004246B7" w:rsidRPr="005677CF">
              <w:rPr>
                <w:rFonts w:cs="Times New Roman"/>
                <w:kern w:val="24"/>
                <w:szCs w:val="24"/>
              </w:rPr>
              <w:t>bytes</w:t>
            </w:r>
          </w:p>
        </w:tc>
      </w:tr>
      <w:tr w:rsidR="004246B7" w:rsidRPr="007862FF" w14:paraId="001CF82D" w14:textId="77777777" w:rsidTr="00394811">
        <w:tc>
          <w:tcPr>
            <w:tcW w:w="959" w:type="dxa"/>
          </w:tcPr>
          <w:p w14:paraId="403FD934" w14:textId="77777777" w:rsidR="004246B7" w:rsidRPr="005677CF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6C7C8591" w14:textId="350245BF" w:rsidR="004246B7" w:rsidRPr="005677CF" w:rsidRDefault="00406B84" w:rsidP="003A575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特店給予之訂單序號</w:t>
            </w:r>
            <w:r w:rsidR="00DC36AD" w:rsidRPr="00250367">
              <w:rPr>
                <w:rFonts w:cs="Times New Roman" w:hint="eastAsia"/>
                <w:kern w:val="24"/>
                <w:szCs w:val="24"/>
              </w:rPr>
              <w:t>，</w:t>
            </w:r>
            <w:r w:rsidR="00DD723A" w:rsidRPr="002533D7">
              <w:rPr>
                <w:rFonts w:cs="Times New Roman" w:hint="eastAsia"/>
                <w:kern w:val="0"/>
                <w:sz w:val="22"/>
                <w:lang w:val="zh-TW"/>
              </w:rPr>
              <w:t>必須</w:t>
            </w:r>
            <w:r w:rsidR="003A575C" w:rsidRPr="00427776">
              <w:rPr>
                <w:rFonts w:cs="Times New Roman" w:hint="eastAsia"/>
                <w:kern w:val="0"/>
                <w:sz w:val="22"/>
                <w:lang w:val="zh-TW"/>
              </w:rPr>
              <w:t>是特店</w:t>
            </w:r>
            <w:r w:rsidR="00DD723A" w:rsidRPr="00C5634C">
              <w:rPr>
                <w:rFonts w:cs="Times New Roman" w:hint="eastAsia"/>
                <w:kern w:val="0"/>
                <w:sz w:val="22"/>
                <w:lang w:val="zh-TW"/>
              </w:rPr>
              <w:t>唯一識別值</w:t>
            </w:r>
            <w:r w:rsidR="00A95C61" w:rsidRPr="00ED2C42">
              <w:rPr>
                <w:rFonts w:cs="Times New Roman" w:hint="eastAsia"/>
                <w:kern w:val="24"/>
                <w:szCs w:val="24"/>
              </w:rPr>
              <w:t>，不可重複</w:t>
            </w:r>
            <w:r w:rsidR="00DC36AD" w:rsidRPr="008749EA">
              <w:rPr>
                <w:rFonts w:cs="Times New Roman" w:hint="eastAsia"/>
                <w:kern w:val="24"/>
                <w:szCs w:val="24"/>
              </w:rPr>
              <w:t>。</w:t>
            </w:r>
          </w:p>
        </w:tc>
      </w:tr>
    </w:tbl>
    <w:p w14:paraId="15D2FBA2" w14:textId="11297DB4" w:rsidR="00BF5A15" w:rsidRPr="007862FF" w:rsidRDefault="004246B7" w:rsidP="00BF5A15">
      <w:pPr>
        <w:pStyle w:val="2"/>
        <w:spacing w:before="0" w:after="0"/>
        <w:ind w:left="578" w:hanging="578"/>
        <w:rPr>
          <w:lang w:eastAsia="zh-TW"/>
        </w:rPr>
      </w:pPr>
      <w:bookmarkStart w:id="1286" w:name="_Toc474498137"/>
      <w:r w:rsidRPr="007862FF">
        <w:t>FIELD_0</w:t>
      </w:r>
      <w:r w:rsidR="00BF5A15" w:rsidRPr="007862FF">
        <w:rPr>
          <w:lang w:eastAsia="zh-TW"/>
        </w:rPr>
        <w:t>5</w:t>
      </w:r>
      <w:r w:rsidR="00BF5A15" w:rsidRPr="007862FF">
        <w:rPr>
          <w:rFonts w:hint="eastAsia"/>
          <w:lang w:eastAsia="zh-TW"/>
        </w:rPr>
        <w:t>收單行代碼</w:t>
      </w:r>
      <w:bookmarkEnd w:id="1286"/>
    </w:p>
    <w:tbl>
      <w:tblPr>
        <w:tblStyle w:val="af0"/>
        <w:tblW w:w="1864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  <w:gridCol w:w="8843"/>
      </w:tblGrid>
      <w:tr w:rsidR="00BF5A15" w:rsidRPr="007862FF" w14:paraId="1758C91A" w14:textId="77777777" w:rsidTr="0060698D">
        <w:tc>
          <w:tcPr>
            <w:tcW w:w="959" w:type="dxa"/>
          </w:tcPr>
          <w:p w14:paraId="5A0C408E" w14:textId="77777777" w:rsidR="00BF5A15" w:rsidRPr="005677CF" w:rsidRDefault="00BF5A1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23156519" w14:textId="77777777" w:rsidR="00BF5A15" w:rsidRPr="008444D3" w:rsidRDefault="00BF5A1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N</w:t>
            </w:r>
          </w:p>
        </w:tc>
        <w:tc>
          <w:tcPr>
            <w:tcW w:w="8843" w:type="dxa"/>
          </w:tcPr>
          <w:p w14:paraId="06D43DF0" w14:textId="77777777" w:rsidR="00BF5A15" w:rsidRPr="00250367" w:rsidRDefault="00BF5A1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BF5A15" w:rsidRPr="007862FF" w14:paraId="00ABE376" w14:textId="77777777" w:rsidTr="0060698D">
        <w:tc>
          <w:tcPr>
            <w:tcW w:w="959" w:type="dxa"/>
          </w:tcPr>
          <w:p w14:paraId="4427A4AA" w14:textId="77777777" w:rsidR="00BF5A15" w:rsidRPr="005677CF" w:rsidRDefault="00BF5A1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3FE4ECC4" w14:textId="77777777" w:rsidR="00BF5A15" w:rsidRPr="00C4692E" w:rsidDel="00C84137" w:rsidRDefault="00BF5A1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3 bytes</w:t>
            </w:r>
          </w:p>
        </w:tc>
        <w:tc>
          <w:tcPr>
            <w:tcW w:w="8843" w:type="dxa"/>
          </w:tcPr>
          <w:p w14:paraId="4C5C0154" w14:textId="77777777" w:rsidR="00BF5A15" w:rsidRPr="00250367" w:rsidRDefault="00BF5A1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BF5A15" w:rsidRPr="007862FF" w14:paraId="52268D0F" w14:textId="77777777" w:rsidTr="0060698D">
        <w:tc>
          <w:tcPr>
            <w:tcW w:w="959" w:type="dxa"/>
          </w:tcPr>
          <w:p w14:paraId="5D41E794" w14:textId="77777777" w:rsidR="00BF5A15" w:rsidRPr="005677CF" w:rsidRDefault="00BF5A1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445DFE12" w14:textId="79A1D475" w:rsidR="00BF5A15" w:rsidRPr="005677CF" w:rsidRDefault="00BF5A1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收單銀</w:t>
            </w:r>
            <w:r w:rsidR="008C79DC" w:rsidRPr="00250367">
              <w:rPr>
                <w:rFonts w:cs="Times New Roman" w:hint="eastAsia"/>
                <w:kern w:val="24"/>
                <w:szCs w:val="24"/>
              </w:rPr>
              <w:t>行</w:t>
            </w:r>
            <w:r w:rsidRPr="002533D7">
              <w:rPr>
                <w:rFonts w:cs="Times New Roman" w:hint="eastAsia"/>
                <w:kern w:val="24"/>
                <w:szCs w:val="24"/>
              </w:rPr>
              <w:t>代碼。</w:t>
            </w:r>
          </w:p>
        </w:tc>
        <w:tc>
          <w:tcPr>
            <w:tcW w:w="8843" w:type="dxa"/>
          </w:tcPr>
          <w:p w14:paraId="64E8CDA8" w14:textId="77777777" w:rsidR="00BF5A15" w:rsidRPr="008444D3" w:rsidRDefault="00BF5A1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</w:tbl>
    <w:p w14:paraId="4EDF73E4" w14:textId="241F6D39" w:rsidR="004246B7" w:rsidRPr="007862FF" w:rsidRDefault="004246B7" w:rsidP="00BF5A15">
      <w:pPr>
        <w:pStyle w:val="2"/>
        <w:spacing w:before="0" w:after="0"/>
        <w:ind w:left="578" w:hanging="578"/>
      </w:pPr>
      <w:bookmarkStart w:id="1287" w:name="_Toc474498138"/>
      <w:r w:rsidRPr="007862FF">
        <w:t>FIELD_0</w:t>
      </w:r>
      <w:r w:rsidR="008C79DC" w:rsidRPr="007862FF">
        <w:rPr>
          <w:lang w:eastAsia="zh-TW"/>
        </w:rPr>
        <w:t>6</w:t>
      </w:r>
      <w:r w:rsidR="00B43819" w:rsidRPr="007862FF">
        <w:t xml:space="preserve"> </w:t>
      </w:r>
      <w:r w:rsidR="00630122" w:rsidRPr="007862FF">
        <w:rPr>
          <w:rFonts w:hint="eastAsia"/>
        </w:rPr>
        <w:t>特店代號</w:t>
      </w:r>
      <w:bookmarkEnd w:id="1287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4246B7" w:rsidRPr="007862FF" w14:paraId="7A8E8A29" w14:textId="77777777" w:rsidTr="00394811">
        <w:tc>
          <w:tcPr>
            <w:tcW w:w="959" w:type="dxa"/>
          </w:tcPr>
          <w:p w14:paraId="6D6DC9A4" w14:textId="77777777" w:rsidR="004246B7" w:rsidRPr="005677CF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27DD9449" w14:textId="1F658B92" w:rsidR="004246B7" w:rsidRPr="00C4692E" w:rsidRDefault="00630122" w:rsidP="00151778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AN</w:t>
            </w:r>
          </w:p>
        </w:tc>
      </w:tr>
      <w:tr w:rsidR="004246B7" w:rsidRPr="007862FF" w14:paraId="0750580C" w14:textId="77777777" w:rsidTr="00394811">
        <w:tc>
          <w:tcPr>
            <w:tcW w:w="959" w:type="dxa"/>
          </w:tcPr>
          <w:p w14:paraId="49573856" w14:textId="77777777" w:rsidR="004246B7" w:rsidRPr="005677CF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3219153B" w14:textId="212C1211" w:rsidR="004246B7" w:rsidRPr="00C4692E" w:rsidRDefault="00630122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15</w:t>
            </w:r>
            <w:r w:rsidR="004246B7" w:rsidRPr="00C4692E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4246B7" w:rsidRPr="007862FF" w14:paraId="50ABA694" w14:textId="77777777" w:rsidTr="00394811">
        <w:tc>
          <w:tcPr>
            <w:tcW w:w="959" w:type="dxa"/>
          </w:tcPr>
          <w:p w14:paraId="304E6F25" w14:textId="77777777" w:rsidR="004246B7" w:rsidRPr="005677CF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4C0AAD6A" w14:textId="494A5A05" w:rsidR="004246B7" w:rsidRPr="005677CF" w:rsidRDefault="008C79DC" w:rsidP="008C79D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收單銀行</w:t>
            </w:r>
            <w:r w:rsidR="00D50FD2" w:rsidRPr="00250367">
              <w:rPr>
                <w:rFonts w:cs="Times New Roman" w:hint="eastAsia"/>
                <w:kern w:val="24"/>
                <w:szCs w:val="24"/>
              </w:rPr>
              <w:t>特店識別值</w:t>
            </w:r>
            <w:r w:rsidR="003F58A6" w:rsidRPr="006D1A37">
              <w:rPr>
                <w:rFonts w:cs="Times New Roman" w:hint="eastAsia"/>
                <w:kern w:val="24"/>
                <w:szCs w:val="24"/>
              </w:rPr>
              <w:t>，建議編碼方式：收單行代碼</w:t>
            </w:r>
            <w:r w:rsidR="003F58A6" w:rsidRPr="005677CF">
              <w:rPr>
                <w:rFonts w:cs="Times New Roman"/>
                <w:kern w:val="24"/>
                <w:szCs w:val="24"/>
              </w:rPr>
              <w:t>(3</w:t>
            </w:r>
            <w:r w:rsidR="003F58A6" w:rsidRPr="00250367">
              <w:rPr>
                <w:rFonts w:cs="Times New Roman" w:hint="eastAsia"/>
                <w:kern w:val="24"/>
                <w:szCs w:val="24"/>
              </w:rPr>
              <w:t>位</w:t>
            </w:r>
            <w:r w:rsidR="003F58A6" w:rsidRPr="005677CF">
              <w:rPr>
                <w:rFonts w:cs="Times New Roman"/>
                <w:kern w:val="24"/>
                <w:szCs w:val="24"/>
              </w:rPr>
              <w:t>)+</w:t>
            </w:r>
            <w:r w:rsidR="003F58A6" w:rsidRPr="00250367">
              <w:rPr>
                <w:rFonts w:cs="Times New Roman" w:hint="eastAsia"/>
                <w:kern w:val="24"/>
                <w:szCs w:val="24"/>
              </w:rPr>
              <w:t>統一編號</w:t>
            </w:r>
            <w:r w:rsidR="003F58A6" w:rsidRPr="005677CF">
              <w:rPr>
                <w:rFonts w:cs="Times New Roman"/>
                <w:kern w:val="24"/>
                <w:szCs w:val="24"/>
              </w:rPr>
              <w:t>+(8</w:t>
            </w:r>
            <w:r w:rsidR="003F58A6" w:rsidRPr="00250367">
              <w:rPr>
                <w:rFonts w:cs="Times New Roman" w:hint="eastAsia"/>
                <w:kern w:val="24"/>
                <w:szCs w:val="24"/>
              </w:rPr>
              <w:t>位</w:t>
            </w:r>
            <w:r w:rsidR="003F58A6" w:rsidRPr="005677CF">
              <w:rPr>
                <w:rFonts w:cs="Times New Roman"/>
                <w:kern w:val="24"/>
                <w:szCs w:val="24"/>
              </w:rPr>
              <w:t>)+</w:t>
            </w:r>
            <w:r w:rsidR="003F58A6" w:rsidRPr="00250367">
              <w:rPr>
                <w:rFonts w:cs="Times New Roman" w:hint="eastAsia"/>
                <w:kern w:val="24"/>
                <w:szCs w:val="24"/>
              </w:rPr>
              <w:t>端末代號</w:t>
            </w:r>
            <w:r w:rsidR="003F58A6" w:rsidRPr="005677CF">
              <w:rPr>
                <w:rFonts w:cs="Times New Roman"/>
                <w:kern w:val="24"/>
                <w:szCs w:val="24"/>
              </w:rPr>
              <w:t>(</w:t>
            </w:r>
            <w:r w:rsidR="003F58A6" w:rsidRPr="00250367">
              <w:rPr>
                <w:rFonts w:cs="Times New Roman" w:hint="eastAsia"/>
                <w:kern w:val="24"/>
                <w:szCs w:val="24"/>
              </w:rPr>
              <w:t>前</w:t>
            </w:r>
            <w:r w:rsidR="003F58A6" w:rsidRPr="005677CF">
              <w:rPr>
                <w:rFonts w:cs="Times New Roman"/>
                <w:kern w:val="24"/>
                <w:szCs w:val="24"/>
              </w:rPr>
              <w:t>4</w:t>
            </w:r>
            <w:r w:rsidR="003F58A6" w:rsidRPr="00250367">
              <w:rPr>
                <w:rFonts w:cs="Times New Roman" w:hint="eastAsia"/>
                <w:kern w:val="24"/>
                <w:szCs w:val="24"/>
              </w:rPr>
              <w:t>位</w:t>
            </w:r>
            <w:r w:rsidR="003F58A6" w:rsidRPr="005677CF">
              <w:rPr>
                <w:rFonts w:cs="Times New Roman"/>
                <w:kern w:val="24"/>
                <w:szCs w:val="24"/>
              </w:rPr>
              <w:t>)</w:t>
            </w:r>
            <w:r w:rsidR="00D50FD2" w:rsidRPr="00250367">
              <w:rPr>
                <w:rFonts w:cs="Times New Roman" w:hint="eastAsia"/>
                <w:kern w:val="24"/>
                <w:szCs w:val="24"/>
              </w:rPr>
              <w:t>。</w:t>
            </w:r>
          </w:p>
        </w:tc>
      </w:tr>
    </w:tbl>
    <w:p w14:paraId="41CF737B" w14:textId="050CF485" w:rsidR="004246B7" w:rsidRPr="007862FF" w:rsidRDefault="004246B7" w:rsidP="006544B7">
      <w:pPr>
        <w:pStyle w:val="2"/>
        <w:spacing w:before="0" w:after="0"/>
        <w:ind w:left="578" w:hanging="578"/>
      </w:pPr>
      <w:bookmarkStart w:id="1288" w:name="_Toc474498139"/>
      <w:r w:rsidRPr="007862FF">
        <w:t>FIELD_0</w:t>
      </w:r>
      <w:r w:rsidR="008C79DC" w:rsidRPr="007862FF">
        <w:rPr>
          <w:lang w:eastAsia="zh-TW"/>
        </w:rPr>
        <w:t>7</w:t>
      </w:r>
      <w:r w:rsidR="00B43819" w:rsidRPr="007862FF">
        <w:t xml:space="preserve"> </w:t>
      </w:r>
      <w:r w:rsidR="00630122" w:rsidRPr="007862FF">
        <w:rPr>
          <w:rFonts w:hint="eastAsia"/>
        </w:rPr>
        <w:t>端未代號</w:t>
      </w:r>
      <w:bookmarkEnd w:id="1288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4246B7" w:rsidRPr="007862FF" w14:paraId="02858711" w14:textId="77777777" w:rsidTr="00394811">
        <w:tc>
          <w:tcPr>
            <w:tcW w:w="959" w:type="dxa"/>
          </w:tcPr>
          <w:p w14:paraId="4E8E0076" w14:textId="77777777" w:rsidR="004246B7" w:rsidRPr="005677CF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38B49359" w14:textId="3E0F6A7C" w:rsidR="004246B7" w:rsidRPr="00C4692E" w:rsidRDefault="00630122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AN</w:t>
            </w:r>
          </w:p>
        </w:tc>
      </w:tr>
      <w:tr w:rsidR="004246B7" w:rsidRPr="007862FF" w14:paraId="25104ADF" w14:textId="77777777" w:rsidTr="00394811">
        <w:tc>
          <w:tcPr>
            <w:tcW w:w="959" w:type="dxa"/>
          </w:tcPr>
          <w:p w14:paraId="579B4076" w14:textId="77777777" w:rsidR="004246B7" w:rsidRPr="005677CF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7A04CBED" w14:textId="7074F47B" w:rsidR="004246B7" w:rsidRPr="00C4692E" w:rsidRDefault="00630122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8</w:t>
            </w:r>
            <w:r w:rsidR="004246B7" w:rsidRPr="00C4692E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4246B7" w:rsidRPr="007862FF" w14:paraId="25A55896" w14:textId="77777777" w:rsidTr="00394811">
        <w:tc>
          <w:tcPr>
            <w:tcW w:w="959" w:type="dxa"/>
          </w:tcPr>
          <w:p w14:paraId="7D150594" w14:textId="77777777" w:rsidR="004246B7" w:rsidRPr="005677CF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2A84044A" w14:textId="618A5F10" w:rsidR="004246B7" w:rsidRPr="005677CF" w:rsidRDefault="002F1C00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設備端未代號。</w:t>
            </w:r>
          </w:p>
        </w:tc>
      </w:tr>
    </w:tbl>
    <w:p w14:paraId="1023C6F6" w14:textId="1DF0B84B" w:rsidR="004246B7" w:rsidRPr="007862FF" w:rsidRDefault="004246B7" w:rsidP="006544B7">
      <w:pPr>
        <w:pStyle w:val="2"/>
        <w:spacing w:before="0" w:after="0"/>
        <w:ind w:left="578" w:hanging="578"/>
      </w:pPr>
      <w:bookmarkStart w:id="1289" w:name="_Toc474498140"/>
      <w:r w:rsidRPr="007862FF">
        <w:t>FIELD_0</w:t>
      </w:r>
      <w:r w:rsidR="005A4C6D" w:rsidRPr="007862FF">
        <w:rPr>
          <w:lang w:eastAsia="zh-TW"/>
        </w:rPr>
        <w:t>8</w:t>
      </w:r>
      <w:r w:rsidR="00B43819" w:rsidRPr="007862FF">
        <w:t xml:space="preserve"> </w:t>
      </w:r>
      <w:r w:rsidR="00630122" w:rsidRPr="007862FF">
        <w:rPr>
          <w:rFonts w:hint="eastAsia"/>
        </w:rPr>
        <w:t>交易金額</w:t>
      </w:r>
      <w:bookmarkEnd w:id="1289"/>
    </w:p>
    <w:tbl>
      <w:tblPr>
        <w:tblStyle w:val="af0"/>
        <w:tblW w:w="1864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  <w:gridCol w:w="8843"/>
      </w:tblGrid>
      <w:tr w:rsidR="00003F75" w:rsidRPr="007862FF" w14:paraId="7647CD50" w14:textId="77777777" w:rsidTr="00003F75">
        <w:tc>
          <w:tcPr>
            <w:tcW w:w="959" w:type="dxa"/>
          </w:tcPr>
          <w:p w14:paraId="4794867C" w14:textId="77777777" w:rsidR="00003F75" w:rsidRPr="005677CF" w:rsidRDefault="00003F75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03A7AB22" w14:textId="2EEEBE5B" w:rsidR="00003F75" w:rsidRPr="008444D3" w:rsidRDefault="00003F75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N</w:t>
            </w:r>
          </w:p>
        </w:tc>
        <w:tc>
          <w:tcPr>
            <w:tcW w:w="8843" w:type="dxa"/>
          </w:tcPr>
          <w:p w14:paraId="27F828F3" w14:textId="08AA2DB2" w:rsidR="00003F75" w:rsidRPr="00250367" w:rsidRDefault="00003F75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003F75" w:rsidRPr="007862FF" w14:paraId="168AAB6F" w14:textId="77777777" w:rsidTr="00003F75">
        <w:tc>
          <w:tcPr>
            <w:tcW w:w="959" w:type="dxa"/>
          </w:tcPr>
          <w:p w14:paraId="3B9C6A80" w14:textId="77777777" w:rsidR="00003F75" w:rsidRPr="005677CF" w:rsidRDefault="00003F75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50A12496" w14:textId="6FF8F29D" w:rsidR="00003F75" w:rsidRPr="008444D3" w:rsidDel="00003F75" w:rsidRDefault="003B6DA5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>
              <w:rPr>
                <w:rFonts w:cs="Times New Roman" w:hint="eastAsia"/>
                <w:kern w:val="24"/>
                <w:szCs w:val="24"/>
              </w:rPr>
              <w:t>9</w:t>
            </w:r>
            <w:r w:rsidRPr="005677CF">
              <w:rPr>
                <w:rFonts w:cs="Times New Roman"/>
                <w:kern w:val="24"/>
                <w:szCs w:val="24"/>
              </w:rPr>
              <w:t xml:space="preserve"> </w:t>
            </w:r>
            <w:r w:rsidR="00003F75" w:rsidRPr="005677CF">
              <w:rPr>
                <w:rFonts w:cs="Times New Roman"/>
                <w:kern w:val="24"/>
                <w:szCs w:val="24"/>
              </w:rPr>
              <w:t>bytes</w:t>
            </w:r>
          </w:p>
        </w:tc>
        <w:tc>
          <w:tcPr>
            <w:tcW w:w="8843" w:type="dxa"/>
          </w:tcPr>
          <w:p w14:paraId="7AAE94AD" w14:textId="2467855B" w:rsidR="00003F75" w:rsidRPr="00250367" w:rsidRDefault="00003F75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003F75" w:rsidRPr="007862FF" w14:paraId="339059A6" w14:textId="77777777" w:rsidTr="00003F75">
        <w:tc>
          <w:tcPr>
            <w:tcW w:w="959" w:type="dxa"/>
          </w:tcPr>
          <w:p w14:paraId="60DF7B18" w14:textId="77777777" w:rsidR="00003F75" w:rsidRPr="005677CF" w:rsidRDefault="00003F75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56C29F16" w14:textId="0B855AFA" w:rsidR="00003F75" w:rsidRPr="005677CF" w:rsidRDefault="00224CDC" w:rsidP="00224CD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交易金額</w:t>
            </w:r>
            <w:r w:rsidR="00751FA1" w:rsidRPr="005677CF">
              <w:rPr>
                <w:rFonts w:cs="Times New Roman"/>
                <w:kern w:val="24"/>
                <w:szCs w:val="24"/>
              </w:rPr>
              <w:t>，例如：</w:t>
            </w:r>
            <w:r w:rsidR="00751FA1" w:rsidRPr="007862FF">
              <w:rPr>
                <w:rFonts w:cs="Times New Roman" w:hint="eastAsia"/>
                <w:kern w:val="24"/>
                <w:szCs w:val="24"/>
              </w:rPr>
              <w:t>交易金額為</w:t>
            </w:r>
            <w:r w:rsidR="00751FA1" w:rsidRPr="007862FF">
              <w:rPr>
                <w:rFonts w:cs="Times New Roman"/>
                <w:kern w:val="24"/>
                <w:szCs w:val="24"/>
              </w:rPr>
              <w:t>999</w:t>
            </w:r>
            <w:r w:rsidR="00751FA1" w:rsidRPr="007862FF">
              <w:rPr>
                <w:rFonts w:cs="Times New Roman" w:hint="eastAsia"/>
                <w:kern w:val="24"/>
                <w:szCs w:val="24"/>
              </w:rPr>
              <w:t>元，此欄位請放置</w:t>
            </w:r>
            <w:r w:rsidR="00751FA1" w:rsidRPr="007862FF">
              <w:rPr>
                <w:rFonts w:cs="Times New Roman"/>
                <w:kern w:val="24"/>
                <w:szCs w:val="24"/>
              </w:rPr>
              <w:t>999</w:t>
            </w:r>
            <w:r w:rsidR="00751FA1" w:rsidRPr="005677CF">
              <w:rPr>
                <w:rFonts w:cs="Times New Roman"/>
                <w:kern w:val="24"/>
                <w:szCs w:val="24"/>
              </w:rPr>
              <w:t>。</w:t>
            </w:r>
          </w:p>
        </w:tc>
        <w:tc>
          <w:tcPr>
            <w:tcW w:w="8843" w:type="dxa"/>
          </w:tcPr>
          <w:p w14:paraId="78822347" w14:textId="51056363" w:rsidR="00003F75" w:rsidRPr="008444D3" w:rsidRDefault="00003F75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</w:tbl>
    <w:p w14:paraId="589E9B9D" w14:textId="260C6E14" w:rsidR="004246B7" w:rsidRPr="007862FF" w:rsidRDefault="004246B7" w:rsidP="006544B7">
      <w:pPr>
        <w:pStyle w:val="2"/>
        <w:spacing w:before="0" w:after="0"/>
        <w:ind w:left="578" w:hanging="578"/>
      </w:pPr>
      <w:bookmarkStart w:id="1290" w:name="_Toc474498141"/>
      <w:r w:rsidRPr="007862FF">
        <w:t>FIELD_</w:t>
      </w:r>
      <w:r w:rsidR="005A4C6D" w:rsidRPr="007862FF">
        <w:rPr>
          <w:lang w:eastAsia="zh-TW"/>
        </w:rPr>
        <w:t>0</w:t>
      </w:r>
      <w:r w:rsidR="005725CF" w:rsidRPr="007862FF">
        <w:t>9</w:t>
      </w:r>
      <w:r w:rsidR="00B43819" w:rsidRPr="007862FF">
        <w:t xml:space="preserve"> </w:t>
      </w:r>
      <w:r w:rsidR="004B303E" w:rsidRPr="007862FF">
        <w:rPr>
          <w:rFonts w:hint="eastAsia"/>
        </w:rPr>
        <w:t>交易日期</w:t>
      </w:r>
      <w:bookmarkEnd w:id="1290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4246B7" w:rsidRPr="007862FF" w14:paraId="46167119" w14:textId="77777777" w:rsidTr="00394811">
        <w:tc>
          <w:tcPr>
            <w:tcW w:w="959" w:type="dxa"/>
          </w:tcPr>
          <w:p w14:paraId="57C4B9EA" w14:textId="77777777" w:rsidR="004246B7" w:rsidRPr="005677CF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311D24B8" w14:textId="7D697920" w:rsidR="004246B7" w:rsidRPr="008444D3" w:rsidRDefault="00D4511F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N</w:t>
            </w:r>
            <w:r w:rsidR="000B332A" w:rsidRPr="00250367">
              <w:rPr>
                <w:rFonts w:cs="Times New Roman" w:hint="eastAsia"/>
                <w:kern w:val="24"/>
                <w:szCs w:val="24"/>
              </w:rPr>
              <w:t>；</w:t>
            </w:r>
            <w:r w:rsidR="000B332A" w:rsidRPr="005677CF">
              <w:rPr>
                <w:rFonts w:cs="Times New Roman"/>
                <w:kern w:val="24"/>
                <w:szCs w:val="24"/>
              </w:rPr>
              <w:t>YYYYMMDD (GMT+8)</w:t>
            </w:r>
          </w:p>
        </w:tc>
      </w:tr>
      <w:tr w:rsidR="004246B7" w:rsidRPr="007862FF" w14:paraId="5F624CD7" w14:textId="77777777" w:rsidTr="00394811">
        <w:tc>
          <w:tcPr>
            <w:tcW w:w="959" w:type="dxa"/>
          </w:tcPr>
          <w:p w14:paraId="65FDA625" w14:textId="77777777" w:rsidR="004246B7" w:rsidRPr="005677CF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4EDBC005" w14:textId="2A228E18" w:rsidR="004246B7" w:rsidRPr="00C4692E" w:rsidRDefault="00D4511F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8</w:t>
            </w:r>
            <w:r w:rsidR="004246B7" w:rsidRPr="00C4692E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4246B7" w:rsidRPr="007862FF" w14:paraId="1AA2A936" w14:textId="77777777" w:rsidTr="00394811">
        <w:tc>
          <w:tcPr>
            <w:tcW w:w="959" w:type="dxa"/>
          </w:tcPr>
          <w:p w14:paraId="592AC9D1" w14:textId="77777777" w:rsidR="004246B7" w:rsidRPr="005677CF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598D3E7A" w14:textId="642AA014" w:rsidR="004246B7" w:rsidRPr="00C4692E" w:rsidRDefault="00B42DAF" w:rsidP="003A4A8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付款</w:t>
            </w:r>
            <w:r w:rsidR="005A4C6D" w:rsidRPr="002533D7">
              <w:rPr>
                <w:rFonts w:cs="Times New Roman"/>
                <w:kern w:val="24"/>
                <w:szCs w:val="24"/>
              </w:rPr>
              <w:t>/</w:t>
            </w:r>
            <w:r w:rsidR="005A4C6D" w:rsidRPr="00427776">
              <w:rPr>
                <w:rFonts w:cs="Times New Roman" w:hint="eastAsia"/>
                <w:kern w:val="24"/>
                <w:szCs w:val="24"/>
              </w:rPr>
              <w:t>退</w:t>
            </w:r>
            <w:r w:rsidRPr="00C5634C">
              <w:rPr>
                <w:rFonts w:cs="Times New Roman" w:hint="eastAsia"/>
                <w:kern w:val="24"/>
                <w:szCs w:val="24"/>
              </w:rPr>
              <w:t>款</w:t>
            </w:r>
            <w:r w:rsidR="000B332A" w:rsidRPr="005909E0">
              <w:rPr>
                <w:rFonts w:cs="Times New Roman" w:hint="eastAsia"/>
                <w:kern w:val="24"/>
                <w:szCs w:val="24"/>
              </w:rPr>
              <w:t>交易</w:t>
            </w:r>
            <w:r w:rsidR="005A4C6D" w:rsidRPr="00867726">
              <w:rPr>
                <w:rFonts w:cs="Times New Roman" w:hint="eastAsia"/>
                <w:kern w:val="24"/>
                <w:szCs w:val="24"/>
              </w:rPr>
              <w:t>發生</w:t>
            </w:r>
            <w:r w:rsidR="000B332A" w:rsidRPr="000B1343">
              <w:rPr>
                <w:rFonts w:cs="Times New Roman" w:hint="eastAsia"/>
                <w:kern w:val="24"/>
                <w:szCs w:val="24"/>
              </w:rPr>
              <w:t>日期</w:t>
            </w:r>
            <w:r w:rsidR="007D1CB5" w:rsidRPr="005677CF">
              <w:rPr>
                <w:rFonts w:cs="Times New Roman"/>
                <w:kern w:val="24"/>
                <w:szCs w:val="24"/>
              </w:rPr>
              <w:t>，其格式：</w:t>
            </w:r>
            <w:r w:rsidR="007D1CB5" w:rsidRPr="007862FF">
              <w:rPr>
                <w:rFonts w:cs="Times New Roman"/>
                <w:kern w:val="24"/>
                <w:szCs w:val="24"/>
              </w:rPr>
              <w:t>yyyy</w:t>
            </w:r>
            <w:r w:rsidR="007D1CB5" w:rsidRPr="005677CF">
              <w:rPr>
                <w:rFonts w:cs="Times New Roman"/>
                <w:kern w:val="24"/>
                <w:szCs w:val="24"/>
              </w:rPr>
              <w:t>MM</w:t>
            </w:r>
            <w:r w:rsidR="007D1CB5" w:rsidRPr="007862FF">
              <w:rPr>
                <w:rFonts w:cs="Times New Roman"/>
                <w:kern w:val="24"/>
                <w:szCs w:val="24"/>
              </w:rPr>
              <w:t>dd</w:t>
            </w:r>
            <w:r w:rsidR="007D1CB5" w:rsidRPr="005677CF">
              <w:rPr>
                <w:rFonts w:cs="Times New Roman"/>
                <w:kern w:val="24"/>
                <w:szCs w:val="24"/>
              </w:rPr>
              <w:t xml:space="preserve"> (GMT+8) </w:t>
            </w:r>
            <w:r w:rsidR="007D1CB5" w:rsidRPr="008444D3">
              <w:rPr>
                <w:rFonts w:cs="Times New Roman"/>
                <w:kern w:val="24"/>
                <w:szCs w:val="24"/>
              </w:rPr>
              <w:t>。</w:t>
            </w:r>
          </w:p>
        </w:tc>
      </w:tr>
    </w:tbl>
    <w:p w14:paraId="56FE81D7" w14:textId="7FC712EF" w:rsidR="004246B7" w:rsidRPr="007862FF" w:rsidRDefault="004246B7" w:rsidP="006544B7">
      <w:pPr>
        <w:pStyle w:val="2"/>
        <w:spacing w:before="0" w:after="0"/>
        <w:ind w:left="578" w:hanging="578"/>
      </w:pPr>
      <w:bookmarkStart w:id="1291" w:name="_Toc474498142"/>
      <w:r w:rsidRPr="007862FF">
        <w:t>FIELD_</w:t>
      </w:r>
      <w:r w:rsidR="005A4C6D" w:rsidRPr="007862FF">
        <w:rPr>
          <w:lang w:eastAsia="zh-TW"/>
        </w:rPr>
        <w:t>1</w:t>
      </w:r>
      <w:r w:rsidRPr="007862FF">
        <w:t>0</w:t>
      </w:r>
      <w:r w:rsidR="00B43819" w:rsidRPr="007862FF">
        <w:t xml:space="preserve"> </w:t>
      </w:r>
      <w:r w:rsidR="004B303E" w:rsidRPr="007862FF">
        <w:rPr>
          <w:rFonts w:hint="eastAsia"/>
        </w:rPr>
        <w:t>交易時間</w:t>
      </w:r>
      <w:bookmarkEnd w:id="1291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4246B7" w:rsidRPr="007862FF" w14:paraId="37BE2EE8" w14:textId="77777777" w:rsidTr="00394811">
        <w:tc>
          <w:tcPr>
            <w:tcW w:w="959" w:type="dxa"/>
          </w:tcPr>
          <w:p w14:paraId="7CC7E81F" w14:textId="77777777" w:rsidR="004246B7" w:rsidRPr="005677CF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1C20F75B" w14:textId="4CCE5AA0" w:rsidR="004246B7" w:rsidRPr="008444D3" w:rsidRDefault="00D4511F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N</w:t>
            </w:r>
            <w:r w:rsidR="000B332A" w:rsidRPr="00250367">
              <w:rPr>
                <w:rFonts w:cs="Times New Roman" w:hint="eastAsia"/>
                <w:kern w:val="24"/>
                <w:szCs w:val="24"/>
              </w:rPr>
              <w:t>；</w:t>
            </w:r>
            <w:r w:rsidR="000B332A" w:rsidRPr="005677CF">
              <w:rPr>
                <w:rFonts w:cs="Times New Roman"/>
                <w:kern w:val="24"/>
                <w:szCs w:val="24"/>
              </w:rPr>
              <w:t>hhmmss (GMT+8)</w:t>
            </w:r>
          </w:p>
        </w:tc>
      </w:tr>
      <w:tr w:rsidR="004246B7" w:rsidRPr="007862FF" w14:paraId="575C6AC2" w14:textId="77777777" w:rsidTr="00394811">
        <w:tc>
          <w:tcPr>
            <w:tcW w:w="959" w:type="dxa"/>
          </w:tcPr>
          <w:p w14:paraId="161A53C0" w14:textId="77777777" w:rsidR="004246B7" w:rsidRPr="005677CF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0B0B9B95" w14:textId="2B1C32E0" w:rsidR="004246B7" w:rsidRPr="00C4692E" w:rsidRDefault="00D4511F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6</w:t>
            </w:r>
            <w:r w:rsidR="004246B7" w:rsidRPr="00C4692E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4246B7" w:rsidRPr="007862FF" w14:paraId="4B954B2C" w14:textId="77777777" w:rsidTr="00394811">
        <w:tc>
          <w:tcPr>
            <w:tcW w:w="959" w:type="dxa"/>
          </w:tcPr>
          <w:p w14:paraId="0F788732" w14:textId="77777777" w:rsidR="004246B7" w:rsidRPr="005677CF" w:rsidRDefault="004246B7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1DE7402A" w14:textId="037ADFF3" w:rsidR="00A16275" w:rsidRPr="00C4692E" w:rsidRDefault="00B42DAF" w:rsidP="003A4A8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付款</w:t>
            </w:r>
            <w:r w:rsidRPr="002533D7">
              <w:rPr>
                <w:rFonts w:cs="Times New Roman"/>
                <w:kern w:val="24"/>
                <w:szCs w:val="24"/>
              </w:rPr>
              <w:t>/</w:t>
            </w:r>
            <w:r w:rsidRPr="00427776">
              <w:rPr>
                <w:rFonts w:cs="Times New Roman" w:hint="eastAsia"/>
                <w:kern w:val="24"/>
                <w:szCs w:val="24"/>
              </w:rPr>
              <w:t>退款</w:t>
            </w:r>
            <w:r w:rsidR="000B332A" w:rsidRPr="00D92124">
              <w:rPr>
                <w:rFonts w:cs="Times New Roman" w:hint="eastAsia"/>
                <w:kern w:val="24"/>
                <w:szCs w:val="24"/>
              </w:rPr>
              <w:t>交易發</w:t>
            </w:r>
            <w:r w:rsidR="005A4C6D" w:rsidRPr="001B6359">
              <w:rPr>
                <w:rFonts w:cs="Times New Roman" w:hint="eastAsia"/>
                <w:kern w:val="24"/>
                <w:szCs w:val="24"/>
              </w:rPr>
              <w:t>生</w:t>
            </w:r>
            <w:r w:rsidR="000B332A" w:rsidRPr="002E3981">
              <w:rPr>
                <w:rFonts w:cs="Times New Roman" w:hint="eastAsia"/>
                <w:kern w:val="24"/>
                <w:szCs w:val="24"/>
              </w:rPr>
              <w:t>時間</w:t>
            </w:r>
            <w:r w:rsidR="007D1CB5" w:rsidRPr="005677CF">
              <w:rPr>
                <w:rFonts w:cs="Times New Roman"/>
                <w:kern w:val="24"/>
                <w:szCs w:val="24"/>
              </w:rPr>
              <w:t>，其格式：</w:t>
            </w:r>
            <w:r w:rsidR="007D1CB5" w:rsidRPr="007862FF">
              <w:rPr>
                <w:rFonts w:cs="Times New Roman"/>
                <w:kern w:val="24"/>
                <w:szCs w:val="24"/>
              </w:rPr>
              <w:t>HH</w:t>
            </w:r>
            <w:r w:rsidR="007D1CB5" w:rsidRPr="005677CF">
              <w:rPr>
                <w:rFonts w:cs="Times New Roman"/>
                <w:kern w:val="24"/>
                <w:szCs w:val="24"/>
              </w:rPr>
              <w:t xml:space="preserve">mmss (GMT+8) </w:t>
            </w:r>
            <w:r w:rsidR="007D1CB5" w:rsidRPr="008444D3">
              <w:rPr>
                <w:rFonts w:cs="Times New Roman"/>
                <w:kern w:val="24"/>
                <w:szCs w:val="24"/>
              </w:rPr>
              <w:t>。</w:t>
            </w:r>
          </w:p>
        </w:tc>
      </w:tr>
    </w:tbl>
    <w:p w14:paraId="37B1E7B8" w14:textId="07DCC25F" w:rsidR="00A34094" w:rsidRPr="007862FF" w:rsidRDefault="00A16275" w:rsidP="006544B7">
      <w:pPr>
        <w:pStyle w:val="2"/>
        <w:spacing w:before="0" w:after="0"/>
        <w:ind w:left="578" w:hanging="578"/>
        <w:rPr>
          <w:lang w:eastAsia="zh-TW"/>
        </w:rPr>
      </w:pPr>
      <w:bookmarkStart w:id="1292" w:name="_Toc474498143"/>
      <w:r w:rsidRPr="007862FF">
        <w:rPr>
          <w:lang w:eastAsia="zh-TW"/>
        </w:rPr>
        <w:t xml:space="preserve">FIELD_11 </w:t>
      </w:r>
      <w:r w:rsidRPr="007862FF">
        <w:rPr>
          <w:rFonts w:hint="eastAsia"/>
          <w:lang w:eastAsia="zh-TW"/>
        </w:rPr>
        <w:t>商品名稱</w:t>
      </w:r>
      <w:bookmarkEnd w:id="1292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A34094" w:rsidRPr="007862FF" w14:paraId="15CBDCEC" w14:textId="77777777" w:rsidTr="00394811">
        <w:tc>
          <w:tcPr>
            <w:tcW w:w="959" w:type="dxa"/>
          </w:tcPr>
          <w:p w14:paraId="3F135B5B" w14:textId="77777777" w:rsidR="00A34094" w:rsidRPr="005677CF" w:rsidRDefault="00A34094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64A47FE8" w14:textId="3380B58A" w:rsidR="00A34094" w:rsidRPr="005677CF" w:rsidRDefault="00A16275" w:rsidP="006544B7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/>
                <w:kern w:val="24"/>
                <w:szCs w:val="24"/>
              </w:rPr>
              <w:t>AN</w:t>
            </w:r>
          </w:p>
        </w:tc>
      </w:tr>
      <w:tr w:rsidR="00A34094" w:rsidRPr="007862FF" w14:paraId="5A2D746E" w14:textId="77777777" w:rsidTr="00394811">
        <w:tc>
          <w:tcPr>
            <w:tcW w:w="959" w:type="dxa"/>
          </w:tcPr>
          <w:p w14:paraId="48E703F4" w14:textId="77777777" w:rsidR="00A34094" w:rsidRPr="005677CF" w:rsidRDefault="00A34094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618F86A6" w14:textId="4E9551AA" w:rsidR="00A34094" w:rsidRPr="005677CF" w:rsidRDefault="00216B62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>
              <w:rPr>
                <w:rFonts w:cs="Times New Roman" w:hint="eastAsia"/>
                <w:kern w:val="0"/>
                <w:lang w:val="zh-TW"/>
              </w:rPr>
              <w:t>32</w:t>
            </w:r>
            <w:r w:rsidR="00A34094" w:rsidRPr="005677CF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A34094" w:rsidRPr="007862FF" w14:paraId="41CF8D94" w14:textId="77777777" w:rsidTr="00394811">
        <w:tc>
          <w:tcPr>
            <w:tcW w:w="959" w:type="dxa"/>
          </w:tcPr>
          <w:p w14:paraId="1CD88FE8" w14:textId="77777777" w:rsidR="00A34094" w:rsidRPr="005677CF" w:rsidRDefault="00A34094" w:rsidP="0039481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3B1578FE" w14:textId="1549DBE4" w:rsidR="00A34094" w:rsidRPr="005677CF" w:rsidRDefault="00A16275" w:rsidP="006544B7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購物商品名稱</w:t>
            </w:r>
            <w:r w:rsidR="007045BC" w:rsidRPr="006D1A37">
              <w:rPr>
                <w:rFonts w:cs="Times New Roman" w:hint="eastAsia"/>
                <w:kern w:val="24"/>
                <w:szCs w:val="24"/>
              </w:rPr>
              <w:t>，除文數字及空白之外，不可包含任何特殊符號</w:t>
            </w:r>
          </w:p>
        </w:tc>
      </w:tr>
    </w:tbl>
    <w:p w14:paraId="2DBA524B" w14:textId="5ECA662B" w:rsidR="00A16275" w:rsidRPr="007862FF" w:rsidRDefault="00A16275" w:rsidP="00A16275">
      <w:pPr>
        <w:pStyle w:val="2"/>
        <w:spacing w:before="0" w:after="0"/>
        <w:ind w:left="578" w:hanging="578"/>
        <w:rPr>
          <w:lang w:eastAsia="zh-TW"/>
        </w:rPr>
      </w:pPr>
      <w:bookmarkStart w:id="1293" w:name="_Toc474498144"/>
      <w:r w:rsidRPr="007862FF">
        <w:rPr>
          <w:lang w:eastAsia="zh-TW"/>
        </w:rPr>
        <w:t xml:space="preserve">FIELD_12 </w:t>
      </w:r>
      <w:r w:rsidRPr="007862FF">
        <w:rPr>
          <w:rFonts w:hint="eastAsia"/>
          <w:lang w:eastAsia="zh-TW"/>
        </w:rPr>
        <w:t>商品描述</w:t>
      </w:r>
      <w:bookmarkEnd w:id="1293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A16275" w:rsidRPr="007862FF" w14:paraId="1EE06CBA" w14:textId="77777777" w:rsidTr="0060698D">
        <w:tc>
          <w:tcPr>
            <w:tcW w:w="959" w:type="dxa"/>
          </w:tcPr>
          <w:p w14:paraId="5FF3DD43" w14:textId="77777777" w:rsidR="00A16275" w:rsidRPr="005677CF" w:rsidRDefault="00A1627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297C4143" w14:textId="5314BDB7" w:rsidR="00A16275" w:rsidRPr="005677CF" w:rsidRDefault="00A1627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/>
                <w:kern w:val="24"/>
                <w:szCs w:val="24"/>
              </w:rPr>
              <w:t>AN</w:t>
            </w:r>
          </w:p>
        </w:tc>
      </w:tr>
      <w:tr w:rsidR="00A16275" w:rsidRPr="007862FF" w14:paraId="72042A24" w14:textId="77777777" w:rsidTr="0060698D">
        <w:tc>
          <w:tcPr>
            <w:tcW w:w="959" w:type="dxa"/>
          </w:tcPr>
          <w:p w14:paraId="22B7D6B1" w14:textId="77777777" w:rsidR="00A16275" w:rsidRPr="005677CF" w:rsidRDefault="00A1627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01B403D8" w14:textId="1691A636" w:rsidR="00A16275" w:rsidRPr="005677CF" w:rsidRDefault="00B1489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33D7">
              <w:rPr>
                <w:rFonts w:cs="Times New Roman"/>
                <w:kern w:val="0"/>
                <w:lang w:val="zh-TW"/>
              </w:rPr>
              <w:t>256</w:t>
            </w:r>
            <w:r w:rsidR="00A16275" w:rsidRPr="005677CF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A16275" w:rsidRPr="007862FF" w14:paraId="1FE9B400" w14:textId="77777777" w:rsidTr="0060698D">
        <w:tc>
          <w:tcPr>
            <w:tcW w:w="959" w:type="dxa"/>
          </w:tcPr>
          <w:p w14:paraId="24D19B85" w14:textId="77777777" w:rsidR="00A16275" w:rsidRPr="005677CF" w:rsidRDefault="00A1627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18481210" w14:textId="2046A267" w:rsidR="00A16275" w:rsidRPr="005677CF" w:rsidRDefault="00A1627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購物商品描述</w:t>
            </w:r>
            <w:r w:rsidR="007045BC" w:rsidRPr="006D1A37">
              <w:rPr>
                <w:rFonts w:cs="Times New Roman" w:hint="eastAsia"/>
                <w:kern w:val="24"/>
                <w:szCs w:val="24"/>
              </w:rPr>
              <w:t>，除文數字及空白之外，不可包含任何特殊符號</w:t>
            </w:r>
          </w:p>
        </w:tc>
      </w:tr>
    </w:tbl>
    <w:p w14:paraId="548F663C" w14:textId="0C7AF3D5" w:rsidR="00A16275" w:rsidRPr="007862FF" w:rsidRDefault="00A16275" w:rsidP="00A16275">
      <w:pPr>
        <w:pStyle w:val="2"/>
        <w:spacing w:before="0" w:after="0"/>
        <w:ind w:left="578" w:hanging="578"/>
        <w:rPr>
          <w:lang w:eastAsia="zh-TW"/>
        </w:rPr>
      </w:pPr>
      <w:bookmarkStart w:id="1294" w:name="_Toc474498145"/>
      <w:r w:rsidRPr="007862FF">
        <w:rPr>
          <w:lang w:eastAsia="zh-TW"/>
        </w:rPr>
        <w:t>FIELD_</w:t>
      </w:r>
      <w:r w:rsidR="00BD22B8" w:rsidRPr="007862FF">
        <w:rPr>
          <w:lang w:eastAsia="zh-TW"/>
        </w:rPr>
        <w:t>13</w:t>
      </w:r>
      <w:r w:rsidRPr="007862FF">
        <w:rPr>
          <w:lang w:eastAsia="zh-TW"/>
        </w:rPr>
        <w:t xml:space="preserve"> </w:t>
      </w:r>
      <w:r w:rsidR="00BD22B8" w:rsidRPr="007862FF">
        <w:rPr>
          <w:rFonts w:hint="eastAsia"/>
          <w:lang w:eastAsia="zh-TW"/>
        </w:rPr>
        <w:t>退款編號</w:t>
      </w:r>
      <w:bookmarkEnd w:id="1294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A16275" w:rsidRPr="007862FF" w14:paraId="743E5D04" w14:textId="77777777" w:rsidTr="0060698D">
        <w:tc>
          <w:tcPr>
            <w:tcW w:w="959" w:type="dxa"/>
          </w:tcPr>
          <w:p w14:paraId="1C51F5F9" w14:textId="77777777" w:rsidR="00A16275" w:rsidRPr="005677CF" w:rsidRDefault="00A1627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0F5613B2" w14:textId="49E2416E" w:rsidR="00A16275" w:rsidRPr="005677CF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/>
                <w:kern w:val="24"/>
                <w:szCs w:val="24"/>
              </w:rPr>
              <w:t>A</w:t>
            </w:r>
            <w:r w:rsidR="00A16275" w:rsidRPr="005677CF">
              <w:rPr>
                <w:rFonts w:cs="Times New Roman"/>
                <w:kern w:val="24"/>
                <w:szCs w:val="24"/>
              </w:rPr>
              <w:t>N</w:t>
            </w:r>
          </w:p>
        </w:tc>
      </w:tr>
      <w:tr w:rsidR="00A16275" w:rsidRPr="007862FF" w14:paraId="58B03A83" w14:textId="77777777" w:rsidTr="0060698D">
        <w:tc>
          <w:tcPr>
            <w:tcW w:w="959" w:type="dxa"/>
          </w:tcPr>
          <w:p w14:paraId="17835BFD" w14:textId="77777777" w:rsidR="00A16275" w:rsidRPr="005677CF" w:rsidRDefault="00A1627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256CC437" w14:textId="6CA22155" w:rsidR="00A16275" w:rsidRPr="005677CF" w:rsidRDefault="00887100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/>
                <w:kern w:val="24"/>
                <w:szCs w:val="24"/>
              </w:rPr>
              <w:t>9</w:t>
            </w:r>
            <w:r w:rsidR="00A16275" w:rsidRPr="005677CF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A16275" w:rsidRPr="007862FF" w14:paraId="291467DD" w14:textId="77777777" w:rsidTr="0060698D">
        <w:tc>
          <w:tcPr>
            <w:tcW w:w="959" w:type="dxa"/>
          </w:tcPr>
          <w:p w14:paraId="7BC186D5" w14:textId="77777777" w:rsidR="00A16275" w:rsidRPr="005677CF" w:rsidRDefault="00A16275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4A5E9203" w14:textId="55293E35" w:rsidR="00A16275" w:rsidRPr="005677CF" w:rsidRDefault="00BD22B8" w:rsidP="00BD22B8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特店給予之退款序號，</w:t>
            </w:r>
            <w:r w:rsidRPr="002533D7">
              <w:rPr>
                <w:rFonts w:cs="Times New Roman" w:hint="eastAsia"/>
                <w:kern w:val="0"/>
                <w:sz w:val="22"/>
                <w:lang w:val="zh-TW"/>
              </w:rPr>
              <w:t>必須是特店唯一識別值</w:t>
            </w:r>
            <w:r w:rsidRPr="00427776">
              <w:rPr>
                <w:rFonts w:cs="Times New Roman" w:hint="eastAsia"/>
                <w:kern w:val="24"/>
                <w:szCs w:val="24"/>
              </w:rPr>
              <w:t>，不可重複。</w:t>
            </w:r>
          </w:p>
        </w:tc>
      </w:tr>
    </w:tbl>
    <w:p w14:paraId="003C8B95" w14:textId="5D98F61D" w:rsidR="00BD22B8" w:rsidRPr="007862FF" w:rsidRDefault="00BD22B8" w:rsidP="00BD22B8">
      <w:pPr>
        <w:pStyle w:val="2"/>
        <w:spacing w:before="0" w:after="0"/>
        <w:ind w:left="578" w:hanging="578"/>
        <w:rPr>
          <w:lang w:eastAsia="zh-TW"/>
        </w:rPr>
      </w:pPr>
      <w:bookmarkStart w:id="1295" w:name="_Toc474498146"/>
      <w:r w:rsidRPr="007862FF">
        <w:rPr>
          <w:lang w:eastAsia="zh-TW"/>
        </w:rPr>
        <w:t xml:space="preserve">FIELD_14 </w:t>
      </w:r>
      <w:r w:rsidRPr="007862FF">
        <w:rPr>
          <w:rFonts w:hint="eastAsia"/>
          <w:lang w:eastAsia="zh-TW"/>
        </w:rPr>
        <w:t>退款金額</w:t>
      </w:r>
      <w:bookmarkEnd w:id="1295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BD22B8" w:rsidRPr="007862FF" w14:paraId="2EB9E17F" w14:textId="77777777" w:rsidTr="0060698D">
        <w:tc>
          <w:tcPr>
            <w:tcW w:w="959" w:type="dxa"/>
          </w:tcPr>
          <w:p w14:paraId="2DC38F26" w14:textId="77777777" w:rsidR="00BD22B8" w:rsidRPr="005677CF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42576B3D" w14:textId="77777777" w:rsidR="00BD22B8" w:rsidRPr="008444D3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N</w:t>
            </w:r>
          </w:p>
        </w:tc>
      </w:tr>
      <w:tr w:rsidR="00BD22B8" w:rsidRPr="007862FF" w14:paraId="615958C4" w14:textId="77777777" w:rsidTr="0060698D">
        <w:tc>
          <w:tcPr>
            <w:tcW w:w="959" w:type="dxa"/>
          </w:tcPr>
          <w:p w14:paraId="2C0C92EA" w14:textId="70694B81" w:rsidR="00BD22B8" w:rsidRPr="005677CF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796CE34F" w14:textId="60CA78B0" w:rsidR="00BD22B8" w:rsidRPr="005677CF" w:rsidRDefault="00FA756C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>
              <w:rPr>
                <w:rFonts w:cs="Times New Roman" w:hint="eastAsia"/>
                <w:kern w:val="24"/>
                <w:szCs w:val="24"/>
              </w:rPr>
              <w:t>9</w:t>
            </w:r>
            <w:r w:rsidR="00BD22B8" w:rsidRPr="005677CF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BD22B8" w:rsidRPr="007862FF" w14:paraId="6966A683" w14:textId="77777777" w:rsidTr="0060698D">
        <w:tc>
          <w:tcPr>
            <w:tcW w:w="959" w:type="dxa"/>
          </w:tcPr>
          <w:p w14:paraId="3BAF35D7" w14:textId="30DD12D4" w:rsidR="00BD22B8" w:rsidRPr="005677CF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4BB13C64" w14:textId="6DB6F1EA" w:rsidR="00BD22B8" w:rsidRPr="005677CF" w:rsidRDefault="00224CDC" w:rsidP="00224CD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退款金額必須小於等於原交易金額</w:t>
            </w:r>
            <w:r w:rsidR="007D1CB5" w:rsidRPr="005677CF">
              <w:rPr>
                <w:rFonts w:cs="Times New Roman"/>
                <w:kern w:val="24"/>
                <w:szCs w:val="24"/>
              </w:rPr>
              <w:t>，格式</w:t>
            </w:r>
            <w:r w:rsidR="007D1CB5" w:rsidRPr="007862FF">
              <w:rPr>
                <w:rFonts w:cs="Times New Roman" w:hint="eastAsia"/>
                <w:kern w:val="24"/>
                <w:szCs w:val="24"/>
              </w:rPr>
              <w:t>說明詳參</w:t>
            </w:r>
            <w:r w:rsidR="007D1CB5" w:rsidRPr="007862FF">
              <w:rPr>
                <w:rFonts w:cs="Times New Roman"/>
                <w:kern w:val="24"/>
                <w:szCs w:val="24"/>
              </w:rPr>
              <w:t>FIELD_08</w:t>
            </w:r>
            <w:r w:rsidR="007D1CB5" w:rsidRPr="007862FF">
              <w:rPr>
                <w:rFonts w:cs="Times New Roman" w:hint="eastAsia"/>
                <w:kern w:val="24"/>
                <w:szCs w:val="24"/>
              </w:rPr>
              <w:t>交易金額</w:t>
            </w:r>
            <w:r w:rsidR="007D1CB5" w:rsidRPr="005677CF">
              <w:rPr>
                <w:rFonts w:cs="Times New Roman"/>
                <w:kern w:val="24"/>
                <w:szCs w:val="24"/>
              </w:rPr>
              <w:t>。</w:t>
            </w:r>
          </w:p>
        </w:tc>
      </w:tr>
    </w:tbl>
    <w:p w14:paraId="331455EF" w14:textId="77777777" w:rsidR="00761148" w:rsidRPr="002C2159" w:rsidRDefault="00761148" w:rsidP="00761148">
      <w:pPr>
        <w:pStyle w:val="2"/>
        <w:spacing w:before="0" w:after="0"/>
        <w:ind w:left="578" w:hanging="578"/>
        <w:rPr>
          <w:lang w:eastAsia="zh-TW"/>
        </w:rPr>
      </w:pPr>
      <w:bookmarkStart w:id="1296" w:name="_Toc454794005"/>
      <w:bookmarkStart w:id="1297" w:name="_Toc455490107"/>
      <w:bookmarkStart w:id="1298" w:name="_Toc454794015"/>
      <w:bookmarkStart w:id="1299" w:name="_Toc455490117"/>
      <w:bookmarkStart w:id="1300" w:name="_Toc454794025"/>
      <w:bookmarkStart w:id="1301" w:name="_Toc455490127"/>
      <w:bookmarkStart w:id="1302" w:name="_Toc458000160"/>
      <w:bookmarkStart w:id="1303" w:name="_Toc474498147"/>
      <w:bookmarkEnd w:id="1296"/>
      <w:bookmarkEnd w:id="1297"/>
      <w:bookmarkEnd w:id="1298"/>
      <w:bookmarkEnd w:id="1299"/>
      <w:bookmarkEnd w:id="1300"/>
      <w:bookmarkEnd w:id="1301"/>
      <w:r w:rsidRPr="002C2159">
        <w:rPr>
          <w:lang w:eastAsia="zh-TW"/>
        </w:rPr>
        <w:t xml:space="preserve">FIELD_15 </w:t>
      </w:r>
      <w:r w:rsidRPr="002C2159">
        <w:rPr>
          <w:lang w:eastAsia="zh-TW"/>
        </w:rPr>
        <w:t>退款原因</w:t>
      </w:r>
      <w:bookmarkEnd w:id="1302"/>
      <w:bookmarkEnd w:id="1303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761148" w:rsidRPr="002C2159" w14:paraId="7FA01220" w14:textId="77777777" w:rsidTr="00721185">
        <w:tc>
          <w:tcPr>
            <w:tcW w:w="959" w:type="dxa"/>
          </w:tcPr>
          <w:p w14:paraId="2E318705" w14:textId="77777777" w:rsidR="00761148" w:rsidRPr="002C2159" w:rsidRDefault="00761148" w:rsidP="00721185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3D159273" w14:textId="77777777" w:rsidR="00761148" w:rsidRPr="002C2159" w:rsidRDefault="00761148" w:rsidP="00721185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AN</w:t>
            </w:r>
          </w:p>
        </w:tc>
      </w:tr>
      <w:tr w:rsidR="00761148" w:rsidRPr="002C2159" w14:paraId="1292E531" w14:textId="77777777" w:rsidTr="00721185">
        <w:tc>
          <w:tcPr>
            <w:tcW w:w="959" w:type="dxa"/>
          </w:tcPr>
          <w:p w14:paraId="3AE45959" w14:textId="77777777" w:rsidR="00761148" w:rsidRPr="002C2159" w:rsidRDefault="00761148" w:rsidP="00721185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6544919B" w14:textId="77777777" w:rsidR="00761148" w:rsidRPr="002C2159" w:rsidRDefault="00761148" w:rsidP="00721185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0"/>
                <w:sz w:val="22"/>
              </w:rPr>
              <w:t>100</w:t>
            </w:r>
            <w:r w:rsidRPr="002C2159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761148" w:rsidRPr="002C2159" w14:paraId="06A562E0" w14:textId="77777777" w:rsidTr="00721185">
        <w:tc>
          <w:tcPr>
            <w:tcW w:w="959" w:type="dxa"/>
          </w:tcPr>
          <w:p w14:paraId="286F4246" w14:textId="77777777" w:rsidR="00761148" w:rsidRPr="002C2159" w:rsidRDefault="00761148" w:rsidP="00721185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4F4E371E" w14:textId="27C87FF1" w:rsidR="00761148" w:rsidRPr="002C2159" w:rsidRDefault="00761148" w:rsidP="00721185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退款原因描述，例如：</w:t>
            </w:r>
            <w:r w:rsidRPr="002C2159">
              <w:rPr>
                <w:rFonts w:cs="Times New Roman"/>
                <w:kern w:val="24"/>
                <w:szCs w:val="24"/>
              </w:rPr>
              <w:t>out of supply</w:t>
            </w:r>
            <w:r w:rsidRPr="002C2159">
              <w:rPr>
                <w:rFonts w:cs="Times New Roman"/>
                <w:kern w:val="24"/>
                <w:szCs w:val="24"/>
              </w:rPr>
              <w:t>，除文數字及空白之外，不可包含任何特殊符號。</w:t>
            </w:r>
            <w:r>
              <w:rPr>
                <w:rFonts w:cs="Times New Roman" w:hint="eastAsia"/>
                <w:kern w:val="24"/>
                <w:szCs w:val="24"/>
              </w:rPr>
              <w:t>(</w:t>
            </w:r>
            <w:r>
              <w:rPr>
                <w:rFonts w:cs="Times New Roman" w:hint="eastAsia"/>
                <w:kern w:val="24"/>
                <w:szCs w:val="24"/>
              </w:rPr>
              <w:t>暫未提供</w:t>
            </w:r>
            <w:r>
              <w:rPr>
                <w:rFonts w:cs="Times New Roman" w:hint="eastAsia"/>
                <w:kern w:val="24"/>
                <w:szCs w:val="24"/>
              </w:rPr>
              <w:t>)</w:t>
            </w:r>
          </w:p>
        </w:tc>
      </w:tr>
    </w:tbl>
    <w:p w14:paraId="2A3A2799" w14:textId="45810D4E" w:rsidR="00761148" w:rsidRPr="002C2159" w:rsidRDefault="00761148" w:rsidP="00761148">
      <w:pPr>
        <w:pStyle w:val="2"/>
        <w:spacing w:before="0" w:after="0"/>
        <w:ind w:left="578" w:hanging="578"/>
      </w:pPr>
      <w:bookmarkStart w:id="1304" w:name="_Toc474498148"/>
      <w:r w:rsidRPr="002C2159">
        <w:t>FIELD_</w:t>
      </w:r>
      <w:r w:rsidRPr="002C2159">
        <w:rPr>
          <w:lang w:eastAsia="zh-TW"/>
        </w:rPr>
        <w:t>16</w:t>
      </w:r>
      <w:r w:rsidRPr="002C2159">
        <w:t>交易結果回傳網址</w:t>
      </w:r>
      <w:bookmarkEnd w:id="1304"/>
    </w:p>
    <w:tbl>
      <w:tblPr>
        <w:tblStyle w:val="af0"/>
        <w:tblW w:w="1864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  <w:gridCol w:w="8843"/>
      </w:tblGrid>
      <w:tr w:rsidR="00761148" w:rsidRPr="002C2159" w14:paraId="71605051" w14:textId="77777777" w:rsidTr="00721185">
        <w:tc>
          <w:tcPr>
            <w:tcW w:w="959" w:type="dxa"/>
          </w:tcPr>
          <w:p w14:paraId="140DD221" w14:textId="77777777" w:rsidR="00761148" w:rsidRPr="002C2159" w:rsidRDefault="00761148" w:rsidP="00721185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714302A5" w14:textId="77777777" w:rsidR="00761148" w:rsidRPr="002C2159" w:rsidRDefault="00761148" w:rsidP="00721185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ANS</w:t>
            </w:r>
          </w:p>
        </w:tc>
        <w:tc>
          <w:tcPr>
            <w:tcW w:w="8843" w:type="dxa"/>
          </w:tcPr>
          <w:p w14:paraId="32C958CC" w14:textId="77777777" w:rsidR="00761148" w:rsidRPr="002C2159" w:rsidRDefault="00761148" w:rsidP="00721185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761148" w:rsidRPr="002C2159" w14:paraId="6F804268" w14:textId="77777777" w:rsidTr="00721185">
        <w:tc>
          <w:tcPr>
            <w:tcW w:w="959" w:type="dxa"/>
          </w:tcPr>
          <w:p w14:paraId="16F614D6" w14:textId="77777777" w:rsidR="00761148" w:rsidRPr="002C2159" w:rsidRDefault="00761148" w:rsidP="00721185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798A0E4F" w14:textId="77777777" w:rsidR="00761148" w:rsidRPr="002C2159" w:rsidDel="00C84137" w:rsidRDefault="00761148" w:rsidP="00721185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0"/>
                <w:lang w:val="zh-TW"/>
              </w:rPr>
              <w:t>512</w:t>
            </w:r>
            <w:r w:rsidRPr="002C2159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  <w:tc>
          <w:tcPr>
            <w:tcW w:w="8843" w:type="dxa"/>
          </w:tcPr>
          <w:p w14:paraId="4053F239" w14:textId="77777777" w:rsidR="00761148" w:rsidRPr="002C2159" w:rsidRDefault="00761148" w:rsidP="00721185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761148" w:rsidRPr="002C2159" w14:paraId="4D667938" w14:textId="77777777" w:rsidTr="00721185">
        <w:tc>
          <w:tcPr>
            <w:tcW w:w="959" w:type="dxa"/>
          </w:tcPr>
          <w:p w14:paraId="2680777C" w14:textId="77777777" w:rsidR="00761148" w:rsidRPr="002C2159" w:rsidRDefault="00761148" w:rsidP="00721185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29749283" w14:textId="02E83F48" w:rsidR="00761148" w:rsidRPr="002C2159" w:rsidRDefault="00761148" w:rsidP="00721185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C2159">
              <w:rPr>
                <w:rFonts w:cs="Times New Roman"/>
                <w:lang w:val="en-AU"/>
              </w:rPr>
              <w:t>財金共用收單系統會</w:t>
            </w:r>
            <w:r w:rsidRPr="002C2159">
              <w:rPr>
                <w:rFonts w:cs="Times New Roman"/>
                <w:kern w:val="24"/>
                <w:szCs w:val="24"/>
              </w:rPr>
              <w:t>將交易回應</w:t>
            </w:r>
            <w:r w:rsidRPr="002C2159">
              <w:rPr>
                <w:rFonts w:cs="Times New Roman"/>
                <w:kern w:val="24"/>
                <w:szCs w:val="24"/>
              </w:rPr>
              <w:t>(RESP)</w:t>
            </w:r>
            <w:r w:rsidRPr="002C2159">
              <w:rPr>
                <w:rFonts w:cs="Times New Roman"/>
                <w:kern w:val="24"/>
                <w:szCs w:val="24"/>
              </w:rPr>
              <w:t>訊息以</w:t>
            </w:r>
            <w:r w:rsidRPr="002C2159">
              <w:rPr>
                <w:rFonts w:cs="Times New Roman"/>
                <w:kern w:val="24"/>
                <w:szCs w:val="24"/>
              </w:rPr>
              <w:t>POST</w:t>
            </w:r>
            <w:r w:rsidRPr="002C2159">
              <w:rPr>
                <w:rFonts w:cs="Times New Roman"/>
                <w:kern w:val="24"/>
                <w:szCs w:val="24"/>
              </w:rPr>
              <w:t>方式送到指定網址。</w:t>
            </w:r>
            <w:r>
              <w:rPr>
                <w:rFonts w:cs="Times New Roman" w:hint="eastAsia"/>
                <w:kern w:val="24"/>
                <w:szCs w:val="24"/>
              </w:rPr>
              <w:t>(</w:t>
            </w:r>
            <w:r>
              <w:rPr>
                <w:rFonts w:cs="Times New Roman" w:hint="eastAsia"/>
                <w:kern w:val="24"/>
                <w:szCs w:val="24"/>
              </w:rPr>
              <w:t>暫未提供</w:t>
            </w:r>
            <w:r>
              <w:rPr>
                <w:rFonts w:cs="Times New Roman" w:hint="eastAsia"/>
                <w:kern w:val="24"/>
                <w:szCs w:val="24"/>
              </w:rPr>
              <w:t>)</w:t>
            </w:r>
          </w:p>
        </w:tc>
        <w:tc>
          <w:tcPr>
            <w:tcW w:w="8843" w:type="dxa"/>
          </w:tcPr>
          <w:p w14:paraId="7825637C" w14:textId="77777777" w:rsidR="00761148" w:rsidRPr="002C2159" w:rsidRDefault="00761148" w:rsidP="00721185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</w:tbl>
    <w:p w14:paraId="5463CF43" w14:textId="41B6316A" w:rsidR="007809B3" w:rsidRPr="007862FF" w:rsidRDefault="007809B3" w:rsidP="00761148">
      <w:pPr>
        <w:pStyle w:val="2"/>
        <w:spacing w:before="0" w:after="0"/>
        <w:ind w:left="578" w:hanging="578"/>
        <w:rPr>
          <w:lang w:eastAsia="zh-TW"/>
        </w:rPr>
      </w:pPr>
      <w:bookmarkStart w:id="1305" w:name="_Toc474498149"/>
      <w:r w:rsidRPr="007862FF">
        <w:rPr>
          <w:lang w:eastAsia="zh-TW"/>
        </w:rPr>
        <w:t>FIELD_1</w:t>
      </w:r>
      <w:r>
        <w:rPr>
          <w:rFonts w:hint="eastAsia"/>
          <w:lang w:eastAsia="zh-TW"/>
        </w:rPr>
        <w:t>7</w:t>
      </w:r>
      <w:r w:rsidRPr="007862FF">
        <w:rPr>
          <w:lang w:eastAsia="zh-TW"/>
        </w:rPr>
        <w:t xml:space="preserve"> </w:t>
      </w:r>
      <w:r w:rsidRPr="007862FF">
        <w:rPr>
          <w:rFonts w:hint="eastAsia"/>
          <w:lang w:eastAsia="zh-TW"/>
        </w:rPr>
        <w:t>交易處理回應時間</w:t>
      </w:r>
      <w:bookmarkEnd w:id="1305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BD22B8" w:rsidRPr="007862FF" w14:paraId="122B81CB" w14:textId="77777777" w:rsidTr="0060698D">
        <w:tc>
          <w:tcPr>
            <w:tcW w:w="959" w:type="dxa"/>
          </w:tcPr>
          <w:p w14:paraId="21DD6952" w14:textId="77777777" w:rsidR="00BD22B8" w:rsidRPr="005677CF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461E4435" w14:textId="77777777" w:rsidR="00BD22B8" w:rsidRPr="008444D3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N</w:t>
            </w:r>
          </w:p>
        </w:tc>
      </w:tr>
      <w:tr w:rsidR="00BD22B8" w:rsidRPr="007862FF" w14:paraId="03D4BE5F" w14:textId="77777777" w:rsidTr="0060698D">
        <w:tc>
          <w:tcPr>
            <w:tcW w:w="959" w:type="dxa"/>
          </w:tcPr>
          <w:p w14:paraId="2A1F08BD" w14:textId="77777777" w:rsidR="00BD22B8" w:rsidRPr="005677CF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039EF2C9" w14:textId="77777777" w:rsidR="00BD22B8" w:rsidRPr="008444D3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14 bytes</w:t>
            </w:r>
          </w:p>
        </w:tc>
      </w:tr>
      <w:tr w:rsidR="00BD22B8" w:rsidRPr="007862FF" w14:paraId="3FB8F726" w14:textId="77777777" w:rsidTr="0060698D">
        <w:tc>
          <w:tcPr>
            <w:tcW w:w="959" w:type="dxa"/>
          </w:tcPr>
          <w:p w14:paraId="13980294" w14:textId="77777777" w:rsidR="00BD22B8" w:rsidRPr="005677CF" w:rsidRDefault="00BD22B8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49A7A6DB" w14:textId="13C287B3" w:rsidR="00BD22B8" w:rsidRPr="008444D3" w:rsidRDefault="009772F3" w:rsidP="0060698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lang w:val="en-AU"/>
              </w:rPr>
              <w:t>財金共用收單</w:t>
            </w:r>
            <w:r w:rsidRPr="00C4692E">
              <w:rPr>
                <w:rFonts w:cs="Times New Roman"/>
                <w:kern w:val="24"/>
                <w:szCs w:val="24"/>
              </w:rPr>
              <w:t>系統處理</w:t>
            </w:r>
            <w:r w:rsidRPr="007862FF">
              <w:rPr>
                <w:rFonts w:cs="Times New Roman" w:hint="eastAsia"/>
                <w:kern w:val="24"/>
                <w:szCs w:val="24"/>
              </w:rPr>
              <w:t>完成回應</w:t>
            </w:r>
            <w:r w:rsidRPr="005677CF">
              <w:rPr>
                <w:rFonts w:cs="Times New Roman"/>
                <w:kern w:val="24"/>
                <w:szCs w:val="24"/>
              </w:rPr>
              <w:t>時間，其格式：</w:t>
            </w:r>
            <w:r w:rsidRPr="007862FF">
              <w:rPr>
                <w:rFonts w:cs="Times New Roman"/>
                <w:kern w:val="24"/>
                <w:szCs w:val="24"/>
              </w:rPr>
              <w:t>yyyy</w:t>
            </w:r>
            <w:r w:rsidRPr="005677CF">
              <w:rPr>
                <w:rFonts w:cs="Times New Roman"/>
                <w:kern w:val="24"/>
                <w:szCs w:val="24"/>
              </w:rPr>
              <w:t>MM</w:t>
            </w:r>
            <w:r w:rsidRPr="007862FF">
              <w:rPr>
                <w:rFonts w:cs="Times New Roman"/>
                <w:kern w:val="24"/>
                <w:szCs w:val="24"/>
              </w:rPr>
              <w:t>ddHH</w:t>
            </w:r>
            <w:r w:rsidRPr="005677CF">
              <w:rPr>
                <w:rFonts w:cs="Times New Roman"/>
                <w:kern w:val="24"/>
                <w:szCs w:val="24"/>
              </w:rPr>
              <w:t xml:space="preserve">mmss (GMT+8) </w:t>
            </w:r>
            <w:r w:rsidRPr="008444D3">
              <w:rPr>
                <w:rFonts w:cs="Times New Roman"/>
                <w:kern w:val="24"/>
                <w:szCs w:val="24"/>
              </w:rPr>
              <w:t>。</w:t>
            </w:r>
          </w:p>
        </w:tc>
      </w:tr>
    </w:tbl>
    <w:p w14:paraId="237571C7" w14:textId="77DF9536" w:rsidR="009A2396" w:rsidRPr="007862FF" w:rsidRDefault="009A2396" w:rsidP="006544B7">
      <w:pPr>
        <w:pStyle w:val="2"/>
        <w:spacing w:before="0" w:after="0"/>
        <w:ind w:left="578" w:hanging="578"/>
      </w:pPr>
      <w:bookmarkStart w:id="1306" w:name="_Toc474498150"/>
      <w:r w:rsidRPr="007862FF">
        <w:t>FIELD_</w:t>
      </w:r>
      <w:r w:rsidR="00C316D2" w:rsidRPr="007862FF">
        <w:rPr>
          <w:lang w:eastAsia="zh-TW"/>
        </w:rPr>
        <w:t>1</w:t>
      </w:r>
      <w:r w:rsidR="007809B3">
        <w:rPr>
          <w:rFonts w:hint="eastAsia"/>
          <w:lang w:eastAsia="zh-TW"/>
        </w:rPr>
        <w:t>8</w:t>
      </w:r>
      <w:r w:rsidRPr="007862FF">
        <w:t xml:space="preserve"> </w:t>
      </w:r>
      <w:r w:rsidR="00B931C6" w:rsidRPr="007862FF">
        <w:t>REQ</w:t>
      </w:r>
      <w:r w:rsidR="00285E89">
        <w:rPr>
          <w:rFonts w:hint="eastAsia"/>
          <w:lang w:eastAsia="zh-TW"/>
        </w:rPr>
        <w:t>交易</w:t>
      </w:r>
      <w:r w:rsidR="00B931C6" w:rsidRPr="007862FF">
        <w:rPr>
          <w:rFonts w:hint="eastAsia"/>
        </w:rPr>
        <w:t>驗證碼</w:t>
      </w:r>
      <w:bookmarkEnd w:id="1306"/>
    </w:p>
    <w:tbl>
      <w:tblPr>
        <w:tblStyle w:val="af0"/>
        <w:tblW w:w="1864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  <w:gridCol w:w="8843"/>
      </w:tblGrid>
      <w:tr w:rsidR="00151778" w:rsidRPr="007862FF" w14:paraId="7AE1835F" w14:textId="77777777" w:rsidTr="00146DFC">
        <w:tc>
          <w:tcPr>
            <w:tcW w:w="959" w:type="dxa"/>
          </w:tcPr>
          <w:p w14:paraId="2DDF07FD" w14:textId="77777777" w:rsidR="00877B0D" w:rsidRPr="005677CF" w:rsidRDefault="00877B0D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60424D8C" w14:textId="39FDE961" w:rsidR="00877B0D" w:rsidRPr="00C4692E" w:rsidRDefault="00B931C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H</w:t>
            </w:r>
          </w:p>
        </w:tc>
        <w:tc>
          <w:tcPr>
            <w:tcW w:w="8843" w:type="dxa"/>
          </w:tcPr>
          <w:p w14:paraId="6AA5EF7D" w14:textId="77777777" w:rsidR="00877B0D" w:rsidRPr="00250367" w:rsidRDefault="00877B0D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151778" w:rsidRPr="007862FF" w14:paraId="2ABCB687" w14:textId="77777777" w:rsidTr="00146DFC">
        <w:tc>
          <w:tcPr>
            <w:tcW w:w="959" w:type="dxa"/>
          </w:tcPr>
          <w:p w14:paraId="3879C21B" w14:textId="77777777" w:rsidR="00877B0D" w:rsidRPr="005677CF" w:rsidRDefault="00877B0D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3218638C" w14:textId="5CEEF246" w:rsidR="00877B0D" w:rsidRPr="00CB05E3" w:rsidDel="00C84137" w:rsidRDefault="00B931C6" w:rsidP="00151778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 xml:space="preserve">64 </w:t>
            </w:r>
            <w:r w:rsidR="00877B0D" w:rsidRPr="00C4692E">
              <w:rPr>
                <w:rFonts w:cs="Times New Roman"/>
                <w:kern w:val="24"/>
                <w:szCs w:val="24"/>
              </w:rPr>
              <w:t>bytes</w:t>
            </w:r>
          </w:p>
        </w:tc>
        <w:tc>
          <w:tcPr>
            <w:tcW w:w="8843" w:type="dxa"/>
          </w:tcPr>
          <w:p w14:paraId="6CAFAE40" w14:textId="77777777" w:rsidR="00877B0D" w:rsidRPr="00250367" w:rsidRDefault="00877B0D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151778" w:rsidRPr="007862FF" w14:paraId="5AAC97B1" w14:textId="77777777" w:rsidTr="00146DFC">
        <w:tc>
          <w:tcPr>
            <w:tcW w:w="959" w:type="dxa"/>
          </w:tcPr>
          <w:p w14:paraId="24B31477" w14:textId="77777777" w:rsidR="00877B0D" w:rsidRPr="005677CF" w:rsidRDefault="00877B0D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0524CE49" w14:textId="78B25E6A" w:rsidR="00877B0D" w:rsidRPr="005677CF" w:rsidRDefault="00513478" w:rsidP="00BB3CB4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特店</w:t>
            </w:r>
            <w:r w:rsidR="00B036A2" w:rsidRPr="002533D7">
              <w:rPr>
                <w:rFonts w:cs="Times New Roman" w:hint="eastAsia"/>
                <w:kern w:val="24"/>
                <w:szCs w:val="24"/>
              </w:rPr>
              <w:t>交易請求驗證碼。</w:t>
            </w:r>
          </w:p>
        </w:tc>
        <w:tc>
          <w:tcPr>
            <w:tcW w:w="8843" w:type="dxa"/>
          </w:tcPr>
          <w:p w14:paraId="700A6AB5" w14:textId="77777777" w:rsidR="00877B0D" w:rsidRPr="008444D3" w:rsidRDefault="00877B0D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</w:tbl>
    <w:p w14:paraId="5644B2E3" w14:textId="576C2A48" w:rsidR="009A2396" w:rsidRPr="007862FF" w:rsidRDefault="009A2396" w:rsidP="006544B7">
      <w:pPr>
        <w:pStyle w:val="2"/>
        <w:spacing w:before="0" w:after="0"/>
        <w:ind w:left="578" w:hanging="578"/>
      </w:pPr>
      <w:bookmarkStart w:id="1307" w:name="_Toc474498151"/>
      <w:r w:rsidRPr="007862FF">
        <w:t>FIELD_</w:t>
      </w:r>
      <w:r w:rsidR="00D6101E" w:rsidRPr="007862FF">
        <w:rPr>
          <w:lang w:eastAsia="zh-TW"/>
        </w:rPr>
        <w:t>1</w:t>
      </w:r>
      <w:r w:rsidR="007809B3">
        <w:rPr>
          <w:rFonts w:hint="eastAsia"/>
          <w:lang w:eastAsia="zh-TW"/>
        </w:rPr>
        <w:t>9</w:t>
      </w:r>
      <w:r w:rsidRPr="007862FF">
        <w:t xml:space="preserve"> </w:t>
      </w:r>
      <w:r w:rsidR="00B931C6" w:rsidRPr="007862FF">
        <w:t>RESP</w:t>
      </w:r>
      <w:r w:rsidR="00285E89">
        <w:rPr>
          <w:rFonts w:hint="eastAsia"/>
          <w:lang w:eastAsia="zh-TW"/>
        </w:rPr>
        <w:t>交易</w:t>
      </w:r>
      <w:r w:rsidR="00B931C6" w:rsidRPr="007862FF">
        <w:rPr>
          <w:rFonts w:hint="eastAsia"/>
        </w:rPr>
        <w:t>驗證碼</w:t>
      </w:r>
      <w:bookmarkEnd w:id="1307"/>
    </w:p>
    <w:tbl>
      <w:tblPr>
        <w:tblStyle w:val="af0"/>
        <w:tblW w:w="1864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  <w:gridCol w:w="8843"/>
      </w:tblGrid>
      <w:tr w:rsidR="00151778" w:rsidRPr="007862FF" w14:paraId="5896075F" w14:textId="77777777" w:rsidTr="00146DFC">
        <w:tc>
          <w:tcPr>
            <w:tcW w:w="959" w:type="dxa"/>
          </w:tcPr>
          <w:p w14:paraId="248F8F0D" w14:textId="77777777" w:rsidR="009A2396" w:rsidRPr="005677CF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326F9E5F" w14:textId="575A4A65" w:rsidR="009A2396" w:rsidRPr="00C4692E" w:rsidRDefault="00B931C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H</w:t>
            </w:r>
          </w:p>
        </w:tc>
        <w:tc>
          <w:tcPr>
            <w:tcW w:w="8843" w:type="dxa"/>
          </w:tcPr>
          <w:p w14:paraId="7F1B6246" w14:textId="77777777" w:rsidR="009A2396" w:rsidRPr="00250367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151778" w:rsidRPr="007862FF" w14:paraId="2D4938E3" w14:textId="77777777" w:rsidTr="00146DFC">
        <w:tc>
          <w:tcPr>
            <w:tcW w:w="959" w:type="dxa"/>
          </w:tcPr>
          <w:p w14:paraId="0EA5AF97" w14:textId="77777777" w:rsidR="009A2396" w:rsidRPr="005677CF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054DF2CD" w14:textId="3DE4D8FC" w:rsidR="009A2396" w:rsidRPr="00CB05E3" w:rsidDel="00C84137" w:rsidRDefault="00B931C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64</w:t>
            </w:r>
            <w:r w:rsidR="009A2396" w:rsidRPr="00C4692E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  <w:tc>
          <w:tcPr>
            <w:tcW w:w="8843" w:type="dxa"/>
          </w:tcPr>
          <w:p w14:paraId="1A6845C4" w14:textId="77777777" w:rsidR="009A2396" w:rsidRPr="00250367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151778" w:rsidRPr="007862FF" w14:paraId="76F3872D" w14:textId="77777777" w:rsidTr="00146DFC">
        <w:tc>
          <w:tcPr>
            <w:tcW w:w="959" w:type="dxa"/>
          </w:tcPr>
          <w:p w14:paraId="6D181748" w14:textId="77777777" w:rsidR="009A2396" w:rsidRPr="005677CF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5042158C" w14:textId="483DBFA8" w:rsidR="009A2396" w:rsidRPr="005677CF" w:rsidRDefault="00D6101E" w:rsidP="00BB3CB4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lang w:val="en-AU"/>
              </w:rPr>
              <w:t>財金共用收單</w:t>
            </w:r>
            <w:r w:rsidRPr="00C4692E">
              <w:rPr>
                <w:rFonts w:cs="Times New Roman"/>
                <w:kern w:val="24"/>
                <w:szCs w:val="24"/>
              </w:rPr>
              <w:t>系統回應驗證碼。</w:t>
            </w:r>
          </w:p>
        </w:tc>
        <w:tc>
          <w:tcPr>
            <w:tcW w:w="8843" w:type="dxa"/>
          </w:tcPr>
          <w:p w14:paraId="12418762" w14:textId="77777777" w:rsidR="009A2396" w:rsidRPr="008444D3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</w:tbl>
    <w:p w14:paraId="43F60AE8" w14:textId="4D14D4D7" w:rsidR="009A2396" w:rsidRPr="007862FF" w:rsidRDefault="009A2396" w:rsidP="006544B7">
      <w:pPr>
        <w:pStyle w:val="2"/>
        <w:spacing w:before="0" w:after="0"/>
        <w:ind w:left="578" w:hanging="578"/>
        <w:rPr>
          <w:lang w:eastAsia="zh-TW"/>
        </w:rPr>
      </w:pPr>
      <w:bookmarkStart w:id="1308" w:name="_Toc474498152"/>
      <w:r w:rsidRPr="007862FF">
        <w:rPr>
          <w:lang w:eastAsia="zh-TW"/>
        </w:rPr>
        <w:t>FIELD_</w:t>
      </w:r>
      <w:r w:rsidR="007809B3">
        <w:rPr>
          <w:rFonts w:hint="eastAsia"/>
          <w:lang w:eastAsia="zh-TW"/>
        </w:rPr>
        <w:t>20</w:t>
      </w:r>
      <w:r w:rsidR="00B931C6" w:rsidRPr="007862FF">
        <w:rPr>
          <w:rFonts w:hint="eastAsia"/>
          <w:lang w:eastAsia="zh-TW"/>
        </w:rPr>
        <w:t>回應碼</w:t>
      </w:r>
      <w:bookmarkEnd w:id="1308"/>
    </w:p>
    <w:tbl>
      <w:tblPr>
        <w:tblStyle w:val="af0"/>
        <w:tblW w:w="1864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  <w:gridCol w:w="8843"/>
      </w:tblGrid>
      <w:tr w:rsidR="00151778" w:rsidRPr="007862FF" w14:paraId="4A5A9715" w14:textId="77777777" w:rsidTr="00146DFC">
        <w:tc>
          <w:tcPr>
            <w:tcW w:w="959" w:type="dxa"/>
          </w:tcPr>
          <w:p w14:paraId="510D4D02" w14:textId="77777777" w:rsidR="009A2396" w:rsidRPr="005677CF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065020B1" w14:textId="77777777" w:rsidR="009A2396" w:rsidRPr="008444D3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N</w:t>
            </w:r>
          </w:p>
        </w:tc>
        <w:tc>
          <w:tcPr>
            <w:tcW w:w="8843" w:type="dxa"/>
          </w:tcPr>
          <w:p w14:paraId="4B02ED68" w14:textId="77777777" w:rsidR="009A2396" w:rsidRPr="00250367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151778" w:rsidRPr="007862FF" w14:paraId="0BD82FBA" w14:textId="77777777" w:rsidTr="00146DFC">
        <w:tc>
          <w:tcPr>
            <w:tcW w:w="959" w:type="dxa"/>
          </w:tcPr>
          <w:p w14:paraId="1062D47A" w14:textId="77777777" w:rsidR="009A2396" w:rsidRPr="005677CF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3A7E099D" w14:textId="610CFB96" w:rsidR="009A2396" w:rsidRPr="00CB05E3" w:rsidDel="00C84137" w:rsidRDefault="00B931C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4</w:t>
            </w:r>
            <w:r w:rsidR="009A2396" w:rsidRPr="00C4692E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  <w:tc>
          <w:tcPr>
            <w:tcW w:w="8843" w:type="dxa"/>
          </w:tcPr>
          <w:p w14:paraId="104395D8" w14:textId="77777777" w:rsidR="009A2396" w:rsidRPr="00250367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  <w:tr w:rsidR="00151778" w:rsidRPr="007862FF" w14:paraId="3291177A" w14:textId="77777777" w:rsidTr="00146DFC">
        <w:tc>
          <w:tcPr>
            <w:tcW w:w="959" w:type="dxa"/>
          </w:tcPr>
          <w:p w14:paraId="7FABA525" w14:textId="77777777" w:rsidR="009A2396" w:rsidRPr="005677CF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76EB6D95" w14:textId="4AD5EA5F" w:rsidR="009A2396" w:rsidRPr="005677CF" w:rsidRDefault="00B931C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回應內容詳參附錄一。</w:t>
            </w:r>
          </w:p>
        </w:tc>
        <w:tc>
          <w:tcPr>
            <w:tcW w:w="8843" w:type="dxa"/>
          </w:tcPr>
          <w:p w14:paraId="40D7D19C" w14:textId="77777777" w:rsidR="009A2396" w:rsidRPr="008444D3" w:rsidRDefault="009A2396" w:rsidP="00146DF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</w:p>
        </w:tc>
      </w:tr>
    </w:tbl>
    <w:p w14:paraId="698407E1" w14:textId="33360A42" w:rsidR="00C84137" w:rsidRPr="007862FF" w:rsidRDefault="00213CAF" w:rsidP="006544B7">
      <w:pPr>
        <w:pStyle w:val="2"/>
        <w:spacing w:before="0" w:after="0"/>
        <w:ind w:left="578" w:hanging="578"/>
      </w:pPr>
      <w:bookmarkStart w:id="1309" w:name="_Toc474498153"/>
      <w:r w:rsidRPr="007862FF">
        <w:t>FIELD_</w:t>
      </w:r>
      <w:r w:rsidR="007809B3">
        <w:rPr>
          <w:rFonts w:hint="eastAsia"/>
          <w:lang w:eastAsia="zh-TW"/>
        </w:rPr>
        <w:t>2</w:t>
      </w:r>
      <w:r w:rsidR="00D6101E" w:rsidRPr="007862FF">
        <w:rPr>
          <w:lang w:eastAsia="zh-TW"/>
        </w:rPr>
        <w:t>1</w:t>
      </w:r>
      <w:r w:rsidR="00B43819" w:rsidRPr="007862FF">
        <w:t xml:space="preserve"> </w:t>
      </w:r>
      <w:r w:rsidR="007D7B75" w:rsidRPr="007862FF">
        <w:rPr>
          <w:rFonts w:hint="eastAsia"/>
        </w:rPr>
        <w:t>附加資訊</w:t>
      </w:r>
      <w:bookmarkEnd w:id="1309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8843"/>
      </w:tblGrid>
      <w:tr w:rsidR="00213CAF" w:rsidRPr="007862FF" w14:paraId="1ED659BC" w14:textId="77777777" w:rsidTr="009E73B1">
        <w:tc>
          <w:tcPr>
            <w:tcW w:w="959" w:type="dxa"/>
          </w:tcPr>
          <w:p w14:paraId="2037D53D" w14:textId="77777777" w:rsidR="00213CAF" w:rsidRPr="005677CF" w:rsidRDefault="00213CAF" w:rsidP="00E004D2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18FC36FD" w14:textId="26F48BA2" w:rsidR="00213CAF" w:rsidRPr="005677CF" w:rsidRDefault="007B722F" w:rsidP="00E004D2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AN</w:t>
            </w:r>
            <w:r w:rsidR="00D823B2" w:rsidRPr="00250367">
              <w:rPr>
                <w:rFonts w:cs="Times New Roman"/>
                <w:kern w:val="24"/>
                <w:szCs w:val="24"/>
              </w:rPr>
              <w:t>S</w:t>
            </w:r>
          </w:p>
        </w:tc>
      </w:tr>
      <w:tr w:rsidR="00213CAF" w:rsidRPr="007862FF" w14:paraId="1D159EA8" w14:textId="77777777" w:rsidTr="009E73B1">
        <w:tc>
          <w:tcPr>
            <w:tcW w:w="959" w:type="dxa"/>
          </w:tcPr>
          <w:p w14:paraId="203D4243" w14:textId="77777777" w:rsidR="00213CAF" w:rsidRPr="005677CF" w:rsidRDefault="00213CAF" w:rsidP="00E004D2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6923CA52" w14:textId="4500C20D" w:rsidR="00213CAF" w:rsidRPr="00CB05E3" w:rsidRDefault="007B722F" w:rsidP="00E004D2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C4692E">
              <w:rPr>
                <w:rFonts w:cs="Times New Roman"/>
                <w:kern w:val="24"/>
                <w:szCs w:val="24"/>
              </w:rPr>
              <w:t xml:space="preserve">999 </w:t>
            </w:r>
            <w:r w:rsidR="00213CAF" w:rsidRPr="00CB05E3">
              <w:rPr>
                <w:rFonts w:cs="Times New Roman"/>
                <w:kern w:val="24"/>
                <w:szCs w:val="24"/>
              </w:rPr>
              <w:t>bytes</w:t>
            </w:r>
          </w:p>
        </w:tc>
      </w:tr>
      <w:tr w:rsidR="009E73B1" w:rsidRPr="007862FF" w14:paraId="35424378" w14:textId="77777777" w:rsidTr="009E73B1">
        <w:tc>
          <w:tcPr>
            <w:tcW w:w="959" w:type="dxa"/>
          </w:tcPr>
          <w:p w14:paraId="617457F7" w14:textId="3FA845D3" w:rsidR="009E73B1" w:rsidRPr="005677CF" w:rsidRDefault="009E73B1" w:rsidP="00E004D2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475F7CC4" w14:textId="385C3681" w:rsidR="009E73B1" w:rsidRPr="005677CF" w:rsidRDefault="009E73B1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此欄位格式採用</w:t>
            </w:r>
            <w:r w:rsidRPr="005677CF">
              <w:rPr>
                <w:rFonts w:cs="Times New Roman"/>
                <w:kern w:val="24"/>
                <w:szCs w:val="24"/>
              </w:rPr>
              <w:t>json</w:t>
            </w:r>
            <w:r w:rsidRPr="00250367">
              <w:rPr>
                <w:rFonts w:cs="Times New Roman" w:hint="eastAsia"/>
                <w:kern w:val="24"/>
                <w:szCs w:val="24"/>
              </w:rPr>
              <w:t>，並依不同交易型態提供不同相對應之子欄位內容。</w:t>
            </w:r>
          </w:p>
        </w:tc>
      </w:tr>
      <w:tr w:rsidR="009E73B1" w:rsidRPr="007862FF" w14:paraId="1712494D" w14:textId="77777777" w:rsidTr="009E73B1">
        <w:tc>
          <w:tcPr>
            <w:tcW w:w="9802" w:type="dxa"/>
            <w:gridSpan w:val="2"/>
          </w:tcPr>
          <w:p w14:paraId="1A976300" w14:textId="77777777" w:rsidR="003A4A81" w:rsidRPr="007862FF" w:rsidRDefault="003A4A81" w:rsidP="003A4A81">
            <w:pPr>
              <w:pStyle w:val="af3"/>
              <w:numPr>
                <w:ilvl w:val="0"/>
                <w:numId w:val="6"/>
              </w:numPr>
              <w:spacing w:line="360" w:lineRule="auto"/>
              <w:ind w:leftChars="0" w:left="482" w:hanging="482"/>
              <w:rPr>
                <w:rFonts w:cs="Times New Roman"/>
                <w:kern w:val="24"/>
                <w:szCs w:val="24"/>
              </w:rPr>
            </w:pPr>
            <w:r w:rsidRPr="007862FF">
              <w:rPr>
                <w:rFonts w:cs="Times New Roman" w:hint="eastAsia"/>
                <w:kern w:val="24"/>
                <w:szCs w:val="24"/>
              </w:rPr>
              <w:t>子欄位說明：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1"/>
              <w:gridCol w:w="3329"/>
              <w:gridCol w:w="3335"/>
              <w:gridCol w:w="1122"/>
              <w:gridCol w:w="1119"/>
            </w:tblGrid>
            <w:tr w:rsidR="003A4A81" w:rsidRPr="007862FF" w14:paraId="72099ED7" w14:textId="77777777" w:rsidTr="002536FF">
              <w:trPr>
                <w:trHeight w:val="381"/>
              </w:trPr>
              <w:tc>
                <w:tcPr>
                  <w:tcW w:w="671" w:type="dxa"/>
                  <w:shd w:val="clear" w:color="auto" w:fill="D9D9D9"/>
                  <w:vAlign w:val="center"/>
                </w:tcPr>
                <w:p w14:paraId="3CBDC9CC" w14:textId="77777777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</w:rPr>
                  </w:pPr>
                  <w:r w:rsidRPr="007862FF">
                    <w:rPr>
                      <w:rFonts w:cs="Times New Roman"/>
                      <w:kern w:val="0"/>
                      <w:lang w:val="zh-TW"/>
                    </w:rPr>
                    <w:t>#</w:t>
                  </w:r>
                </w:p>
              </w:tc>
              <w:tc>
                <w:tcPr>
                  <w:tcW w:w="3329" w:type="dxa"/>
                  <w:shd w:val="clear" w:color="auto" w:fill="D9D9D9"/>
                  <w:vAlign w:val="center"/>
                </w:tcPr>
                <w:p w14:paraId="57F365EF" w14:textId="77777777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20" w:lineRule="exact"/>
                    <w:jc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 w:hint="eastAsia"/>
                      <w:kern w:val="0"/>
                      <w:lang w:val="zh-TW"/>
                    </w:rPr>
                    <w:t>系統參數名稱</w:t>
                  </w:r>
                </w:p>
              </w:tc>
              <w:tc>
                <w:tcPr>
                  <w:tcW w:w="3335" w:type="dxa"/>
                  <w:shd w:val="clear" w:color="auto" w:fill="D9D9D9"/>
                  <w:vAlign w:val="center"/>
                </w:tcPr>
                <w:p w14:paraId="2F9A5EF6" w14:textId="77777777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20" w:lineRule="exact"/>
                    <w:jc w:val="center"/>
                    <w:rPr>
                      <w:rFonts w:cs="Times New Roman"/>
                      <w:kern w:val="0"/>
                      <w:lang w:val="zh-TW"/>
                    </w:rPr>
                  </w:pPr>
                  <w:r w:rsidRPr="007862FF">
                    <w:rPr>
                      <w:rFonts w:cs="Times New Roman" w:hint="eastAsia"/>
                      <w:kern w:val="0"/>
                      <w:lang w:val="zh-TW"/>
                    </w:rPr>
                    <w:t>欄位中文名稱</w:t>
                  </w:r>
                </w:p>
              </w:tc>
              <w:tc>
                <w:tcPr>
                  <w:tcW w:w="1122" w:type="dxa"/>
                  <w:shd w:val="clear" w:color="auto" w:fill="D9D9D9"/>
                  <w:vAlign w:val="center"/>
                </w:tcPr>
                <w:p w14:paraId="5039D4BD" w14:textId="77777777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/>
                      <w:kern w:val="0"/>
                      <w:lang w:val="zh-TW"/>
                    </w:rPr>
                    <w:t>Fmt</w:t>
                  </w:r>
                </w:p>
              </w:tc>
              <w:tc>
                <w:tcPr>
                  <w:tcW w:w="1119" w:type="dxa"/>
                  <w:shd w:val="clear" w:color="auto" w:fill="D9D9D9"/>
                  <w:vAlign w:val="center"/>
                </w:tcPr>
                <w:p w14:paraId="55A33A8A" w14:textId="77777777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/>
                      <w:kern w:val="0"/>
                      <w:lang w:val="zh-TW"/>
                    </w:rPr>
                    <w:t>Len</w:t>
                  </w:r>
                </w:p>
              </w:tc>
            </w:tr>
            <w:tr w:rsidR="003A4A81" w:rsidRPr="007862FF" w14:paraId="506C532C" w14:textId="77777777" w:rsidTr="002536FF">
              <w:trPr>
                <w:trHeight w:val="381"/>
              </w:trPr>
              <w:tc>
                <w:tcPr>
                  <w:tcW w:w="671" w:type="dxa"/>
                  <w:shd w:val="clear" w:color="auto" w:fill="auto"/>
                  <w:vAlign w:val="center"/>
                </w:tcPr>
                <w:p w14:paraId="761F8EB8" w14:textId="77777777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</w:rPr>
                  </w:pPr>
                  <w:r w:rsidRPr="007862FF">
                    <w:rPr>
                      <w:rFonts w:cs="Times New Roman"/>
                    </w:rPr>
                    <w:t>01</w:t>
                  </w:r>
                </w:p>
              </w:tc>
              <w:tc>
                <w:tcPr>
                  <w:tcW w:w="3329" w:type="dxa"/>
                  <w:shd w:val="clear" w:color="auto" w:fill="auto"/>
                  <w:vAlign w:val="center"/>
                </w:tcPr>
                <w:p w14:paraId="33B32959" w14:textId="77777777" w:rsidR="003A4A81" w:rsidRPr="007862FF" w:rsidRDefault="003A4A81" w:rsidP="002536FF">
                  <w:pPr>
                    <w:tabs>
                      <w:tab w:val="left" w:pos="1991"/>
                    </w:tabs>
                    <w:autoSpaceDE w:val="0"/>
                    <w:autoSpaceDN w:val="0"/>
                    <w:adjustRightInd w:val="0"/>
                    <w:spacing w:line="320" w:lineRule="exact"/>
                    <w:jc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/>
                      <w:kern w:val="0"/>
                    </w:rPr>
                    <w:t>tag06</w:t>
                  </w:r>
                </w:p>
              </w:tc>
              <w:tc>
                <w:tcPr>
                  <w:tcW w:w="3335" w:type="dxa"/>
                  <w:vAlign w:val="center"/>
                </w:tcPr>
                <w:p w14:paraId="7B460296" w14:textId="49213BFF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20" w:lineRule="exact"/>
                    <w:jc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 w:hint="eastAsia"/>
                      <w:kern w:val="0"/>
                      <w:lang w:val="zh-TW"/>
                    </w:rPr>
                    <w:t>新</w:t>
                  </w:r>
                  <w:r w:rsidR="00864863">
                    <w:rPr>
                      <w:rFonts w:cs="Times New Roman" w:hint="eastAsia"/>
                      <w:kern w:val="0"/>
                      <w:lang w:val="zh-TW"/>
                    </w:rPr>
                    <w:t>驗證碼</w:t>
                  </w:r>
                  <w:r w:rsidRPr="007862FF">
                    <w:rPr>
                      <w:rFonts w:cs="Times New Roman" w:hint="eastAsia"/>
                      <w:kern w:val="0"/>
                      <w:lang w:val="zh-TW"/>
                    </w:rPr>
                    <w:t>資訊</w:t>
                  </w:r>
                </w:p>
              </w:tc>
              <w:tc>
                <w:tcPr>
                  <w:tcW w:w="1122" w:type="dxa"/>
                  <w:vAlign w:val="center"/>
                </w:tcPr>
                <w:p w14:paraId="47DE2ABB" w14:textId="77777777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/>
                      <w:kern w:val="0"/>
                    </w:rPr>
                    <w:t>AN</w:t>
                  </w:r>
                </w:p>
              </w:tc>
              <w:tc>
                <w:tcPr>
                  <w:tcW w:w="1119" w:type="dxa"/>
                  <w:vAlign w:val="center"/>
                </w:tcPr>
                <w:p w14:paraId="311A138A" w14:textId="3B344AC3" w:rsidR="003A4A81" w:rsidRPr="007862FF" w:rsidRDefault="00F84C54" w:rsidP="002536FF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>
                    <w:rPr>
                      <w:rFonts w:cs="Times New Roman" w:hint="eastAsia"/>
                      <w:kern w:val="0"/>
                    </w:rPr>
                    <w:t>16/</w:t>
                  </w:r>
                  <w:r w:rsidR="00C87B8B">
                    <w:rPr>
                      <w:rFonts w:cs="Times New Roman" w:hint="eastAsia"/>
                      <w:kern w:val="0"/>
                    </w:rPr>
                    <w:t>32</w:t>
                  </w:r>
                  <w:r>
                    <w:rPr>
                      <w:rFonts w:cs="Times New Roman" w:hint="eastAsia"/>
                      <w:kern w:val="0"/>
                    </w:rPr>
                    <w:t>/48</w:t>
                  </w:r>
                </w:p>
              </w:tc>
            </w:tr>
            <w:tr w:rsidR="003A4A81" w:rsidRPr="007862FF" w14:paraId="54DEB543" w14:textId="77777777" w:rsidTr="002536FF">
              <w:trPr>
                <w:trHeight w:val="381"/>
              </w:trPr>
              <w:tc>
                <w:tcPr>
                  <w:tcW w:w="671" w:type="dxa"/>
                  <w:shd w:val="clear" w:color="auto" w:fill="auto"/>
                  <w:vAlign w:val="center"/>
                </w:tcPr>
                <w:p w14:paraId="66BFA81B" w14:textId="77777777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</w:rPr>
                  </w:pPr>
                  <w:r w:rsidRPr="007862FF">
                    <w:rPr>
                      <w:rFonts w:cs="Times New Roman"/>
                    </w:rPr>
                    <w:t>02</w:t>
                  </w:r>
                </w:p>
              </w:tc>
              <w:tc>
                <w:tcPr>
                  <w:tcW w:w="3329" w:type="dxa"/>
                  <w:shd w:val="clear" w:color="auto" w:fill="auto"/>
                  <w:vAlign w:val="center"/>
                </w:tcPr>
                <w:p w14:paraId="61A10DF1" w14:textId="77777777" w:rsidR="003A4A81" w:rsidRPr="007862FF" w:rsidRDefault="003A4A81" w:rsidP="002536FF">
                  <w:pPr>
                    <w:tabs>
                      <w:tab w:val="left" w:pos="1991"/>
                    </w:tabs>
                    <w:autoSpaceDE w:val="0"/>
                    <w:autoSpaceDN w:val="0"/>
                    <w:adjustRightInd w:val="0"/>
                    <w:spacing w:line="320" w:lineRule="exact"/>
                    <w:jc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/>
                      <w:kern w:val="0"/>
                    </w:rPr>
                    <w:t>tag10</w:t>
                  </w:r>
                </w:p>
              </w:tc>
              <w:tc>
                <w:tcPr>
                  <w:tcW w:w="3335" w:type="dxa"/>
                  <w:vAlign w:val="center"/>
                </w:tcPr>
                <w:p w14:paraId="7AA0B33C" w14:textId="1B078639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20" w:lineRule="exact"/>
                    <w:jc w:val="center"/>
                    <w:rPr>
                      <w:rFonts w:cs="Times New Roman"/>
                      <w:kern w:val="0"/>
                      <w:lang w:val="zh-TW"/>
                    </w:rPr>
                  </w:pPr>
                  <w:r w:rsidRPr="007862FF">
                    <w:rPr>
                      <w:rFonts w:cs="Times New Roman" w:hint="eastAsia"/>
                      <w:kern w:val="0"/>
                      <w:lang w:val="zh-TW"/>
                    </w:rPr>
                    <w:t>新</w:t>
                  </w:r>
                  <w:r w:rsidR="00864863">
                    <w:rPr>
                      <w:rFonts w:cs="Times New Roman" w:hint="eastAsia"/>
                      <w:kern w:val="0"/>
                      <w:lang w:val="zh-TW"/>
                    </w:rPr>
                    <w:t>驗證碼</w:t>
                  </w:r>
                  <w:r w:rsidRPr="007862FF">
                    <w:rPr>
                      <w:rFonts w:cs="Times New Roman" w:hint="eastAsia"/>
                      <w:color w:val="222222"/>
                    </w:rPr>
                    <w:t>檢查值</w:t>
                  </w:r>
                </w:p>
              </w:tc>
              <w:tc>
                <w:tcPr>
                  <w:tcW w:w="1122" w:type="dxa"/>
                  <w:vAlign w:val="center"/>
                </w:tcPr>
                <w:p w14:paraId="0208F917" w14:textId="77777777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/>
                      <w:kern w:val="0"/>
                    </w:rPr>
                    <w:t>H</w:t>
                  </w:r>
                </w:p>
              </w:tc>
              <w:tc>
                <w:tcPr>
                  <w:tcW w:w="1119" w:type="dxa"/>
                  <w:vAlign w:val="center"/>
                </w:tcPr>
                <w:p w14:paraId="2D48973C" w14:textId="77777777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/>
                      <w:kern w:val="0"/>
                    </w:rPr>
                    <w:t>6</w:t>
                  </w:r>
                </w:p>
              </w:tc>
            </w:tr>
          </w:tbl>
          <w:p w14:paraId="7EDC9B5C" w14:textId="77777777" w:rsidR="003A4A81" w:rsidRPr="007862FF" w:rsidRDefault="003A4A81" w:rsidP="003A4A81">
            <w:pPr>
              <w:rPr>
                <w:rFonts w:cs="Times New Roman"/>
              </w:rPr>
            </w:pPr>
          </w:p>
          <w:p w14:paraId="70411852" w14:textId="77777777" w:rsidR="003A4A81" w:rsidRPr="007862FF" w:rsidRDefault="003A4A81" w:rsidP="003A4A81">
            <w:pPr>
              <w:pStyle w:val="af3"/>
              <w:numPr>
                <w:ilvl w:val="0"/>
                <w:numId w:val="7"/>
              </w:numPr>
              <w:spacing w:line="360" w:lineRule="auto"/>
              <w:ind w:leftChars="0" w:left="482" w:hanging="482"/>
              <w:rPr>
                <w:rFonts w:cs="Times New Roman"/>
                <w:kern w:val="24"/>
                <w:szCs w:val="24"/>
              </w:rPr>
            </w:pPr>
            <w:r w:rsidRPr="007862FF">
              <w:rPr>
                <w:rFonts w:cs="Times New Roman" w:hint="eastAsia"/>
                <w:lang w:val="en-AU"/>
              </w:rPr>
              <w:t>付款交易</w:t>
            </w:r>
            <w:r w:rsidRPr="007862FF">
              <w:rPr>
                <w:rFonts w:cs="Times New Roman" w:hint="eastAsia"/>
                <w:kern w:val="24"/>
                <w:szCs w:val="24"/>
              </w:rPr>
              <w:t>規格</w:t>
            </w:r>
          </w:p>
          <w:p w14:paraId="0C4F0464" w14:textId="77777777" w:rsidR="003A4A81" w:rsidRPr="007862FF" w:rsidRDefault="003A4A81" w:rsidP="003A4A81">
            <w:pPr>
              <w:pStyle w:val="af3"/>
              <w:spacing w:line="360" w:lineRule="auto"/>
              <w:ind w:leftChars="0" w:left="482"/>
              <w:rPr>
                <w:rFonts w:cs="Times New Roman"/>
                <w:kern w:val="24"/>
                <w:szCs w:val="24"/>
              </w:rPr>
            </w:pPr>
            <w:r w:rsidRPr="007862FF">
              <w:rPr>
                <w:rFonts w:cs="Times New Roman" w:hint="eastAsia"/>
                <w:kern w:val="24"/>
                <w:szCs w:val="24"/>
              </w:rPr>
              <w:t>目前無使用此欄位</w:t>
            </w:r>
            <w:r w:rsidRPr="007862FF">
              <w:rPr>
                <w:rFonts w:cs="Times New Roman" w:hint="eastAsia"/>
                <w:kern w:val="24"/>
                <w:szCs w:val="24"/>
                <w:lang w:val="en-AU"/>
              </w:rPr>
              <w:t>。</w:t>
            </w:r>
          </w:p>
          <w:p w14:paraId="4E683AE2" w14:textId="77777777" w:rsidR="003A4A81" w:rsidRPr="007862FF" w:rsidRDefault="003A4A81" w:rsidP="003A4A81">
            <w:pPr>
              <w:pStyle w:val="af3"/>
              <w:numPr>
                <w:ilvl w:val="0"/>
                <w:numId w:val="7"/>
              </w:numPr>
              <w:spacing w:line="360" w:lineRule="auto"/>
              <w:ind w:leftChars="0" w:left="482" w:hanging="482"/>
              <w:rPr>
                <w:rFonts w:cs="Times New Roman"/>
                <w:kern w:val="24"/>
                <w:szCs w:val="24"/>
              </w:rPr>
            </w:pPr>
            <w:r w:rsidRPr="007862FF">
              <w:rPr>
                <w:rFonts w:cs="Times New Roman" w:hint="eastAsia"/>
                <w:kern w:val="24"/>
                <w:szCs w:val="24"/>
              </w:rPr>
              <w:t>退款交易規格</w:t>
            </w:r>
          </w:p>
          <w:p w14:paraId="0FA7BFAE" w14:textId="77777777" w:rsidR="003A4A81" w:rsidRPr="007862FF" w:rsidRDefault="003A4A81" w:rsidP="003A4A81">
            <w:pPr>
              <w:pStyle w:val="af3"/>
              <w:spacing w:line="360" w:lineRule="auto"/>
              <w:ind w:leftChars="0" w:left="482"/>
              <w:rPr>
                <w:rFonts w:cs="Times New Roman"/>
                <w:kern w:val="24"/>
                <w:szCs w:val="24"/>
              </w:rPr>
            </w:pPr>
            <w:r w:rsidRPr="007862FF">
              <w:rPr>
                <w:rFonts w:cs="Times New Roman" w:hint="eastAsia"/>
                <w:kern w:val="24"/>
                <w:szCs w:val="24"/>
              </w:rPr>
              <w:t>目前無使用此欄位</w:t>
            </w:r>
            <w:r w:rsidRPr="007862FF">
              <w:rPr>
                <w:rFonts w:cs="Times New Roman" w:hint="eastAsia"/>
                <w:kern w:val="24"/>
                <w:szCs w:val="24"/>
                <w:lang w:val="en-AU"/>
              </w:rPr>
              <w:t>。</w:t>
            </w:r>
          </w:p>
          <w:p w14:paraId="317125F1" w14:textId="77777777" w:rsidR="003A4A81" w:rsidRPr="007862FF" w:rsidRDefault="003A4A81" w:rsidP="003A4A81">
            <w:pPr>
              <w:pStyle w:val="af3"/>
              <w:numPr>
                <w:ilvl w:val="0"/>
                <w:numId w:val="7"/>
              </w:numPr>
              <w:spacing w:line="360" w:lineRule="auto"/>
              <w:ind w:leftChars="0" w:left="482" w:hanging="482"/>
              <w:rPr>
                <w:rFonts w:cs="Times New Roman"/>
                <w:kern w:val="24"/>
                <w:szCs w:val="24"/>
              </w:rPr>
            </w:pPr>
            <w:r w:rsidRPr="007862FF">
              <w:rPr>
                <w:rFonts w:cs="Times New Roman" w:hint="eastAsia"/>
                <w:kern w:val="24"/>
                <w:szCs w:val="24"/>
              </w:rPr>
              <w:t>查詢交易規格</w:t>
            </w:r>
          </w:p>
          <w:p w14:paraId="5CC95D13" w14:textId="77777777" w:rsidR="003A4A81" w:rsidRPr="007862FF" w:rsidRDefault="003A4A81" w:rsidP="003A4A81">
            <w:pPr>
              <w:pStyle w:val="af3"/>
              <w:spacing w:line="360" w:lineRule="auto"/>
              <w:ind w:leftChars="0" w:left="482"/>
              <w:rPr>
                <w:rFonts w:cs="Times New Roman"/>
                <w:kern w:val="24"/>
                <w:szCs w:val="24"/>
              </w:rPr>
            </w:pPr>
            <w:r w:rsidRPr="007862FF">
              <w:rPr>
                <w:rFonts w:cs="Times New Roman" w:hint="eastAsia"/>
                <w:kern w:val="24"/>
                <w:szCs w:val="24"/>
              </w:rPr>
              <w:t>目前無使用此欄位</w:t>
            </w:r>
            <w:r w:rsidRPr="007862FF">
              <w:rPr>
                <w:rFonts w:cs="Times New Roman" w:hint="eastAsia"/>
                <w:kern w:val="24"/>
                <w:szCs w:val="24"/>
                <w:lang w:val="en-AU"/>
              </w:rPr>
              <w:t>。</w:t>
            </w:r>
          </w:p>
          <w:p w14:paraId="34048987" w14:textId="5A9BEFD2" w:rsidR="003A4A81" w:rsidRPr="007862FF" w:rsidRDefault="00864863" w:rsidP="003A4A81">
            <w:pPr>
              <w:pStyle w:val="af3"/>
              <w:numPr>
                <w:ilvl w:val="0"/>
                <w:numId w:val="7"/>
              </w:numPr>
              <w:spacing w:line="360" w:lineRule="auto"/>
              <w:ind w:leftChars="0" w:left="482" w:hanging="482"/>
              <w:rPr>
                <w:rFonts w:cs="Times New Roman"/>
                <w:kern w:val="24"/>
                <w:szCs w:val="24"/>
              </w:rPr>
            </w:pPr>
            <w:r>
              <w:rPr>
                <w:rFonts w:cs="Times New Roman" w:hint="eastAsia"/>
                <w:kern w:val="24"/>
                <w:szCs w:val="24"/>
              </w:rPr>
              <w:t>驗證碼更新</w:t>
            </w:r>
            <w:r w:rsidR="003A4A81" w:rsidRPr="007862FF">
              <w:rPr>
                <w:rFonts w:cs="Times New Roman" w:hint="eastAsia"/>
                <w:kern w:val="24"/>
                <w:szCs w:val="24"/>
              </w:rPr>
              <w:t>交易規格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6"/>
              <w:gridCol w:w="957"/>
              <w:gridCol w:w="1701"/>
              <w:gridCol w:w="709"/>
              <w:gridCol w:w="850"/>
              <w:gridCol w:w="709"/>
              <w:gridCol w:w="992"/>
              <w:gridCol w:w="3202"/>
            </w:tblGrid>
            <w:tr w:rsidR="003A4A81" w:rsidRPr="007862FF" w14:paraId="716C87EC" w14:textId="77777777" w:rsidTr="00F80DC2">
              <w:tc>
                <w:tcPr>
                  <w:tcW w:w="456" w:type="dxa"/>
                  <w:shd w:val="clear" w:color="auto" w:fill="D9D9D9"/>
                  <w:vAlign w:val="center"/>
                </w:tcPr>
                <w:p w14:paraId="2D1CE1E7" w14:textId="77777777" w:rsidR="003A4A81" w:rsidRPr="007862FF" w:rsidRDefault="003A4A81" w:rsidP="002536FF">
                  <w:pPr>
                    <w:widowControl/>
                    <w:spacing w:line="330" w:lineRule="atLeast"/>
                    <w:jc w:val="center"/>
                    <w:textAlignment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/>
                      <w:kern w:val="0"/>
                    </w:rPr>
                    <w:t>#</w:t>
                  </w:r>
                </w:p>
              </w:tc>
              <w:tc>
                <w:tcPr>
                  <w:tcW w:w="957" w:type="dxa"/>
                  <w:shd w:val="clear" w:color="auto" w:fill="D9D9D9"/>
                  <w:vAlign w:val="center"/>
                </w:tcPr>
                <w:p w14:paraId="481316EF" w14:textId="77777777" w:rsidR="003A4A81" w:rsidRPr="007862FF" w:rsidRDefault="003A4A81" w:rsidP="002536FF">
                  <w:pPr>
                    <w:widowControl/>
                    <w:spacing w:line="330" w:lineRule="atLeast"/>
                    <w:jc w:val="center"/>
                    <w:textAlignment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 w:hint="eastAsia"/>
                      <w:kern w:val="0"/>
                      <w:lang w:val="zh-TW"/>
                    </w:rPr>
                    <w:t>系統參數名稱</w:t>
                  </w:r>
                </w:p>
              </w:tc>
              <w:tc>
                <w:tcPr>
                  <w:tcW w:w="1701" w:type="dxa"/>
                  <w:shd w:val="clear" w:color="auto" w:fill="D9D9D9"/>
                  <w:vAlign w:val="center"/>
                </w:tcPr>
                <w:p w14:paraId="1F63BB9F" w14:textId="77777777" w:rsidR="003A4A81" w:rsidRPr="007862FF" w:rsidRDefault="003A4A81" w:rsidP="002536FF">
                  <w:pPr>
                    <w:widowControl/>
                    <w:spacing w:line="330" w:lineRule="atLeast"/>
                    <w:jc w:val="center"/>
                    <w:textAlignment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 w:hint="eastAsia"/>
                      <w:kern w:val="0"/>
                      <w:lang w:val="zh-TW"/>
                    </w:rPr>
                    <w:t>欄位中文名稱</w:t>
                  </w:r>
                </w:p>
              </w:tc>
              <w:tc>
                <w:tcPr>
                  <w:tcW w:w="709" w:type="dxa"/>
                  <w:shd w:val="clear" w:color="auto" w:fill="D9D9D9"/>
                  <w:vAlign w:val="center"/>
                </w:tcPr>
                <w:p w14:paraId="502192B6" w14:textId="77777777" w:rsidR="003A4A81" w:rsidRPr="007862FF" w:rsidRDefault="003A4A81" w:rsidP="002536FF">
                  <w:pPr>
                    <w:widowControl/>
                    <w:spacing w:line="330" w:lineRule="atLeast"/>
                    <w:jc w:val="center"/>
                    <w:textAlignment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/>
                      <w:kern w:val="0"/>
                    </w:rPr>
                    <w:t>Fmt</w:t>
                  </w:r>
                </w:p>
              </w:tc>
              <w:tc>
                <w:tcPr>
                  <w:tcW w:w="850" w:type="dxa"/>
                  <w:shd w:val="clear" w:color="auto" w:fill="D9D9D9"/>
                  <w:vAlign w:val="center"/>
                </w:tcPr>
                <w:p w14:paraId="330622B0" w14:textId="77777777" w:rsidR="003A4A81" w:rsidRPr="007862FF" w:rsidRDefault="003A4A81" w:rsidP="002536FF">
                  <w:pPr>
                    <w:widowControl/>
                    <w:spacing w:line="330" w:lineRule="atLeast"/>
                    <w:jc w:val="center"/>
                    <w:textAlignment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/>
                      <w:kern w:val="0"/>
                    </w:rPr>
                    <w:t>Len</w:t>
                  </w:r>
                </w:p>
              </w:tc>
              <w:tc>
                <w:tcPr>
                  <w:tcW w:w="709" w:type="dxa"/>
                  <w:shd w:val="clear" w:color="auto" w:fill="D9D9D9"/>
                  <w:vAlign w:val="center"/>
                </w:tcPr>
                <w:p w14:paraId="0D6D9A39" w14:textId="77777777" w:rsidR="003A4A81" w:rsidRPr="007862FF" w:rsidRDefault="003A4A81" w:rsidP="002536FF">
                  <w:pPr>
                    <w:widowControl/>
                    <w:spacing w:line="330" w:lineRule="atLeast"/>
                    <w:jc w:val="center"/>
                    <w:textAlignment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/>
                      <w:kern w:val="0"/>
                    </w:rPr>
                    <w:t>REQ</w:t>
                  </w:r>
                </w:p>
              </w:tc>
              <w:tc>
                <w:tcPr>
                  <w:tcW w:w="992" w:type="dxa"/>
                  <w:shd w:val="clear" w:color="auto" w:fill="D9D9D9"/>
                  <w:vAlign w:val="center"/>
                </w:tcPr>
                <w:p w14:paraId="40C23FD8" w14:textId="77777777" w:rsidR="003A4A81" w:rsidRPr="007862FF" w:rsidRDefault="003A4A81" w:rsidP="002536FF">
                  <w:pPr>
                    <w:widowControl/>
                    <w:spacing w:line="330" w:lineRule="atLeast"/>
                    <w:jc w:val="center"/>
                    <w:textAlignment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/>
                      <w:kern w:val="0"/>
                    </w:rPr>
                    <w:t>RESP</w:t>
                  </w:r>
                </w:p>
              </w:tc>
              <w:tc>
                <w:tcPr>
                  <w:tcW w:w="3202" w:type="dxa"/>
                  <w:shd w:val="clear" w:color="auto" w:fill="D9D9D9"/>
                  <w:vAlign w:val="center"/>
                </w:tcPr>
                <w:p w14:paraId="771811B7" w14:textId="77777777" w:rsidR="003A4A81" w:rsidRPr="007862FF" w:rsidRDefault="003A4A81" w:rsidP="002536FF">
                  <w:pPr>
                    <w:widowControl/>
                    <w:spacing w:line="330" w:lineRule="atLeast"/>
                    <w:jc w:val="center"/>
                    <w:textAlignment w:val="bottom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 w:hint="eastAsia"/>
                      <w:kern w:val="0"/>
                      <w:lang w:val="zh-TW"/>
                    </w:rPr>
                    <w:t>備註</w:t>
                  </w:r>
                </w:p>
              </w:tc>
            </w:tr>
            <w:tr w:rsidR="003A4A81" w:rsidRPr="007862FF" w14:paraId="73D26787" w14:textId="77777777" w:rsidTr="00F80DC2">
              <w:trPr>
                <w:trHeight w:val="1265"/>
              </w:trPr>
              <w:tc>
                <w:tcPr>
                  <w:tcW w:w="456" w:type="dxa"/>
                  <w:shd w:val="clear" w:color="auto" w:fill="auto"/>
                  <w:vAlign w:val="center"/>
                </w:tcPr>
                <w:p w14:paraId="6BA75EE5" w14:textId="77777777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</w:rPr>
                  </w:pPr>
                  <w:r w:rsidRPr="007862FF">
                    <w:rPr>
                      <w:rFonts w:cs="Times New Roman"/>
                    </w:rPr>
                    <w:t>01</w:t>
                  </w:r>
                </w:p>
              </w:tc>
              <w:tc>
                <w:tcPr>
                  <w:tcW w:w="957" w:type="dxa"/>
                  <w:shd w:val="clear" w:color="auto" w:fill="auto"/>
                  <w:vAlign w:val="center"/>
                </w:tcPr>
                <w:p w14:paraId="0EF06244" w14:textId="77777777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20" w:lineRule="exact"/>
                    <w:jc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/>
                      <w:kern w:val="0"/>
                    </w:rPr>
                    <w:t>tag06</w:t>
                  </w:r>
                </w:p>
              </w:tc>
              <w:tc>
                <w:tcPr>
                  <w:tcW w:w="1701" w:type="dxa"/>
                  <w:vAlign w:val="center"/>
                </w:tcPr>
                <w:p w14:paraId="36F693E9" w14:textId="2B4C3B3C" w:rsidR="003A4A81" w:rsidRPr="007862FF" w:rsidRDefault="003A4A81">
                  <w:pPr>
                    <w:autoSpaceDE w:val="0"/>
                    <w:autoSpaceDN w:val="0"/>
                    <w:adjustRightInd w:val="0"/>
                    <w:spacing w:line="320" w:lineRule="exact"/>
                    <w:jc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 w:hint="eastAsia"/>
                      <w:kern w:val="0"/>
                      <w:lang w:val="zh-TW"/>
                    </w:rPr>
                    <w:t>新</w:t>
                  </w:r>
                  <w:r w:rsidR="00864863">
                    <w:rPr>
                      <w:rFonts w:cs="Times New Roman" w:hint="eastAsia"/>
                      <w:kern w:val="0"/>
                      <w:lang w:val="zh-TW"/>
                    </w:rPr>
                    <w:t>驗證碼</w:t>
                  </w:r>
                  <w:r w:rsidRPr="007862FF">
                    <w:rPr>
                      <w:rFonts w:cs="Times New Roman" w:hint="eastAsia"/>
                      <w:kern w:val="0"/>
                      <w:lang w:val="zh-TW"/>
                    </w:rPr>
                    <w:t>資訊</w:t>
                  </w:r>
                </w:p>
              </w:tc>
              <w:tc>
                <w:tcPr>
                  <w:tcW w:w="709" w:type="dxa"/>
                  <w:vAlign w:val="center"/>
                </w:tcPr>
                <w:p w14:paraId="2C9516E1" w14:textId="77777777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/>
                      <w:kern w:val="0"/>
                    </w:rPr>
                    <w:t>AN</w:t>
                  </w:r>
                </w:p>
              </w:tc>
              <w:tc>
                <w:tcPr>
                  <w:tcW w:w="850" w:type="dxa"/>
                  <w:vAlign w:val="center"/>
                </w:tcPr>
                <w:p w14:paraId="6E9B8948" w14:textId="6024EAF0" w:rsidR="003A4A81" w:rsidRPr="007862FF" w:rsidRDefault="00F84C54" w:rsidP="002536FF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>
                    <w:rPr>
                      <w:rFonts w:cs="Times New Roman" w:hint="eastAsia"/>
                      <w:kern w:val="0"/>
                    </w:rPr>
                    <w:t>16/32/48</w:t>
                  </w:r>
                </w:p>
              </w:tc>
              <w:tc>
                <w:tcPr>
                  <w:tcW w:w="709" w:type="dxa"/>
                  <w:vAlign w:val="center"/>
                </w:tcPr>
                <w:p w14:paraId="5FEE7D4D" w14:textId="77777777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14:paraId="5B49CD43" w14:textId="77777777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/>
                      <w:kern w:val="0"/>
                    </w:rPr>
                    <w:t>M</w:t>
                  </w:r>
                </w:p>
              </w:tc>
              <w:tc>
                <w:tcPr>
                  <w:tcW w:w="3202" w:type="dxa"/>
                  <w:shd w:val="clear" w:color="auto" w:fill="auto"/>
                  <w:vAlign w:val="center"/>
                </w:tcPr>
                <w:p w14:paraId="4FBD79E8" w14:textId="6F5E986F" w:rsidR="00FF653F" w:rsidRPr="00F80DC2" w:rsidRDefault="003A4A81" w:rsidP="00F80DC2">
                  <w:pPr>
                    <w:pStyle w:val="af3"/>
                    <w:numPr>
                      <w:ilvl w:val="0"/>
                      <w:numId w:val="31"/>
                    </w:numPr>
                    <w:autoSpaceDE w:val="0"/>
                    <w:autoSpaceDN w:val="0"/>
                    <w:adjustRightInd w:val="0"/>
                    <w:spacing w:line="360" w:lineRule="atLeast"/>
                    <w:ind w:leftChars="0"/>
                    <w:jc w:val="both"/>
                    <w:rPr>
                      <w:rFonts w:cs="Times New Roman"/>
                      <w:kern w:val="0"/>
                    </w:rPr>
                  </w:pPr>
                  <w:r w:rsidRPr="00F80DC2">
                    <w:rPr>
                      <w:rFonts w:cs="Times New Roman" w:hint="eastAsia"/>
                      <w:kern w:val="0"/>
                    </w:rPr>
                    <w:t>接收端需使用舊</w:t>
                  </w:r>
                  <w:r w:rsidR="00864863" w:rsidRPr="00F80DC2">
                    <w:rPr>
                      <w:rFonts w:cs="Times New Roman" w:hint="eastAsia"/>
                      <w:kern w:val="0"/>
                    </w:rPr>
                    <w:t>驗證碼</w:t>
                  </w:r>
                  <w:r w:rsidRPr="00F80DC2">
                    <w:rPr>
                      <w:rFonts w:cs="Times New Roman" w:hint="eastAsia"/>
                      <w:kern w:val="0"/>
                    </w:rPr>
                    <w:t>對此欄位進行</w:t>
                  </w:r>
                  <w:r w:rsidRPr="00F80DC2">
                    <w:rPr>
                      <w:rFonts w:cs="Times New Roman"/>
                      <w:kern w:val="0"/>
                    </w:rPr>
                    <w:t>3DES ECB</w:t>
                  </w:r>
                  <w:r w:rsidRPr="00F80DC2">
                    <w:rPr>
                      <w:rFonts w:cs="Times New Roman" w:hint="eastAsia"/>
                      <w:kern w:val="0"/>
                    </w:rPr>
                    <w:t>解密作業，取得交換後的新</w:t>
                  </w:r>
                  <w:r w:rsidR="00864863" w:rsidRPr="00F80DC2">
                    <w:rPr>
                      <w:rFonts w:cs="Times New Roman" w:hint="eastAsia"/>
                      <w:kern w:val="0"/>
                    </w:rPr>
                    <w:t>驗證碼</w:t>
                  </w:r>
                  <w:r w:rsidRPr="00F80DC2">
                    <w:rPr>
                      <w:rFonts w:cs="Times New Roman" w:hint="eastAsia"/>
                      <w:kern w:val="0"/>
                    </w:rPr>
                    <w:t>值。</w:t>
                  </w:r>
                </w:p>
                <w:p w14:paraId="39545876" w14:textId="74E4CE72" w:rsidR="003A4A81" w:rsidRPr="00F80DC2" w:rsidRDefault="00FF653F" w:rsidP="00F80DC2">
                  <w:pPr>
                    <w:pStyle w:val="af3"/>
                    <w:numPr>
                      <w:ilvl w:val="0"/>
                      <w:numId w:val="31"/>
                    </w:numPr>
                    <w:autoSpaceDE w:val="0"/>
                    <w:autoSpaceDN w:val="0"/>
                    <w:adjustRightInd w:val="0"/>
                    <w:spacing w:line="360" w:lineRule="atLeast"/>
                    <w:ind w:leftChars="0"/>
                    <w:jc w:val="both"/>
                    <w:rPr>
                      <w:rFonts w:cs="Times New Roman"/>
                      <w:kern w:val="0"/>
                    </w:rPr>
                  </w:pPr>
                  <w:r w:rsidRPr="00281E9F">
                    <w:rPr>
                      <w:rFonts w:cs="Times New Roman" w:hint="eastAsia"/>
                      <w:kern w:val="0"/>
                    </w:rPr>
                    <w:t>驗證碼</w:t>
                  </w:r>
                  <w:r>
                    <w:rPr>
                      <w:rFonts w:cs="Times New Roman" w:hint="eastAsia"/>
                      <w:kern w:val="0"/>
                    </w:rPr>
                    <w:t>長度建議採用</w:t>
                  </w:r>
                  <w:r>
                    <w:rPr>
                      <w:rFonts w:cs="Times New Roman" w:hint="eastAsia"/>
                      <w:kern w:val="0"/>
                    </w:rPr>
                    <w:t>32</w:t>
                  </w:r>
                  <w:r>
                    <w:rPr>
                      <w:rFonts w:cs="Times New Roman" w:hint="eastAsia"/>
                      <w:kern w:val="0"/>
                    </w:rPr>
                    <w:t>或</w:t>
                  </w:r>
                  <w:r>
                    <w:rPr>
                      <w:rFonts w:cs="Times New Roman" w:hint="eastAsia"/>
                      <w:kern w:val="0"/>
                    </w:rPr>
                    <w:t>48</w:t>
                  </w:r>
                  <w:r>
                    <w:rPr>
                      <w:rFonts w:cs="Times New Roman" w:hint="eastAsia"/>
                      <w:kern w:val="0"/>
                    </w:rPr>
                    <w:t>。</w:t>
                  </w:r>
                </w:p>
              </w:tc>
            </w:tr>
            <w:tr w:rsidR="003A4A81" w:rsidRPr="007862FF" w14:paraId="773F8B98" w14:textId="77777777" w:rsidTr="00F80DC2">
              <w:trPr>
                <w:trHeight w:val="812"/>
              </w:trPr>
              <w:tc>
                <w:tcPr>
                  <w:tcW w:w="456" w:type="dxa"/>
                  <w:shd w:val="clear" w:color="auto" w:fill="auto"/>
                  <w:vAlign w:val="center"/>
                </w:tcPr>
                <w:p w14:paraId="69DA9CE1" w14:textId="77777777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</w:rPr>
                  </w:pPr>
                  <w:r w:rsidRPr="007862FF">
                    <w:rPr>
                      <w:rFonts w:cs="Times New Roman"/>
                    </w:rPr>
                    <w:t>02</w:t>
                  </w:r>
                </w:p>
              </w:tc>
              <w:tc>
                <w:tcPr>
                  <w:tcW w:w="957" w:type="dxa"/>
                  <w:shd w:val="clear" w:color="auto" w:fill="auto"/>
                  <w:vAlign w:val="center"/>
                </w:tcPr>
                <w:p w14:paraId="02C140BA" w14:textId="77777777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20" w:lineRule="exact"/>
                    <w:jc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/>
                      <w:kern w:val="0"/>
                    </w:rPr>
                    <w:t>tag10</w:t>
                  </w:r>
                </w:p>
              </w:tc>
              <w:tc>
                <w:tcPr>
                  <w:tcW w:w="1701" w:type="dxa"/>
                  <w:vAlign w:val="center"/>
                </w:tcPr>
                <w:p w14:paraId="4ADCE301" w14:textId="1ECF2910" w:rsidR="003A4A81" w:rsidRPr="006D1A37" w:rsidRDefault="003A4A81" w:rsidP="002536FF">
                  <w:pPr>
                    <w:autoSpaceDE w:val="0"/>
                    <w:autoSpaceDN w:val="0"/>
                    <w:adjustRightInd w:val="0"/>
                    <w:spacing w:line="320" w:lineRule="exact"/>
                    <w:jc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 w:hint="eastAsia"/>
                      <w:kern w:val="0"/>
                      <w:lang w:val="zh-TW"/>
                    </w:rPr>
                    <w:t>新</w:t>
                  </w:r>
                  <w:r w:rsidR="00864863">
                    <w:rPr>
                      <w:rFonts w:cs="Times New Roman" w:hint="eastAsia"/>
                      <w:kern w:val="0"/>
                      <w:lang w:val="zh-TW"/>
                    </w:rPr>
                    <w:t>驗證碼</w:t>
                  </w:r>
                  <w:r w:rsidRPr="007862FF">
                    <w:rPr>
                      <w:rFonts w:cs="Times New Roman" w:hint="eastAsia"/>
                      <w:color w:val="222222"/>
                    </w:rPr>
                    <w:t>檢查值</w:t>
                  </w:r>
                </w:p>
              </w:tc>
              <w:tc>
                <w:tcPr>
                  <w:tcW w:w="709" w:type="dxa"/>
                  <w:vAlign w:val="center"/>
                </w:tcPr>
                <w:p w14:paraId="16FD897D" w14:textId="77777777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/>
                      <w:kern w:val="0"/>
                    </w:rPr>
                    <w:t>H</w:t>
                  </w:r>
                </w:p>
              </w:tc>
              <w:tc>
                <w:tcPr>
                  <w:tcW w:w="850" w:type="dxa"/>
                  <w:vAlign w:val="center"/>
                </w:tcPr>
                <w:p w14:paraId="17904F03" w14:textId="77777777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/>
                      <w:kern w:val="0"/>
                    </w:rPr>
                    <w:t>6</w:t>
                  </w:r>
                </w:p>
              </w:tc>
              <w:tc>
                <w:tcPr>
                  <w:tcW w:w="709" w:type="dxa"/>
                  <w:vAlign w:val="center"/>
                </w:tcPr>
                <w:p w14:paraId="1633EE53" w14:textId="77777777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14:paraId="614A9D86" w14:textId="77777777" w:rsidR="003A4A81" w:rsidRPr="007862FF" w:rsidRDefault="003A4A81" w:rsidP="002536FF">
                  <w:pPr>
                    <w:autoSpaceDE w:val="0"/>
                    <w:autoSpaceDN w:val="0"/>
                    <w:adjustRightInd w:val="0"/>
                    <w:spacing w:line="360" w:lineRule="atLeast"/>
                    <w:jc w:val="center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/>
                      <w:kern w:val="0"/>
                    </w:rPr>
                    <w:t>M</w:t>
                  </w:r>
                </w:p>
              </w:tc>
              <w:tc>
                <w:tcPr>
                  <w:tcW w:w="3202" w:type="dxa"/>
                  <w:shd w:val="clear" w:color="auto" w:fill="auto"/>
                  <w:vAlign w:val="center"/>
                </w:tcPr>
                <w:p w14:paraId="068A0070" w14:textId="696689D3" w:rsidR="003A4A81" w:rsidRPr="007862FF" w:rsidRDefault="003A4A81">
                  <w:pPr>
                    <w:autoSpaceDE w:val="0"/>
                    <w:autoSpaceDN w:val="0"/>
                    <w:adjustRightInd w:val="0"/>
                    <w:spacing w:line="360" w:lineRule="atLeast"/>
                    <w:jc w:val="both"/>
                    <w:rPr>
                      <w:rFonts w:cs="Times New Roman"/>
                      <w:kern w:val="0"/>
                    </w:rPr>
                  </w:pPr>
                  <w:r w:rsidRPr="007862FF">
                    <w:rPr>
                      <w:rFonts w:cs="Times New Roman" w:hint="eastAsia"/>
                      <w:kern w:val="0"/>
                    </w:rPr>
                    <w:t>新</w:t>
                  </w:r>
                  <w:r w:rsidR="00864863">
                    <w:rPr>
                      <w:rFonts w:cs="Times New Roman" w:hint="eastAsia"/>
                      <w:kern w:val="0"/>
                    </w:rPr>
                    <w:t>驗證碼</w:t>
                  </w:r>
                  <w:r w:rsidRPr="007862FF">
                    <w:rPr>
                      <w:rFonts w:cs="Times New Roman" w:hint="eastAsia"/>
                      <w:kern w:val="0"/>
                    </w:rPr>
                    <w:t>的</w:t>
                  </w:r>
                  <w:r w:rsidRPr="007862FF">
                    <w:rPr>
                      <w:rFonts w:cs="Times New Roman"/>
                      <w:kern w:val="0"/>
                    </w:rPr>
                    <w:t>check value</w:t>
                  </w:r>
                  <w:r w:rsidRPr="007862FF">
                    <w:rPr>
                      <w:rFonts w:cs="Times New Roman" w:hint="eastAsia"/>
                      <w:kern w:val="0"/>
                    </w:rPr>
                    <w:t>。</w:t>
                  </w:r>
                </w:p>
              </w:tc>
            </w:tr>
          </w:tbl>
          <w:p w14:paraId="68DEC892" w14:textId="77777777" w:rsidR="008B1B53" w:rsidRDefault="008B1B53">
            <w:pPr>
              <w:spacing w:line="360" w:lineRule="auto"/>
              <w:rPr>
                <w:ins w:id="1310" w:author="蔡孟芹" w:date="2018-03-07T11:36:00Z"/>
              </w:rPr>
              <w:pPrChange w:id="1311" w:author="蔡孟芹" w:date="2018-03-07T11:36:00Z">
                <w:pPr>
                  <w:spacing w:line="360" w:lineRule="auto"/>
                  <w:ind w:firstLine="480"/>
                </w:pPr>
              </w:pPrChange>
            </w:pPr>
            <w:ins w:id="1312" w:author="蔡孟芹" w:date="2018-03-07T11:36:00Z">
              <w:r>
                <w:rPr>
                  <w:rFonts w:hint="eastAsia"/>
                </w:rPr>
                <w:t>註一：新驗證碼值與舊驗證碼值之長度相同。</w:t>
              </w:r>
            </w:ins>
          </w:p>
          <w:p w14:paraId="45C188CB" w14:textId="66EBFB1A" w:rsidR="008B1B53" w:rsidRDefault="008B1B53">
            <w:pPr>
              <w:spacing w:line="360" w:lineRule="auto"/>
              <w:rPr>
                <w:ins w:id="1313" w:author="蔡孟芹" w:date="2018-03-07T11:36:00Z"/>
              </w:rPr>
              <w:pPrChange w:id="1314" w:author="蔡孟芹" w:date="2018-03-07T11:36:00Z">
                <w:pPr>
                  <w:pStyle w:val="af3"/>
                  <w:spacing w:line="360" w:lineRule="auto"/>
                </w:pPr>
              </w:pPrChange>
            </w:pPr>
            <w:ins w:id="1315" w:author="蔡孟芹" w:date="2018-03-07T11:36:00Z">
              <w:r>
                <w:rPr>
                  <w:rFonts w:hint="eastAsia"/>
                </w:rPr>
                <w:t>註二：新驗證碼檢查值採用新驗證碼對”</w:t>
              </w:r>
              <w:r>
                <w:rPr>
                  <w:rFonts w:hint="eastAsia"/>
                </w:rPr>
                <w:t>0000000000000000</w:t>
              </w:r>
              <w:r>
                <w:rPr>
                  <w:rFonts w:hint="eastAsia"/>
                </w:rPr>
                <w:t>”</w:t>
              </w:r>
            </w:ins>
            <w:ins w:id="1316" w:author="紀勝雲" w:date="2018-03-13T10:00:00Z">
              <w:r w:rsidR="006E04E4">
                <w:rPr>
                  <w:rFonts w:hint="eastAsia"/>
                </w:rPr>
                <w:t>(</w:t>
              </w:r>
              <w:r w:rsidR="006E04E4">
                <w:t>Hex2Byte</w:t>
              </w:r>
              <w:r w:rsidR="006E04E4">
                <w:rPr>
                  <w:rFonts w:hint="eastAsia"/>
                </w:rPr>
                <w:t>轉換為</w:t>
              </w:r>
              <w:r w:rsidR="006E04E4">
                <w:rPr>
                  <w:rFonts w:hint="eastAsia"/>
                </w:rPr>
                <w:t>8 Bytes</w:t>
              </w:r>
              <w:r w:rsidR="006E04E4">
                <w:rPr>
                  <w:rFonts w:hint="eastAsia"/>
                </w:rPr>
                <w:t>資料</w:t>
              </w:r>
              <w:bookmarkStart w:id="1317" w:name="_GoBack"/>
              <w:bookmarkEnd w:id="1317"/>
              <w:r w:rsidR="006E04E4">
                <w:rPr>
                  <w:rFonts w:hint="eastAsia"/>
                </w:rPr>
                <w:t>進行計算</w:t>
              </w:r>
              <w:r w:rsidR="006E04E4">
                <w:rPr>
                  <w:rFonts w:hint="eastAsia"/>
                </w:rPr>
                <w:t>)</w:t>
              </w:r>
            </w:ins>
            <w:ins w:id="1318" w:author="蔡孟芹" w:date="2018-03-07T11:36:00Z">
              <w:r>
                <w:rPr>
                  <w:rFonts w:hint="eastAsia"/>
                </w:rPr>
                <w:t>，進行</w:t>
              </w:r>
              <w:r>
                <w:rPr>
                  <w:rFonts w:hint="eastAsia"/>
                </w:rPr>
                <w:t>3DES ECB</w:t>
              </w:r>
              <w:r>
                <w:rPr>
                  <w:rFonts w:hint="eastAsia"/>
                </w:rPr>
                <w:t>加密作業，並取最後</w:t>
              </w:r>
              <w:r>
                <w:rPr>
                  <w:rFonts w:hint="eastAsia"/>
                </w:rPr>
                <w:t>3bytes</w:t>
              </w:r>
              <w:r>
                <w:rPr>
                  <w:rFonts w:hint="eastAsia"/>
                </w:rPr>
                <w:t>，經</w:t>
              </w:r>
              <w:r>
                <w:rPr>
                  <w:rFonts w:hint="eastAsia"/>
                </w:rPr>
                <w:t>hex</w:t>
              </w:r>
              <w:r>
                <w:rPr>
                  <w:rFonts w:hint="eastAsia"/>
                </w:rPr>
                <w:t>轉換，用來驗證解開的新</w:t>
              </w:r>
              <w:r>
                <w:rPr>
                  <w:rFonts w:hint="eastAsia"/>
                </w:rPr>
                <w:t>key</w:t>
              </w:r>
              <w:r>
                <w:rPr>
                  <w:rFonts w:hint="eastAsia"/>
                </w:rPr>
                <w:t>是否正確。</w:t>
              </w:r>
            </w:ins>
          </w:p>
          <w:p w14:paraId="6138E124" w14:textId="2CA9A1F9" w:rsidR="009E73B1" w:rsidRDefault="008B1B53" w:rsidP="008B1B53">
            <w:pPr>
              <w:rPr>
                <w:rFonts w:cs="Times New Roman"/>
              </w:rPr>
            </w:pPr>
            <w:ins w:id="1319" w:author="蔡孟芹" w:date="2018-03-07T11:36:00Z">
              <w:r>
                <w:rPr>
                  <w:rFonts w:hint="eastAsia"/>
                </w:rPr>
                <w:t>註三：</w:t>
              </w:r>
              <w:r>
                <w:rPr>
                  <w:rFonts w:hint="eastAsia"/>
                </w:rPr>
                <w:t>3DES ECB</w:t>
              </w:r>
              <w:r>
                <w:rPr>
                  <w:rFonts w:hint="eastAsia"/>
                </w:rPr>
                <w:t>加密作業之</w:t>
              </w:r>
              <w:r>
                <w:rPr>
                  <w:rFonts w:hint="eastAsia"/>
                </w:rPr>
                <w:t>Padding</w:t>
              </w:r>
              <w:r>
                <w:rPr>
                  <w:rFonts w:hint="eastAsia"/>
                </w:rPr>
                <w:t>採用『</w:t>
              </w:r>
              <w:r>
                <w:rPr>
                  <w:rFonts w:hint="eastAsia"/>
                </w:rPr>
                <w:t>NoPadding</w:t>
              </w:r>
              <w:r>
                <w:rPr>
                  <w:rFonts w:hint="eastAsia"/>
                </w:rPr>
                <w:t>』。</w:t>
              </w:r>
            </w:ins>
            <w:del w:id="1320" w:author="蔡孟芹" w:date="2018-03-07T11:36:00Z">
              <w:r w:rsidR="005909E0" w:rsidDel="008B1B53">
                <w:rPr>
                  <w:rFonts w:cs="Times New Roman" w:hint="eastAsia"/>
                </w:rPr>
                <w:delText>註一：新</w:delText>
              </w:r>
              <w:r w:rsidR="00864863" w:rsidDel="008B1B53">
                <w:rPr>
                  <w:rFonts w:cs="Times New Roman" w:hint="eastAsia"/>
                </w:rPr>
                <w:delText>驗證碼</w:delText>
              </w:r>
              <w:r w:rsidR="005909E0" w:rsidDel="008B1B53">
                <w:rPr>
                  <w:rFonts w:cs="Times New Roman" w:hint="eastAsia"/>
                </w:rPr>
                <w:delText>檢查值採用新</w:delText>
              </w:r>
              <w:r w:rsidR="00864863" w:rsidDel="008B1B53">
                <w:rPr>
                  <w:rFonts w:cs="Times New Roman" w:hint="eastAsia"/>
                </w:rPr>
                <w:delText>驗證碼</w:delText>
              </w:r>
              <w:r w:rsidR="005909E0" w:rsidDel="008B1B53">
                <w:rPr>
                  <w:rFonts w:cs="Times New Roman" w:hint="eastAsia"/>
                </w:rPr>
                <w:delText>對</w:delText>
              </w:r>
              <w:r w:rsidR="005909E0" w:rsidDel="008B1B53">
                <w:rPr>
                  <w:rFonts w:cs="Times New Roman"/>
                </w:rPr>
                <w:delText>”</w:delText>
              </w:r>
              <w:r w:rsidR="005909E0" w:rsidDel="008B1B53">
                <w:rPr>
                  <w:rFonts w:cs="Times New Roman" w:hint="eastAsia"/>
                </w:rPr>
                <w:delText>0000000000000000</w:delText>
              </w:r>
              <w:r w:rsidR="005909E0" w:rsidDel="008B1B53">
                <w:rPr>
                  <w:rFonts w:cs="Times New Roman"/>
                </w:rPr>
                <w:delText>”</w:delText>
              </w:r>
              <w:r w:rsidR="005909E0" w:rsidDel="008B1B53">
                <w:rPr>
                  <w:rFonts w:cs="Times New Roman" w:hint="eastAsia"/>
                </w:rPr>
                <w:delText>，進行</w:delText>
              </w:r>
              <w:r w:rsidR="005909E0" w:rsidDel="008B1B53">
                <w:rPr>
                  <w:rFonts w:cs="Times New Roman" w:hint="eastAsia"/>
                </w:rPr>
                <w:delText>3DES ECB</w:delText>
              </w:r>
              <w:r w:rsidR="005909E0" w:rsidDel="008B1B53">
                <w:rPr>
                  <w:rFonts w:cs="Times New Roman" w:hint="eastAsia"/>
                </w:rPr>
                <w:delText>加密作業，並取最後</w:delText>
              </w:r>
              <w:r w:rsidR="005909E0" w:rsidDel="008B1B53">
                <w:rPr>
                  <w:rFonts w:cs="Times New Roman" w:hint="eastAsia"/>
                </w:rPr>
                <w:delText>3bytes</w:delText>
              </w:r>
              <w:r w:rsidR="005909E0" w:rsidDel="008B1B53">
                <w:rPr>
                  <w:rFonts w:cs="Times New Roman" w:hint="eastAsia"/>
                </w:rPr>
                <w:delText>，經</w:delText>
              </w:r>
              <w:r w:rsidR="005909E0" w:rsidDel="008B1B53">
                <w:rPr>
                  <w:rFonts w:cs="Times New Roman" w:hint="eastAsia"/>
                </w:rPr>
                <w:delText>hex</w:delText>
              </w:r>
              <w:r w:rsidR="005909E0" w:rsidDel="008B1B53">
                <w:rPr>
                  <w:rFonts w:cs="Times New Roman" w:hint="eastAsia"/>
                </w:rPr>
                <w:delText>轉換。</w:delText>
              </w:r>
            </w:del>
          </w:p>
          <w:p w14:paraId="30BE7EC6" w14:textId="5E2203DC" w:rsidR="005909E0" w:rsidRPr="00250367" w:rsidRDefault="005909E0" w:rsidP="009E73B1">
            <w:pPr>
              <w:rPr>
                <w:rFonts w:cs="Times New Roman"/>
              </w:rPr>
            </w:pPr>
          </w:p>
        </w:tc>
      </w:tr>
    </w:tbl>
    <w:p w14:paraId="1487689C" w14:textId="0355D9B3" w:rsidR="00CB769D" w:rsidRPr="007862FF" w:rsidRDefault="00CB769D" w:rsidP="00CB769D">
      <w:pPr>
        <w:pStyle w:val="2"/>
        <w:spacing w:before="0" w:after="0"/>
        <w:ind w:left="578" w:hanging="578"/>
        <w:rPr>
          <w:lang w:eastAsia="zh-TW"/>
        </w:rPr>
      </w:pPr>
      <w:bookmarkStart w:id="1321" w:name="_Toc474498154"/>
      <w:r w:rsidRPr="007862FF">
        <w:rPr>
          <w:lang w:eastAsia="zh-TW"/>
        </w:rPr>
        <w:t>FIELD_</w:t>
      </w:r>
      <w:r w:rsidR="007809B3" w:rsidRPr="007862FF">
        <w:rPr>
          <w:lang w:eastAsia="zh-TW"/>
        </w:rPr>
        <w:t>2</w:t>
      </w:r>
      <w:r w:rsidR="007809B3">
        <w:rPr>
          <w:rFonts w:hint="eastAsia"/>
          <w:lang w:eastAsia="zh-TW"/>
        </w:rPr>
        <w:t>2</w:t>
      </w:r>
      <w:r w:rsidRPr="007862FF">
        <w:rPr>
          <w:rFonts w:hint="eastAsia"/>
          <w:lang w:val="zh-TW" w:eastAsia="zh-TW"/>
        </w:rPr>
        <w:t>驗證碼押碼方式</w:t>
      </w:r>
      <w:bookmarkEnd w:id="1321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CB769D" w:rsidRPr="007862FF" w14:paraId="2F03C4F4" w14:textId="77777777" w:rsidTr="00D9717B">
        <w:tc>
          <w:tcPr>
            <w:tcW w:w="959" w:type="dxa"/>
          </w:tcPr>
          <w:p w14:paraId="29C4EB0F" w14:textId="77777777" w:rsidR="00CB769D" w:rsidRPr="005677CF" w:rsidRDefault="00CB769D" w:rsidP="00D9717B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027A75BF" w14:textId="77777777" w:rsidR="00CB769D" w:rsidRPr="008444D3" w:rsidRDefault="00CB769D" w:rsidP="00D9717B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N</w:t>
            </w:r>
          </w:p>
        </w:tc>
      </w:tr>
      <w:tr w:rsidR="00CB769D" w:rsidRPr="007862FF" w14:paraId="2D0C26DD" w14:textId="77777777" w:rsidTr="00D9717B">
        <w:tc>
          <w:tcPr>
            <w:tcW w:w="959" w:type="dxa"/>
          </w:tcPr>
          <w:p w14:paraId="3EA790B2" w14:textId="77777777" w:rsidR="00CB769D" w:rsidRPr="005677CF" w:rsidRDefault="00CB769D" w:rsidP="00D9717B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3D66D528" w14:textId="1E9B0FCD" w:rsidR="00CB769D" w:rsidRPr="008444D3" w:rsidRDefault="00CB769D" w:rsidP="00D9717B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1 bytes</w:t>
            </w:r>
          </w:p>
        </w:tc>
      </w:tr>
      <w:tr w:rsidR="00B372DC" w:rsidRPr="007862FF" w14:paraId="52E8305F" w14:textId="77777777" w:rsidTr="00D9717B">
        <w:tc>
          <w:tcPr>
            <w:tcW w:w="959" w:type="dxa"/>
          </w:tcPr>
          <w:p w14:paraId="463BC321" w14:textId="77777777" w:rsidR="00CB769D" w:rsidRPr="005677CF" w:rsidRDefault="00CB769D" w:rsidP="00D9717B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2D0BF841" w14:textId="7DFE7CAD" w:rsidR="00CB769D" w:rsidRPr="005677CF" w:rsidRDefault="00CB769D" w:rsidP="00D9717B">
            <w:pPr>
              <w:spacing w:line="360" w:lineRule="auto"/>
              <w:rPr>
                <w:rFonts w:cs="Times New Roman"/>
                <w:kern w:val="0"/>
                <w:lang w:val="zh-TW"/>
              </w:rPr>
            </w:pPr>
            <w:r w:rsidRPr="00250367">
              <w:rPr>
                <w:rFonts w:cs="Times New Roman" w:hint="eastAsia"/>
                <w:kern w:val="0"/>
                <w:lang w:val="zh-TW"/>
              </w:rPr>
              <w:t>驗證碼押碼方式。</w:t>
            </w:r>
          </w:p>
          <w:p w14:paraId="7DB99077" w14:textId="593243AA" w:rsidR="00CB769D" w:rsidRPr="008444D3" w:rsidRDefault="00CB769D" w:rsidP="00D9717B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0"/>
                <w:lang w:val="zh-TW"/>
              </w:rPr>
              <w:t>1</w:t>
            </w:r>
            <w:r w:rsidRPr="00250367">
              <w:rPr>
                <w:rFonts w:cs="Times New Roman" w:hint="eastAsia"/>
                <w:kern w:val="0"/>
                <w:lang w:val="zh-TW"/>
              </w:rPr>
              <w:t>：</w:t>
            </w:r>
            <w:r w:rsidRPr="005677CF">
              <w:rPr>
                <w:rFonts w:cs="Times New Roman"/>
                <w:kern w:val="0"/>
                <w:sz w:val="22"/>
                <w:lang w:val="zh-TW"/>
              </w:rPr>
              <w:t>SHA-256</w:t>
            </w:r>
          </w:p>
        </w:tc>
      </w:tr>
    </w:tbl>
    <w:p w14:paraId="58AB7CF2" w14:textId="3CB738A4" w:rsidR="00D251EF" w:rsidRPr="007862FF" w:rsidRDefault="00D251EF" w:rsidP="00D251EF">
      <w:pPr>
        <w:pStyle w:val="2"/>
        <w:spacing w:before="0" w:after="0"/>
        <w:ind w:left="578" w:hanging="578"/>
      </w:pPr>
      <w:bookmarkStart w:id="1322" w:name="_Toc440041299"/>
      <w:bookmarkStart w:id="1323" w:name="_Toc474498155"/>
      <w:r w:rsidRPr="007862FF">
        <w:t>FIELD_</w:t>
      </w:r>
      <w:r w:rsidR="007809B3" w:rsidRPr="007862FF">
        <w:rPr>
          <w:lang w:eastAsia="zh-TW"/>
        </w:rPr>
        <w:t>2</w:t>
      </w:r>
      <w:r w:rsidR="007809B3">
        <w:rPr>
          <w:rFonts w:hint="eastAsia"/>
          <w:lang w:eastAsia="zh-TW"/>
        </w:rPr>
        <w:t>3</w:t>
      </w:r>
      <w:r w:rsidR="007809B3" w:rsidRPr="007862FF">
        <w:t xml:space="preserve"> </w:t>
      </w:r>
      <w:r w:rsidRPr="007862FF">
        <w:rPr>
          <w:rFonts w:hint="eastAsia"/>
        </w:rPr>
        <w:t>交易追蹤號</w:t>
      </w:r>
      <w:bookmarkEnd w:id="1322"/>
      <w:bookmarkEnd w:id="1323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D251EF" w:rsidRPr="007862FF" w14:paraId="71BDC212" w14:textId="77777777" w:rsidTr="0003547C">
        <w:tc>
          <w:tcPr>
            <w:tcW w:w="959" w:type="dxa"/>
          </w:tcPr>
          <w:p w14:paraId="45E537B1" w14:textId="77777777" w:rsidR="00D251EF" w:rsidRPr="005677CF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05964ABC" w14:textId="77777777" w:rsidR="00D251EF" w:rsidRPr="008444D3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N</w:t>
            </w:r>
          </w:p>
        </w:tc>
      </w:tr>
      <w:tr w:rsidR="00D251EF" w:rsidRPr="007862FF" w14:paraId="59A7F547" w14:textId="77777777" w:rsidTr="0003547C">
        <w:tc>
          <w:tcPr>
            <w:tcW w:w="959" w:type="dxa"/>
          </w:tcPr>
          <w:p w14:paraId="17CB1A16" w14:textId="77777777" w:rsidR="00D251EF" w:rsidRPr="005677CF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65B486E5" w14:textId="77777777" w:rsidR="00D251EF" w:rsidRPr="008444D3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8444D3">
              <w:rPr>
                <w:rFonts w:cs="Times New Roman"/>
                <w:kern w:val="24"/>
                <w:szCs w:val="24"/>
              </w:rPr>
              <w:t>12 bytes</w:t>
            </w:r>
          </w:p>
        </w:tc>
      </w:tr>
      <w:tr w:rsidR="00D251EF" w:rsidRPr="007862FF" w14:paraId="0C692940" w14:textId="77777777" w:rsidTr="0003547C">
        <w:tc>
          <w:tcPr>
            <w:tcW w:w="959" w:type="dxa"/>
          </w:tcPr>
          <w:p w14:paraId="1B7988D3" w14:textId="77777777" w:rsidR="00D251EF" w:rsidRPr="005677CF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25036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2082CCF0" w14:textId="77777777" w:rsidR="00D251EF" w:rsidRPr="006D1A37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  <w:lang w:val="en-AU"/>
              </w:rPr>
            </w:pPr>
            <w:r w:rsidRPr="006D1A37">
              <w:rPr>
                <w:rFonts w:cs="Times New Roman" w:hint="eastAsia"/>
                <w:kern w:val="24"/>
                <w:szCs w:val="24"/>
                <w:lang w:val="en-AU"/>
              </w:rPr>
              <w:t>由收單行自行定義，並確保其唯一性即可。</w:t>
            </w:r>
          </w:p>
          <w:p w14:paraId="54FCD533" w14:textId="77777777" w:rsidR="00D251EF" w:rsidRPr="006D1A37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  <w:lang w:val="en-AU"/>
              </w:rPr>
            </w:pPr>
            <w:r w:rsidRPr="006D1A37">
              <w:rPr>
                <w:rFonts w:cs="Times New Roman" w:hint="eastAsia"/>
                <w:kern w:val="24"/>
                <w:szCs w:val="24"/>
                <w:lang w:val="en-AU"/>
              </w:rPr>
              <w:t>建議格式</w:t>
            </w:r>
            <w:r w:rsidRPr="006D1A37">
              <w:rPr>
                <w:rFonts w:cs="Times New Roman" w:hint="eastAsia"/>
                <w:kern w:val="24"/>
                <w:szCs w:val="24"/>
              </w:rPr>
              <w:t>：</w:t>
            </w:r>
            <w:r w:rsidRPr="006D1A37">
              <w:rPr>
                <w:rFonts w:cs="Times New Roman"/>
                <w:kern w:val="24"/>
                <w:szCs w:val="24"/>
              </w:rPr>
              <w:t>DDDHHMMSSNNN</w:t>
            </w:r>
            <w:r w:rsidRPr="006D1A37">
              <w:rPr>
                <w:rFonts w:cs="Times New Roman" w:hint="eastAsia"/>
                <w:kern w:val="24"/>
                <w:szCs w:val="24"/>
              </w:rPr>
              <w:t>。</w:t>
            </w:r>
          </w:p>
          <w:p w14:paraId="028BE058" w14:textId="77777777" w:rsidR="00D251EF" w:rsidRPr="006D1A37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  <w:lang w:val="en-AU"/>
              </w:rPr>
            </w:pPr>
            <w:r w:rsidRPr="006D1A37">
              <w:rPr>
                <w:rFonts w:cs="Times New Roman"/>
                <w:kern w:val="24"/>
                <w:szCs w:val="24"/>
                <w:lang w:val="en-AU"/>
              </w:rPr>
              <w:t>DDD</w:t>
            </w:r>
            <w:r w:rsidRPr="006D1A37">
              <w:rPr>
                <w:rFonts w:cs="Times New Roman" w:hint="eastAsia"/>
                <w:kern w:val="24"/>
                <w:szCs w:val="24"/>
                <w:lang w:val="en-AU"/>
              </w:rPr>
              <w:t>：太陽日</w:t>
            </w:r>
          </w:p>
          <w:p w14:paraId="4B2A4924" w14:textId="77777777" w:rsidR="00D251EF" w:rsidRPr="006D1A37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  <w:lang w:val="en-AU"/>
              </w:rPr>
            </w:pPr>
            <w:r w:rsidRPr="006D1A37">
              <w:rPr>
                <w:rFonts w:cs="Times New Roman"/>
                <w:kern w:val="24"/>
                <w:szCs w:val="24"/>
                <w:lang w:val="en-AU"/>
              </w:rPr>
              <w:t>HH</w:t>
            </w:r>
            <w:r w:rsidRPr="006D1A37">
              <w:rPr>
                <w:rFonts w:cs="Times New Roman" w:hint="eastAsia"/>
                <w:kern w:val="24"/>
                <w:szCs w:val="24"/>
                <w:lang w:val="en-AU"/>
              </w:rPr>
              <w:t>：時</w:t>
            </w:r>
            <w:r w:rsidRPr="006D1A37">
              <w:rPr>
                <w:rFonts w:cs="Times New Roman"/>
                <w:kern w:val="24"/>
                <w:szCs w:val="24"/>
                <w:lang w:val="en-AU"/>
              </w:rPr>
              <w:t>(24</w:t>
            </w:r>
            <w:r w:rsidRPr="006D1A37">
              <w:rPr>
                <w:rFonts w:cs="Times New Roman" w:hint="eastAsia"/>
                <w:kern w:val="24"/>
                <w:szCs w:val="24"/>
                <w:lang w:val="en-AU"/>
              </w:rPr>
              <w:t>小時制</w:t>
            </w:r>
            <w:r w:rsidRPr="006D1A37">
              <w:rPr>
                <w:rFonts w:cs="Times New Roman"/>
                <w:kern w:val="24"/>
                <w:szCs w:val="24"/>
                <w:lang w:val="en-AU"/>
              </w:rPr>
              <w:t>)</w:t>
            </w:r>
          </w:p>
          <w:p w14:paraId="3044B443" w14:textId="77777777" w:rsidR="00D251EF" w:rsidRPr="006D1A37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  <w:lang w:val="en-AU"/>
              </w:rPr>
            </w:pPr>
            <w:r w:rsidRPr="006D1A37">
              <w:rPr>
                <w:rFonts w:cs="Times New Roman"/>
                <w:kern w:val="24"/>
                <w:szCs w:val="24"/>
                <w:lang w:val="en-AU"/>
              </w:rPr>
              <w:t>MM</w:t>
            </w:r>
            <w:r w:rsidRPr="006D1A37">
              <w:rPr>
                <w:rFonts w:cs="Times New Roman" w:hint="eastAsia"/>
                <w:kern w:val="24"/>
                <w:szCs w:val="24"/>
                <w:lang w:val="en-AU"/>
              </w:rPr>
              <w:t>：分</w:t>
            </w:r>
          </w:p>
          <w:p w14:paraId="56C43213" w14:textId="77777777" w:rsidR="00D251EF" w:rsidRPr="006D1A37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  <w:lang w:val="en-AU"/>
              </w:rPr>
            </w:pPr>
            <w:r w:rsidRPr="006D1A37">
              <w:rPr>
                <w:rFonts w:cs="Times New Roman"/>
                <w:kern w:val="24"/>
                <w:szCs w:val="24"/>
                <w:lang w:val="en-AU"/>
              </w:rPr>
              <w:t>SS</w:t>
            </w:r>
            <w:r w:rsidRPr="006D1A37">
              <w:rPr>
                <w:rFonts w:cs="Times New Roman" w:hint="eastAsia"/>
                <w:kern w:val="24"/>
                <w:szCs w:val="24"/>
                <w:lang w:val="en-AU"/>
              </w:rPr>
              <w:t>：秒</w:t>
            </w:r>
          </w:p>
          <w:p w14:paraId="3FC1E489" w14:textId="77777777" w:rsidR="00D251EF" w:rsidRPr="005677CF" w:rsidRDefault="00D251EF" w:rsidP="0003547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/>
                <w:kern w:val="24"/>
                <w:szCs w:val="24"/>
                <w:lang w:val="en-AU"/>
              </w:rPr>
              <w:t>NNN</w:t>
            </w:r>
            <w:r w:rsidRPr="006D1A37">
              <w:rPr>
                <w:rFonts w:cs="Times New Roman" w:hint="eastAsia"/>
                <w:kern w:val="24"/>
                <w:szCs w:val="24"/>
                <w:lang w:val="en-AU"/>
              </w:rPr>
              <w:t>：流水序號</w:t>
            </w:r>
          </w:p>
        </w:tc>
      </w:tr>
    </w:tbl>
    <w:p w14:paraId="417D244D" w14:textId="6C523287" w:rsidR="007809B3" w:rsidRPr="006D1A37" w:rsidRDefault="007809B3" w:rsidP="007809B3">
      <w:pPr>
        <w:pStyle w:val="2"/>
        <w:spacing w:before="0" w:after="0"/>
        <w:ind w:left="578" w:hanging="578"/>
        <w:rPr>
          <w:lang w:eastAsia="zh-TW"/>
        </w:rPr>
      </w:pPr>
      <w:bookmarkStart w:id="1324" w:name="_Toc474498156"/>
      <w:r w:rsidRPr="006D1A37">
        <w:rPr>
          <w:lang w:eastAsia="zh-TW"/>
        </w:rPr>
        <w:t>FIELD_2</w:t>
      </w:r>
      <w:r>
        <w:rPr>
          <w:rFonts w:hint="eastAsia"/>
          <w:lang w:eastAsia="zh-TW"/>
        </w:rPr>
        <w:t>4</w:t>
      </w:r>
      <w:r w:rsidRPr="006D1A37">
        <w:rPr>
          <w:lang w:eastAsia="zh-TW"/>
        </w:rPr>
        <w:t xml:space="preserve"> </w:t>
      </w:r>
      <w:r w:rsidRPr="006D1A37">
        <w:rPr>
          <w:rFonts w:hint="eastAsia"/>
          <w:lang w:eastAsia="zh-TW"/>
        </w:rPr>
        <w:t>錯誤描述</w:t>
      </w:r>
      <w:bookmarkEnd w:id="1324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7809B3" w:rsidRPr="00B301FB" w14:paraId="74CD52DE" w14:textId="77777777" w:rsidTr="00C431DD">
        <w:tc>
          <w:tcPr>
            <w:tcW w:w="959" w:type="dxa"/>
          </w:tcPr>
          <w:p w14:paraId="78E68243" w14:textId="77777777" w:rsidR="007809B3" w:rsidRPr="006D1A37" w:rsidRDefault="007809B3" w:rsidP="00C431D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3E20363B" w14:textId="77777777" w:rsidR="007809B3" w:rsidRPr="006D1A37" w:rsidRDefault="007809B3" w:rsidP="00C431D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/>
                <w:kern w:val="24"/>
                <w:szCs w:val="24"/>
              </w:rPr>
              <w:t>ANS</w:t>
            </w:r>
          </w:p>
        </w:tc>
      </w:tr>
      <w:tr w:rsidR="007809B3" w:rsidRPr="00B301FB" w14:paraId="411F81B3" w14:textId="77777777" w:rsidTr="00C431DD">
        <w:tc>
          <w:tcPr>
            <w:tcW w:w="959" w:type="dxa"/>
          </w:tcPr>
          <w:p w14:paraId="03F0FBE6" w14:textId="77777777" w:rsidR="007809B3" w:rsidRPr="006D1A37" w:rsidRDefault="007809B3" w:rsidP="00C431D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4EFC5396" w14:textId="77777777" w:rsidR="007809B3" w:rsidRPr="006D1A37" w:rsidRDefault="007809B3" w:rsidP="00C431D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/>
                <w:kern w:val="24"/>
                <w:szCs w:val="24"/>
              </w:rPr>
              <w:t>512 bytes</w:t>
            </w:r>
          </w:p>
        </w:tc>
      </w:tr>
      <w:tr w:rsidR="007809B3" w:rsidRPr="00B301FB" w14:paraId="6F8AAD7E" w14:textId="77777777" w:rsidTr="00C431DD">
        <w:tc>
          <w:tcPr>
            <w:tcW w:w="959" w:type="dxa"/>
          </w:tcPr>
          <w:p w14:paraId="70BF928E" w14:textId="77777777" w:rsidR="007809B3" w:rsidRPr="006D1A37" w:rsidRDefault="007809B3" w:rsidP="00C431D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00664C53" w14:textId="77777777" w:rsidR="007809B3" w:rsidRPr="006D1A37" w:rsidRDefault="007809B3" w:rsidP="00C431D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  <w:lang w:val="en-AU"/>
              </w:rPr>
              <w:t>交易失敗原因說明。</w:t>
            </w:r>
          </w:p>
        </w:tc>
      </w:tr>
    </w:tbl>
    <w:p w14:paraId="77B371FE" w14:textId="286955E3" w:rsidR="007B0210" w:rsidRPr="006D1A37" w:rsidRDefault="007B0210" w:rsidP="007B0210">
      <w:pPr>
        <w:pStyle w:val="2"/>
        <w:spacing w:before="0" w:after="0"/>
        <w:ind w:left="578" w:hanging="578"/>
      </w:pPr>
      <w:bookmarkStart w:id="1325" w:name="_Toc474498157"/>
      <w:r w:rsidRPr="006D1A37">
        <w:t>FIELD_</w:t>
      </w:r>
      <w:r w:rsidR="005F7E6E" w:rsidRPr="006D1A37">
        <w:rPr>
          <w:lang w:eastAsia="zh-TW"/>
        </w:rPr>
        <w:t>2</w:t>
      </w:r>
      <w:r w:rsidR="007809B3">
        <w:rPr>
          <w:rFonts w:hint="eastAsia"/>
          <w:lang w:eastAsia="zh-TW"/>
        </w:rPr>
        <w:t>5</w:t>
      </w:r>
      <w:r w:rsidRPr="006D1A37">
        <w:t xml:space="preserve"> </w:t>
      </w:r>
      <w:r w:rsidRPr="006D1A37">
        <w:rPr>
          <w:rFonts w:hint="eastAsia"/>
        </w:rPr>
        <w:t>交易</w:t>
      </w:r>
      <w:r w:rsidRPr="006D1A37">
        <w:rPr>
          <w:rFonts w:hint="eastAsia"/>
          <w:lang w:eastAsia="zh-TW"/>
        </w:rPr>
        <w:t>幣別</w:t>
      </w:r>
      <w:bookmarkEnd w:id="1325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B301FB" w:rsidRPr="00B301FB" w14:paraId="7BF852CC" w14:textId="77777777" w:rsidTr="00236A5E">
        <w:tc>
          <w:tcPr>
            <w:tcW w:w="959" w:type="dxa"/>
          </w:tcPr>
          <w:p w14:paraId="3A2919F4" w14:textId="77777777" w:rsidR="007B0210" w:rsidRPr="006D1A37" w:rsidRDefault="007B0210" w:rsidP="00236A5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55D58912" w14:textId="633A7F7C" w:rsidR="007B0210" w:rsidRPr="006D1A37" w:rsidRDefault="007B0210" w:rsidP="00236A5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/>
                <w:kern w:val="24"/>
                <w:szCs w:val="24"/>
              </w:rPr>
              <w:t>N</w:t>
            </w:r>
          </w:p>
        </w:tc>
      </w:tr>
      <w:tr w:rsidR="00B301FB" w:rsidRPr="00B301FB" w14:paraId="1F3A6E39" w14:textId="77777777" w:rsidTr="00236A5E">
        <w:tc>
          <w:tcPr>
            <w:tcW w:w="959" w:type="dxa"/>
          </w:tcPr>
          <w:p w14:paraId="008D6575" w14:textId="77777777" w:rsidR="007B0210" w:rsidRPr="006D1A37" w:rsidRDefault="007B0210" w:rsidP="00236A5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4B79EB08" w14:textId="13C96F37" w:rsidR="007B0210" w:rsidRPr="006D1A37" w:rsidRDefault="007B0210" w:rsidP="00236A5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/>
                <w:kern w:val="24"/>
                <w:szCs w:val="24"/>
              </w:rPr>
              <w:t>3 bytes</w:t>
            </w:r>
          </w:p>
        </w:tc>
      </w:tr>
      <w:tr w:rsidR="00B301FB" w:rsidRPr="00B301FB" w14:paraId="43EE1732" w14:textId="77777777" w:rsidTr="00236A5E">
        <w:tc>
          <w:tcPr>
            <w:tcW w:w="959" w:type="dxa"/>
          </w:tcPr>
          <w:p w14:paraId="1FA33742" w14:textId="77777777" w:rsidR="007B0210" w:rsidRPr="006D1A37" w:rsidRDefault="007B0210" w:rsidP="00236A5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7370A81B" w14:textId="65FE420C" w:rsidR="007B0210" w:rsidRPr="006D1A37" w:rsidRDefault="00CD0DF1" w:rsidP="00496EB3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/>
                <w:kern w:val="24"/>
                <w:szCs w:val="24"/>
                <w:lang w:val="en-AU"/>
              </w:rPr>
              <w:t>ISO</w:t>
            </w:r>
            <w:r w:rsidRPr="006D1A37">
              <w:rPr>
                <w:rFonts w:cs="Times New Roman" w:hint="eastAsia"/>
                <w:kern w:val="24"/>
                <w:szCs w:val="24"/>
                <w:lang w:val="en-AU"/>
              </w:rPr>
              <w:t>定義之</w:t>
            </w:r>
            <w:r w:rsidR="005A79BB" w:rsidRPr="006D1A37">
              <w:rPr>
                <w:rFonts w:cs="Times New Roman" w:hint="eastAsia"/>
                <w:kern w:val="24"/>
                <w:szCs w:val="24"/>
                <w:lang w:val="en-AU"/>
              </w:rPr>
              <w:t>交易</w:t>
            </w:r>
            <w:r w:rsidR="007B0210" w:rsidRPr="006D1A37">
              <w:rPr>
                <w:rFonts w:cs="Times New Roman" w:hint="eastAsia"/>
                <w:kern w:val="24"/>
                <w:szCs w:val="24"/>
                <w:lang w:val="en-AU"/>
              </w:rPr>
              <w:t>幣別</w:t>
            </w:r>
            <w:r w:rsidR="00985D52" w:rsidRPr="006D1A37">
              <w:rPr>
                <w:rFonts w:cs="Times New Roman" w:hint="eastAsia"/>
                <w:kern w:val="24"/>
                <w:szCs w:val="24"/>
                <w:lang w:val="en-AU"/>
              </w:rPr>
              <w:t>代碼</w:t>
            </w:r>
            <w:r w:rsidR="007B0210" w:rsidRPr="006D1A37">
              <w:rPr>
                <w:rFonts w:cs="Times New Roman" w:hint="eastAsia"/>
                <w:kern w:val="24"/>
                <w:szCs w:val="24"/>
                <w:lang w:val="en-AU"/>
              </w:rPr>
              <w:t>，台幣：</w:t>
            </w:r>
            <w:r w:rsidR="00985D52" w:rsidRPr="006D1A37">
              <w:rPr>
                <w:rFonts w:cs="Times New Roman"/>
                <w:kern w:val="24"/>
                <w:szCs w:val="24"/>
                <w:lang w:val="en-AU"/>
              </w:rPr>
              <w:t>901</w:t>
            </w:r>
            <w:r w:rsidR="00F66DF2" w:rsidRPr="006D1A37">
              <w:rPr>
                <w:rFonts w:cs="Times New Roman" w:hint="eastAsia"/>
                <w:kern w:val="24"/>
                <w:szCs w:val="24"/>
                <w:lang w:val="en-AU"/>
              </w:rPr>
              <w:t>。</w:t>
            </w:r>
          </w:p>
        </w:tc>
      </w:tr>
    </w:tbl>
    <w:p w14:paraId="7CAA6C1F" w14:textId="56F2C2C0" w:rsidR="00AB64B2" w:rsidRPr="006D1A37" w:rsidRDefault="00AB64B2" w:rsidP="00AB64B2">
      <w:pPr>
        <w:pStyle w:val="2"/>
        <w:spacing w:before="0" w:after="0"/>
        <w:ind w:left="578" w:hanging="578"/>
        <w:rPr>
          <w:lang w:eastAsia="zh-TW"/>
        </w:rPr>
      </w:pPr>
      <w:bookmarkStart w:id="1326" w:name="_Toc474498158"/>
      <w:r w:rsidRPr="006D1A37">
        <w:rPr>
          <w:lang w:eastAsia="zh-TW"/>
        </w:rPr>
        <w:t>FIELD_</w:t>
      </w:r>
      <w:r w:rsidR="007809B3" w:rsidRPr="006D1A37">
        <w:rPr>
          <w:lang w:eastAsia="zh-TW"/>
        </w:rPr>
        <w:t>2</w:t>
      </w:r>
      <w:r w:rsidR="007809B3">
        <w:rPr>
          <w:rFonts w:hint="eastAsia"/>
          <w:lang w:eastAsia="zh-TW"/>
        </w:rPr>
        <w:t>6</w:t>
      </w:r>
      <w:r w:rsidR="007809B3" w:rsidRPr="006D1A37">
        <w:rPr>
          <w:lang w:eastAsia="zh-TW"/>
        </w:rPr>
        <w:t xml:space="preserve"> </w:t>
      </w:r>
      <w:r w:rsidRPr="006D1A37">
        <w:rPr>
          <w:rFonts w:hint="eastAsia"/>
          <w:lang w:eastAsia="zh-TW"/>
        </w:rPr>
        <w:t>消費者動態識別碼</w:t>
      </w:r>
      <w:bookmarkEnd w:id="1326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B301FB" w:rsidRPr="00B301FB" w14:paraId="4D59CC99" w14:textId="77777777" w:rsidTr="00236A5E">
        <w:tc>
          <w:tcPr>
            <w:tcW w:w="959" w:type="dxa"/>
          </w:tcPr>
          <w:p w14:paraId="3102D64D" w14:textId="77777777" w:rsidR="00AB64B2" w:rsidRPr="006D1A37" w:rsidRDefault="00AB64B2" w:rsidP="00236A5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54E4172C" w14:textId="77777777" w:rsidR="00AB64B2" w:rsidRPr="006D1A37" w:rsidRDefault="00AB64B2" w:rsidP="00236A5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/>
                <w:kern w:val="24"/>
                <w:szCs w:val="24"/>
              </w:rPr>
              <w:t>AN</w:t>
            </w:r>
          </w:p>
        </w:tc>
      </w:tr>
      <w:tr w:rsidR="00B301FB" w:rsidRPr="00B301FB" w14:paraId="2CF7231D" w14:textId="77777777" w:rsidTr="00236A5E">
        <w:tc>
          <w:tcPr>
            <w:tcW w:w="959" w:type="dxa"/>
          </w:tcPr>
          <w:p w14:paraId="090AECB7" w14:textId="77777777" w:rsidR="00AB64B2" w:rsidRPr="006D1A37" w:rsidRDefault="00AB64B2" w:rsidP="00236A5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0327E7E0" w14:textId="48C2D185" w:rsidR="00AB64B2" w:rsidRPr="006D1A37" w:rsidRDefault="00AB64B2" w:rsidP="00236A5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/>
                <w:kern w:val="24"/>
                <w:szCs w:val="24"/>
              </w:rPr>
              <w:t>32 bytes</w:t>
            </w:r>
          </w:p>
        </w:tc>
      </w:tr>
      <w:tr w:rsidR="00B301FB" w:rsidRPr="00B301FB" w14:paraId="4FD6B0AF" w14:textId="77777777" w:rsidTr="00236A5E">
        <w:tc>
          <w:tcPr>
            <w:tcW w:w="959" w:type="dxa"/>
          </w:tcPr>
          <w:p w14:paraId="200AE5DB" w14:textId="77777777" w:rsidR="00AB64B2" w:rsidRPr="006D1A37" w:rsidRDefault="00AB64B2" w:rsidP="00236A5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5D20D6A0" w14:textId="43AFB4A5" w:rsidR="00AB64B2" w:rsidRPr="006D1A37" w:rsidRDefault="00C92ABC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  <w:lang w:val="en-AU"/>
              </w:rPr>
              <w:t>境外第三方支付業者產生的消費者動態識別碼</w:t>
            </w:r>
            <w:r w:rsidR="00F66DF2" w:rsidRPr="006D1A37">
              <w:rPr>
                <w:rFonts w:cs="Times New Roman" w:hint="eastAsia"/>
                <w:kern w:val="24"/>
                <w:szCs w:val="24"/>
                <w:lang w:val="en-AU"/>
              </w:rPr>
              <w:t>。</w:t>
            </w:r>
          </w:p>
        </w:tc>
      </w:tr>
    </w:tbl>
    <w:p w14:paraId="033AA5FF" w14:textId="66AFD97C" w:rsidR="00CD27A3" w:rsidRPr="006D1A37" w:rsidRDefault="00CD27A3" w:rsidP="00CD27A3">
      <w:pPr>
        <w:pStyle w:val="2"/>
        <w:spacing w:before="0" w:after="0"/>
        <w:ind w:left="578" w:hanging="578"/>
        <w:rPr>
          <w:lang w:eastAsia="zh-TW"/>
        </w:rPr>
      </w:pPr>
      <w:bookmarkStart w:id="1327" w:name="_Toc474498159"/>
      <w:r w:rsidRPr="006D1A37">
        <w:rPr>
          <w:lang w:eastAsia="zh-TW"/>
        </w:rPr>
        <w:t>FIELD_</w:t>
      </w:r>
      <w:r w:rsidR="007809B3" w:rsidRPr="006D1A37">
        <w:rPr>
          <w:lang w:eastAsia="zh-TW"/>
        </w:rPr>
        <w:t>2</w:t>
      </w:r>
      <w:r w:rsidR="007809B3">
        <w:rPr>
          <w:rFonts w:hint="eastAsia"/>
          <w:lang w:eastAsia="zh-TW"/>
        </w:rPr>
        <w:t>7</w:t>
      </w:r>
      <w:r w:rsidR="007809B3" w:rsidRPr="006D1A37">
        <w:rPr>
          <w:lang w:eastAsia="zh-TW"/>
        </w:rPr>
        <w:t xml:space="preserve"> </w:t>
      </w:r>
      <w:r w:rsidRPr="006D1A37">
        <w:rPr>
          <w:rFonts w:hint="eastAsia"/>
          <w:lang w:eastAsia="zh-TW"/>
        </w:rPr>
        <w:t>消費者動態識別碼型態</w:t>
      </w:r>
      <w:bookmarkEnd w:id="1327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B301FB" w:rsidRPr="00B301FB" w14:paraId="0B77EDE4" w14:textId="77777777" w:rsidTr="00236A5E">
        <w:tc>
          <w:tcPr>
            <w:tcW w:w="959" w:type="dxa"/>
          </w:tcPr>
          <w:p w14:paraId="7BFEE539" w14:textId="77777777" w:rsidR="00CD27A3" w:rsidRPr="006D1A37" w:rsidRDefault="00CD27A3" w:rsidP="00236A5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7CACC7BF" w14:textId="40807CE2" w:rsidR="00CD27A3" w:rsidRPr="006D1A37" w:rsidRDefault="00575A2B" w:rsidP="00496EB3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/>
                <w:kern w:val="24"/>
                <w:szCs w:val="24"/>
              </w:rPr>
              <w:t>N</w:t>
            </w:r>
          </w:p>
        </w:tc>
      </w:tr>
      <w:tr w:rsidR="00B301FB" w:rsidRPr="00B301FB" w14:paraId="2CA3FB5D" w14:textId="77777777" w:rsidTr="00236A5E">
        <w:tc>
          <w:tcPr>
            <w:tcW w:w="959" w:type="dxa"/>
          </w:tcPr>
          <w:p w14:paraId="12EDEEEA" w14:textId="77777777" w:rsidR="00CD27A3" w:rsidRPr="006D1A37" w:rsidRDefault="00CD27A3" w:rsidP="00236A5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4CF34B7E" w14:textId="5F7976E1" w:rsidR="00CD27A3" w:rsidRPr="006D1A37" w:rsidRDefault="00CD27A3" w:rsidP="00496EB3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/>
                <w:kern w:val="24"/>
                <w:szCs w:val="24"/>
              </w:rPr>
              <w:t>1 bytes</w:t>
            </w:r>
          </w:p>
        </w:tc>
      </w:tr>
      <w:tr w:rsidR="00B301FB" w:rsidRPr="00B301FB" w14:paraId="5D8DEAB1" w14:textId="77777777" w:rsidTr="00236A5E">
        <w:tc>
          <w:tcPr>
            <w:tcW w:w="959" w:type="dxa"/>
          </w:tcPr>
          <w:p w14:paraId="29EEE96A" w14:textId="77777777" w:rsidR="00CD27A3" w:rsidRPr="006D1A37" w:rsidRDefault="00CD27A3" w:rsidP="00236A5E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7A7E6CD1" w14:textId="5E6F1B06" w:rsidR="00CD27A3" w:rsidRPr="006D1A37" w:rsidRDefault="00CD27A3" w:rsidP="00236A5E">
            <w:pPr>
              <w:spacing w:line="360" w:lineRule="auto"/>
              <w:rPr>
                <w:rFonts w:cs="Times New Roman"/>
                <w:kern w:val="24"/>
                <w:szCs w:val="24"/>
                <w:lang w:val="en-AU"/>
              </w:rPr>
            </w:pPr>
            <w:r w:rsidRPr="006D1A37">
              <w:rPr>
                <w:rFonts w:cs="Times New Roman" w:hint="eastAsia"/>
                <w:kern w:val="24"/>
                <w:szCs w:val="24"/>
                <w:lang w:val="en-AU"/>
              </w:rPr>
              <w:t>境外第三方支付業者產生的消費者動態識別碼型態</w:t>
            </w:r>
            <w:r w:rsidR="00DF778B" w:rsidRPr="006D1A37">
              <w:rPr>
                <w:rFonts w:cs="Times New Roman" w:hint="eastAsia"/>
                <w:kern w:val="24"/>
                <w:szCs w:val="24"/>
                <w:lang w:val="en-AU"/>
              </w:rPr>
              <w:t>，</w:t>
            </w:r>
            <w:r w:rsidR="00DF778B" w:rsidRPr="006D1A37">
              <w:rPr>
                <w:rFonts w:cs="Times New Roman"/>
                <w:kern w:val="24"/>
                <w:szCs w:val="24"/>
                <w:lang w:val="en-AU"/>
              </w:rPr>
              <w:t>1</w:t>
            </w:r>
            <w:r w:rsidR="00DF778B" w:rsidRPr="006D1A37">
              <w:rPr>
                <w:rFonts w:cs="Times New Roman" w:hint="eastAsia"/>
                <w:kern w:val="24"/>
                <w:szCs w:val="24"/>
                <w:lang w:val="en-AU"/>
              </w:rPr>
              <w:t>表示條碼</w:t>
            </w:r>
            <w:r w:rsidR="00F66DF2" w:rsidRPr="006D1A37">
              <w:rPr>
                <w:rFonts w:cs="Times New Roman" w:hint="eastAsia"/>
                <w:kern w:val="24"/>
                <w:szCs w:val="24"/>
                <w:lang w:val="en-AU"/>
              </w:rPr>
              <w:t>。</w:t>
            </w:r>
          </w:p>
          <w:p w14:paraId="4D7D5E0D" w14:textId="15B65CAE" w:rsidR="00781830" w:rsidRPr="006D1A37" w:rsidRDefault="00781830" w:rsidP="006D1A37">
            <w:pPr>
              <w:pStyle w:val="2"/>
              <w:numPr>
                <w:ilvl w:val="0"/>
                <w:numId w:val="0"/>
              </w:numPr>
              <w:spacing w:before="0" w:after="0"/>
              <w:ind w:left="576" w:hanging="576"/>
              <w:rPr>
                <w:kern w:val="24"/>
                <w:szCs w:val="24"/>
                <w:lang w:eastAsia="zh-TW"/>
              </w:rPr>
            </w:pPr>
          </w:p>
        </w:tc>
      </w:tr>
    </w:tbl>
    <w:p w14:paraId="2A2A4A0E" w14:textId="03376083" w:rsidR="00A23ABB" w:rsidRPr="006D1A37" w:rsidRDefault="00A23ABB" w:rsidP="00A23ABB">
      <w:pPr>
        <w:pStyle w:val="2"/>
        <w:spacing w:before="0" w:after="0"/>
        <w:ind w:left="578" w:hanging="578"/>
        <w:rPr>
          <w:lang w:eastAsia="zh-TW"/>
        </w:rPr>
      </w:pPr>
      <w:bookmarkStart w:id="1328" w:name="_Toc474498160"/>
      <w:r w:rsidRPr="006D1A37">
        <w:rPr>
          <w:lang w:eastAsia="zh-TW"/>
        </w:rPr>
        <w:t>FIELD_</w:t>
      </w:r>
      <w:r w:rsidR="007809B3" w:rsidRPr="006D1A37">
        <w:rPr>
          <w:lang w:eastAsia="zh-TW"/>
        </w:rPr>
        <w:t>2</w:t>
      </w:r>
      <w:r w:rsidR="007809B3">
        <w:rPr>
          <w:rFonts w:hint="eastAsia"/>
          <w:lang w:eastAsia="zh-TW"/>
        </w:rPr>
        <w:t>8</w:t>
      </w:r>
      <w:r w:rsidR="007809B3" w:rsidRPr="006D1A37">
        <w:rPr>
          <w:lang w:eastAsia="zh-TW"/>
        </w:rPr>
        <w:t xml:space="preserve"> </w:t>
      </w:r>
      <w:r w:rsidRPr="006D1A37">
        <w:rPr>
          <w:rFonts w:hint="eastAsia"/>
          <w:lang w:eastAsia="zh-TW"/>
        </w:rPr>
        <w:t>購貨筆數</w:t>
      </w:r>
      <w:bookmarkEnd w:id="1328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B301FB" w:rsidRPr="00B301FB" w14:paraId="4AD23D4B" w14:textId="77777777" w:rsidTr="006D1A37">
        <w:tc>
          <w:tcPr>
            <w:tcW w:w="959" w:type="dxa"/>
          </w:tcPr>
          <w:p w14:paraId="3367CBC9" w14:textId="77777777" w:rsidR="00A23ABB" w:rsidRPr="006D1A37" w:rsidRDefault="00A23ABB" w:rsidP="006D1A37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3001A98C" w14:textId="77777777" w:rsidR="00A23ABB" w:rsidRPr="006D1A37" w:rsidRDefault="00A23ABB" w:rsidP="006D1A37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/>
                <w:kern w:val="24"/>
                <w:szCs w:val="24"/>
              </w:rPr>
              <w:t>N</w:t>
            </w:r>
          </w:p>
        </w:tc>
      </w:tr>
      <w:tr w:rsidR="00B301FB" w:rsidRPr="00B301FB" w14:paraId="1A343DE8" w14:textId="77777777" w:rsidTr="006D1A37">
        <w:tc>
          <w:tcPr>
            <w:tcW w:w="959" w:type="dxa"/>
          </w:tcPr>
          <w:p w14:paraId="7E86537D" w14:textId="77777777" w:rsidR="00A23ABB" w:rsidRPr="006D1A37" w:rsidRDefault="00A23ABB" w:rsidP="006D1A37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023DDC2C" w14:textId="42BCD622" w:rsidR="00A23ABB" w:rsidRPr="006D1A37" w:rsidRDefault="00A23ABB" w:rsidP="006D1A37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/>
                <w:kern w:val="24"/>
                <w:szCs w:val="24"/>
              </w:rPr>
              <w:t>6 bytes</w:t>
            </w:r>
          </w:p>
        </w:tc>
      </w:tr>
      <w:tr w:rsidR="00B301FB" w:rsidRPr="00B301FB" w14:paraId="397F6634" w14:textId="77777777" w:rsidTr="006D1A37">
        <w:tc>
          <w:tcPr>
            <w:tcW w:w="959" w:type="dxa"/>
          </w:tcPr>
          <w:p w14:paraId="6137B06B" w14:textId="77777777" w:rsidR="00A23ABB" w:rsidRPr="006D1A37" w:rsidRDefault="00A23ABB" w:rsidP="006D1A37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01DDEAA5" w14:textId="3A646A55" w:rsidR="00A23ABB" w:rsidRPr="006D1A37" w:rsidRDefault="0048139A" w:rsidP="006D1A37">
            <w:pPr>
              <w:spacing w:line="360" w:lineRule="auto"/>
              <w:rPr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  <w:lang w:val="en-AU"/>
              </w:rPr>
              <w:t>查詢日期的購貨成功筆數。</w:t>
            </w:r>
          </w:p>
        </w:tc>
      </w:tr>
    </w:tbl>
    <w:p w14:paraId="113BD41B" w14:textId="1743AB7F" w:rsidR="00A23ABB" w:rsidRPr="006D1A37" w:rsidRDefault="00A23ABB" w:rsidP="00A23ABB">
      <w:pPr>
        <w:pStyle w:val="2"/>
        <w:spacing w:before="0" w:after="0"/>
        <w:ind w:left="578" w:hanging="578"/>
        <w:rPr>
          <w:lang w:eastAsia="zh-TW"/>
        </w:rPr>
      </w:pPr>
      <w:bookmarkStart w:id="1329" w:name="_Toc474498161"/>
      <w:r w:rsidRPr="006D1A37">
        <w:rPr>
          <w:lang w:eastAsia="zh-TW"/>
        </w:rPr>
        <w:t>FIELD_</w:t>
      </w:r>
      <w:r w:rsidR="007809B3" w:rsidRPr="006D1A37">
        <w:rPr>
          <w:lang w:eastAsia="zh-TW"/>
        </w:rPr>
        <w:t>2</w:t>
      </w:r>
      <w:r w:rsidR="007809B3">
        <w:rPr>
          <w:rFonts w:hint="eastAsia"/>
          <w:lang w:eastAsia="zh-TW"/>
        </w:rPr>
        <w:t>9</w:t>
      </w:r>
      <w:r w:rsidR="007809B3" w:rsidRPr="006D1A37">
        <w:rPr>
          <w:lang w:eastAsia="zh-TW"/>
        </w:rPr>
        <w:t xml:space="preserve"> </w:t>
      </w:r>
      <w:r w:rsidR="0048139A" w:rsidRPr="006D1A37">
        <w:rPr>
          <w:rFonts w:hint="eastAsia"/>
          <w:lang w:eastAsia="zh-TW"/>
        </w:rPr>
        <w:t>退貨筆數</w:t>
      </w:r>
      <w:bookmarkEnd w:id="1329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B301FB" w:rsidRPr="00B301FB" w14:paraId="7F607CEA" w14:textId="77777777" w:rsidTr="006D1A37">
        <w:tc>
          <w:tcPr>
            <w:tcW w:w="959" w:type="dxa"/>
          </w:tcPr>
          <w:p w14:paraId="3F44B7D2" w14:textId="77777777" w:rsidR="00A23ABB" w:rsidRPr="006D1A37" w:rsidRDefault="00A23ABB" w:rsidP="006D1A37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4A4CCCFA" w14:textId="77777777" w:rsidR="00A23ABB" w:rsidRPr="006D1A37" w:rsidRDefault="00A23ABB" w:rsidP="006D1A37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/>
                <w:kern w:val="24"/>
                <w:szCs w:val="24"/>
              </w:rPr>
              <w:t>N</w:t>
            </w:r>
          </w:p>
        </w:tc>
      </w:tr>
      <w:tr w:rsidR="00B301FB" w:rsidRPr="00B301FB" w14:paraId="6EF13EC5" w14:textId="77777777" w:rsidTr="006D1A37">
        <w:tc>
          <w:tcPr>
            <w:tcW w:w="959" w:type="dxa"/>
          </w:tcPr>
          <w:p w14:paraId="33A52501" w14:textId="77777777" w:rsidR="00A23ABB" w:rsidRPr="006D1A37" w:rsidRDefault="00A23ABB" w:rsidP="006D1A37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618964EA" w14:textId="55DBD7CB" w:rsidR="00A23ABB" w:rsidRPr="006D1A37" w:rsidRDefault="0048139A" w:rsidP="006D1A37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/>
                <w:kern w:val="24"/>
                <w:szCs w:val="24"/>
              </w:rPr>
              <w:t>6</w:t>
            </w:r>
            <w:r w:rsidR="00A23ABB" w:rsidRPr="006D1A37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B301FB" w:rsidRPr="00B301FB" w14:paraId="4AD77F61" w14:textId="77777777" w:rsidTr="006D1A37">
        <w:tc>
          <w:tcPr>
            <w:tcW w:w="959" w:type="dxa"/>
          </w:tcPr>
          <w:p w14:paraId="3801FCA2" w14:textId="77777777" w:rsidR="00A23ABB" w:rsidRPr="006D1A37" w:rsidRDefault="00A23ABB" w:rsidP="006D1A37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6F8E8D81" w14:textId="395013A0" w:rsidR="00A23ABB" w:rsidRPr="006D1A37" w:rsidRDefault="0048139A" w:rsidP="006D1A37">
            <w:pPr>
              <w:spacing w:line="360" w:lineRule="auto"/>
              <w:rPr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  <w:lang w:val="en-AU"/>
              </w:rPr>
              <w:t>查詢日期的退貨成功筆數。</w:t>
            </w:r>
          </w:p>
        </w:tc>
      </w:tr>
    </w:tbl>
    <w:p w14:paraId="4F4A9E10" w14:textId="698B4635" w:rsidR="00C361EF" w:rsidRPr="006D1A37" w:rsidRDefault="00C361EF" w:rsidP="00C361EF">
      <w:pPr>
        <w:pStyle w:val="2"/>
        <w:spacing w:before="0" w:after="0"/>
        <w:ind w:left="578" w:hanging="578"/>
        <w:rPr>
          <w:lang w:eastAsia="zh-TW"/>
        </w:rPr>
      </w:pPr>
      <w:bookmarkStart w:id="1330" w:name="_Toc474498162"/>
      <w:r w:rsidRPr="006D1A37">
        <w:rPr>
          <w:lang w:eastAsia="zh-TW"/>
        </w:rPr>
        <w:t>FIELD_</w:t>
      </w:r>
      <w:r>
        <w:rPr>
          <w:rFonts w:hint="eastAsia"/>
          <w:lang w:eastAsia="zh-TW"/>
        </w:rPr>
        <w:t>30</w:t>
      </w:r>
      <w:r w:rsidRPr="006D1A37">
        <w:rPr>
          <w:lang w:eastAsia="zh-TW"/>
        </w:rPr>
        <w:t xml:space="preserve"> </w:t>
      </w:r>
      <w:r>
        <w:rPr>
          <w:rFonts w:hint="eastAsia"/>
          <w:lang w:eastAsia="zh-TW"/>
        </w:rPr>
        <w:t>累計退</w:t>
      </w:r>
      <w:r w:rsidR="00F60B28">
        <w:rPr>
          <w:rFonts w:hint="eastAsia"/>
          <w:lang w:eastAsia="zh-TW"/>
        </w:rPr>
        <w:t>款</w:t>
      </w:r>
      <w:r>
        <w:rPr>
          <w:rFonts w:hint="eastAsia"/>
          <w:lang w:eastAsia="zh-TW"/>
        </w:rPr>
        <w:t>金額</w:t>
      </w:r>
      <w:bookmarkEnd w:id="1330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C361EF" w:rsidRPr="00B301FB" w14:paraId="69FF1FD0" w14:textId="77777777" w:rsidTr="006A2A9D">
        <w:tc>
          <w:tcPr>
            <w:tcW w:w="959" w:type="dxa"/>
          </w:tcPr>
          <w:p w14:paraId="7C9EB0BD" w14:textId="77777777" w:rsidR="00C361EF" w:rsidRPr="006D1A37" w:rsidRDefault="00C361EF" w:rsidP="006A2A9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6EEF3632" w14:textId="77777777" w:rsidR="00C361EF" w:rsidRPr="006D1A37" w:rsidRDefault="00C361EF" w:rsidP="006A2A9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/>
                <w:kern w:val="24"/>
                <w:szCs w:val="24"/>
              </w:rPr>
              <w:t>N</w:t>
            </w:r>
          </w:p>
        </w:tc>
      </w:tr>
      <w:tr w:rsidR="00C361EF" w:rsidRPr="00B301FB" w14:paraId="05C90CA8" w14:textId="77777777" w:rsidTr="006A2A9D">
        <w:tc>
          <w:tcPr>
            <w:tcW w:w="959" w:type="dxa"/>
          </w:tcPr>
          <w:p w14:paraId="7B744DF1" w14:textId="77777777" w:rsidR="00C361EF" w:rsidRPr="006D1A37" w:rsidRDefault="00C361EF" w:rsidP="006A2A9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37DF1F85" w14:textId="4DCE6154" w:rsidR="00C361EF" w:rsidRPr="006D1A37" w:rsidRDefault="00C361EF" w:rsidP="006A2A9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>
              <w:rPr>
                <w:rFonts w:cs="Times New Roman" w:hint="eastAsia"/>
                <w:kern w:val="24"/>
                <w:szCs w:val="24"/>
              </w:rPr>
              <w:t>9</w:t>
            </w:r>
            <w:r w:rsidRPr="006D1A37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C361EF" w:rsidRPr="00B301FB" w14:paraId="57BFF770" w14:textId="77777777" w:rsidTr="006A2A9D">
        <w:tc>
          <w:tcPr>
            <w:tcW w:w="959" w:type="dxa"/>
          </w:tcPr>
          <w:p w14:paraId="0CF74C9F" w14:textId="77777777" w:rsidR="00C361EF" w:rsidRPr="006D1A37" w:rsidRDefault="00C361EF" w:rsidP="006A2A9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06431D19" w14:textId="2AECD224" w:rsidR="00C361EF" w:rsidRPr="006D1A37" w:rsidRDefault="00C361EF" w:rsidP="006A2A9D">
            <w:pPr>
              <w:spacing w:line="360" w:lineRule="auto"/>
              <w:rPr>
                <w:kern w:val="24"/>
                <w:szCs w:val="24"/>
              </w:rPr>
            </w:pPr>
            <w:r>
              <w:rPr>
                <w:rFonts w:cs="Times New Roman" w:hint="eastAsia"/>
                <w:kern w:val="24"/>
                <w:szCs w:val="24"/>
                <w:lang w:val="en-AU"/>
              </w:rPr>
              <w:t>單筆訂單的累計退</w:t>
            </w:r>
            <w:r w:rsidR="00F60B28">
              <w:rPr>
                <w:rFonts w:cs="Times New Roman" w:hint="eastAsia"/>
                <w:kern w:val="24"/>
                <w:szCs w:val="24"/>
                <w:lang w:val="en-AU"/>
              </w:rPr>
              <w:t>款</w:t>
            </w:r>
            <w:r>
              <w:rPr>
                <w:rFonts w:cs="Times New Roman" w:hint="eastAsia"/>
                <w:kern w:val="24"/>
                <w:szCs w:val="24"/>
                <w:lang w:val="en-AU"/>
              </w:rPr>
              <w:t>金額</w:t>
            </w:r>
            <w:r w:rsidRPr="006D1A37">
              <w:rPr>
                <w:rFonts w:cs="Times New Roman" w:hint="eastAsia"/>
                <w:kern w:val="24"/>
                <w:szCs w:val="24"/>
                <w:lang w:val="en-AU"/>
              </w:rPr>
              <w:t>。</w:t>
            </w:r>
          </w:p>
        </w:tc>
      </w:tr>
    </w:tbl>
    <w:p w14:paraId="6DCC80B6" w14:textId="0B409DD2" w:rsidR="00C361EF" w:rsidRPr="006D1A37" w:rsidRDefault="00C361EF" w:rsidP="00C361EF">
      <w:pPr>
        <w:pStyle w:val="2"/>
        <w:spacing w:before="0" w:after="0"/>
        <w:ind w:left="578" w:hanging="578"/>
        <w:rPr>
          <w:lang w:eastAsia="zh-TW"/>
        </w:rPr>
      </w:pPr>
      <w:bookmarkStart w:id="1331" w:name="_Toc474498163"/>
      <w:r w:rsidRPr="006D1A37">
        <w:rPr>
          <w:lang w:eastAsia="zh-TW"/>
        </w:rPr>
        <w:t>FIELD_</w:t>
      </w:r>
      <w:r>
        <w:rPr>
          <w:rFonts w:hint="eastAsia"/>
          <w:lang w:eastAsia="zh-TW"/>
        </w:rPr>
        <w:t>31</w:t>
      </w:r>
      <w:r w:rsidRPr="006D1A37">
        <w:rPr>
          <w:lang w:eastAsia="zh-TW"/>
        </w:rPr>
        <w:t xml:space="preserve"> </w:t>
      </w:r>
      <w:r>
        <w:rPr>
          <w:rFonts w:hint="eastAsia"/>
          <w:lang w:eastAsia="zh-TW"/>
        </w:rPr>
        <w:t>訂單狀態</w:t>
      </w:r>
      <w:bookmarkEnd w:id="1331"/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59"/>
        <w:gridCol w:w="8843"/>
      </w:tblGrid>
      <w:tr w:rsidR="00C361EF" w:rsidRPr="00B301FB" w14:paraId="2168033A" w14:textId="77777777" w:rsidTr="006A2A9D">
        <w:tc>
          <w:tcPr>
            <w:tcW w:w="959" w:type="dxa"/>
          </w:tcPr>
          <w:p w14:paraId="5972CA5D" w14:textId="77777777" w:rsidR="00C361EF" w:rsidRPr="006D1A37" w:rsidRDefault="00C361EF" w:rsidP="006A2A9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格式：</w:t>
            </w:r>
          </w:p>
        </w:tc>
        <w:tc>
          <w:tcPr>
            <w:tcW w:w="8843" w:type="dxa"/>
          </w:tcPr>
          <w:p w14:paraId="23CA428E" w14:textId="77777777" w:rsidR="00C361EF" w:rsidRPr="006D1A37" w:rsidRDefault="00C361EF" w:rsidP="006A2A9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/>
                <w:kern w:val="24"/>
                <w:szCs w:val="24"/>
              </w:rPr>
              <w:t>N</w:t>
            </w:r>
          </w:p>
        </w:tc>
      </w:tr>
      <w:tr w:rsidR="00C361EF" w:rsidRPr="00B301FB" w14:paraId="6030BB3C" w14:textId="77777777" w:rsidTr="006A2A9D">
        <w:tc>
          <w:tcPr>
            <w:tcW w:w="959" w:type="dxa"/>
          </w:tcPr>
          <w:p w14:paraId="2E50800B" w14:textId="77777777" w:rsidR="00C361EF" w:rsidRPr="006D1A37" w:rsidRDefault="00C361EF" w:rsidP="006A2A9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長度：</w:t>
            </w:r>
          </w:p>
        </w:tc>
        <w:tc>
          <w:tcPr>
            <w:tcW w:w="8843" w:type="dxa"/>
          </w:tcPr>
          <w:p w14:paraId="614CF3C5" w14:textId="3860F0AA" w:rsidR="00C361EF" w:rsidRPr="006D1A37" w:rsidRDefault="00C361EF" w:rsidP="006A2A9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>
              <w:rPr>
                <w:rFonts w:cs="Times New Roman" w:hint="eastAsia"/>
                <w:kern w:val="24"/>
                <w:szCs w:val="24"/>
              </w:rPr>
              <w:t>4</w:t>
            </w:r>
            <w:r w:rsidRPr="006D1A37">
              <w:rPr>
                <w:rFonts w:cs="Times New Roman"/>
                <w:kern w:val="24"/>
                <w:szCs w:val="24"/>
              </w:rPr>
              <w:t xml:space="preserve"> bytes</w:t>
            </w:r>
          </w:p>
        </w:tc>
      </w:tr>
      <w:tr w:rsidR="00C361EF" w:rsidRPr="00B301FB" w14:paraId="55B8D400" w14:textId="77777777" w:rsidTr="006A2A9D">
        <w:tc>
          <w:tcPr>
            <w:tcW w:w="959" w:type="dxa"/>
          </w:tcPr>
          <w:p w14:paraId="488BD180" w14:textId="77777777" w:rsidR="00C361EF" w:rsidRPr="006D1A37" w:rsidRDefault="00C361EF" w:rsidP="006A2A9D">
            <w:pPr>
              <w:spacing w:line="360" w:lineRule="auto"/>
              <w:rPr>
                <w:rFonts w:cs="Times New Roman"/>
                <w:kern w:val="24"/>
                <w:szCs w:val="24"/>
              </w:rPr>
            </w:pPr>
            <w:r w:rsidRPr="006D1A37">
              <w:rPr>
                <w:rFonts w:cs="Times New Roman" w:hint="eastAsia"/>
                <w:kern w:val="24"/>
                <w:szCs w:val="24"/>
              </w:rPr>
              <w:t>說明：</w:t>
            </w:r>
          </w:p>
        </w:tc>
        <w:tc>
          <w:tcPr>
            <w:tcW w:w="8843" w:type="dxa"/>
          </w:tcPr>
          <w:p w14:paraId="36F0FA23" w14:textId="50F24E0D" w:rsidR="00C361EF" w:rsidRPr="00B616B9" w:rsidRDefault="00C361EF" w:rsidP="00C361EF">
            <w:pPr>
              <w:spacing w:line="360" w:lineRule="auto"/>
              <w:rPr>
                <w:rFonts w:cs="Times New Roman"/>
                <w:kern w:val="24"/>
                <w:szCs w:val="24"/>
                <w:lang w:val="en-AU"/>
              </w:rPr>
            </w:pPr>
            <w:r>
              <w:rPr>
                <w:rFonts w:cs="Times New Roman" w:hint="eastAsia"/>
                <w:kern w:val="24"/>
                <w:szCs w:val="24"/>
                <w:lang w:val="en-AU"/>
              </w:rPr>
              <w:t>單筆訂單的狀態，詳參附錄一。</w:t>
            </w:r>
          </w:p>
        </w:tc>
      </w:tr>
    </w:tbl>
    <w:p w14:paraId="4D130702" w14:textId="77777777" w:rsidR="00C361EF" w:rsidRDefault="00C361EF" w:rsidP="00B616B9">
      <w:pPr>
        <w:pStyle w:val="1"/>
        <w:numPr>
          <w:ilvl w:val="0"/>
          <w:numId w:val="0"/>
        </w:numPr>
        <w:spacing w:before="0" w:after="0"/>
        <w:rPr>
          <w:lang w:eastAsia="zh-TW"/>
        </w:rPr>
      </w:pPr>
    </w:p>
    <w:p w14:paraId="4E916220" w14:textId="0315C5A8" w:rsidR="000E571F" w:rsidRPr="007862FF" w:rsidRDefault="000E571F" w:rsidP="006D1A37">
      <w:pPr>
        <w:pStyle w:val="1"/>
        <w:spacing w:before="0" w:after="0"/>
        <w:ind w:left="431" w:hanging="431"/>
        <w:rPr>
          <w:lang w:eastAsia="zh-TW"/>
        </w:rPr>
      </w:pPr>
      <w:bookmarkStart w:id="1332" w:name="_Toc474498164"/>
      <w:r w:rsidRPr="007862FF">
        <w:rPr>
          <w:rFonts w:hint="eastAsia"/>
          <w:lang w:eastAsia="zh-TW"/>
        </w:rPr>
        <w:t>其他注意事項</w:t>
      </w:r>
      <w:bookmarkEnd w:id="1332"/>
    </w:p>
    <w:p w14:paraId="43159BB3" w14:textId="44E0238C" w:rsidR="00C15200" w:rsidRPr="00867726" w:rsidRDefault="00C15200" w:rsidP="003C38A1">
      <w:pPr>
        <w:pStyle w:val="af3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kern w:val="0"/>
        </w:rPr>
      </w:pPr>
      <w:r w:rsidRPr="00250367">
        <w:rPr>
          <w:rFonts w:cs="Times New Roman" w:hint="eastAsia"/>
          <w:kern w:val="0"/>
        </w:rPr>
        <w:t>相同訂單查詢請勿過於頻繁，建議每筆</w:t>
      </w:r>
      <w:r w:rsidR="00CB090E" w:rsidRPr="002533D7">
        <w:rPr>
          <w:rFonts w:cs="Times New Roman" w:hint="eastAsia"/>
          <w:kern w:val="0"/>
        </w:rPr>
        <w:t>查詢</w:t>
      </w:r>
      <w:r w:rsidRPr="00C5634C">
        <w:rPr>
          <w:rFonts w:cs="Times New Roman" w:hint="eastAsia"/>
          <w:kern w:val="0"/>
        </w:rPr>
        <w:t>交易間隔</w:t>
      </w:r>
      <w:r w:rsidR="00671826" w:rsidRPr="00ED2C42">
        <w:rPr>
          <w:rFonts w:cs="Times New Roman"/>
          <w:kern w:val="0"/>
        </w:rPr>
        <w:t>30</w:t>
      </w:r>
      <w:r w:rsidRPr="008749EA">
        <w:rPr>
          <w:rFonts w:cs="Times New Roman" w:hint="eastAsia"/>
          <w:kern w:val="0"/>
        </w:rPr>
        <w:t>秒，或利用離峰時段執行</w:t>
      </w:r>
      <w:r w:rsidRPr="00D92124">
        <w:rPr>
          <w:rFonts w:cs="Times New Roman"/>
          <w:kern w:val="0"/>
        </w:rPr>
        <w:t>(</w:t>
      </w:r>
      <w:r w:rsidRPr="001B6359">
        <w:rPr>
          <w:rFonts w:cs="Times New Roman" w:hint="eastAsia"/>
          <w:kern w:val="0"/>
        </w:rPr>
        <w:t>如夜間時段</w:t>
      </w:r>
      <w:r w:rsidRPr="002E3981">
        <w:rPr>
          <w:rFonts w:cs="Times New Roman"/>
          <w:kern w:val="0"/>
        </w:rPr>
        <w:t>)</w:t>
      </w:r>
      <w:r w:rsidRPr="005909E0">
        <w:rPr>
          <w:rFonts w:cs="Times New Roman" w:hint="eastAsia"/>
          <w:kern w:val="0"/>
        </w:rPr>
        <w:t>。</w:t>
      </w:r>
    </w:p>
    <w:p w14:paraId="263CD35B" w14:textId="672CB7E1" w:rsidR="0000478F" w:rsidRPr="001B6359" w:rsidRDefault="00451EF9" w:rsidP="003C38A1">
      <w:pPr>
        <w:pStyle w:val="af3"/>
        <w:numPr>
          <w:ilvl w:val="0"/>
          <w:numId w:val="5"/>
        </w:numPr>
        <w:spacing w:line="360" w:lineRule="auto"/>
        <w:ind w:leftChars="0"/>
        <w:rPr>
          <w:rFonts w:cs="Times New Roman"/>
          <w:lang w:val="en-AU"/>
        </w:rPr>
      </w:pPr>
      <w:r w:rsidRPr="007862FF">
        <w:rPr>
          <w:rFonts w:cs="Times New Roman" w:hint="eastAsia"/>
          <w:kern w:val="0"/>
        </w:rPr>
        <w:t>所有</w:t>
      </w:r>
      <w:r w:rsidRPr="007862FF">
        <w:rPr>
          <w:rFonts w:cs="Times New Roman" w:hint="eastAsia"/>
          <w:kern w:val="0"/>
          <w:lang w:val="zh-TW"/>
        </w:rPr>
        <w:t>參數名稱需區分大小寫，且字元編碼</w:t>
      </w:r>
      <w:r w:rsidRPr="007862FF">
        <w:rPr>
          <w:rFonts w:cs="Times New Roman"/>
          <w:kern w:val="0"/>
          <w:lang w:val="zh-TW"/>
        </w:rPr>
        <w:t>charset</w:t>
      </w:r>
      <w:r w:rsidRPr="007862FF">
        <w:rPr>
          <w:rFonts w:cs="Times New Roman" w:hint="eastAsia"/>
          <w:kern w:val="0"/>
          <w:lang w:val="zh-TW"/>
        </w:rPr>
        <w:t>固定採用</w:t>
      </w:r>
      <w:r w:rsidRPr="007862FF">
        <w:rPr>
          <w:rFonts w:cs="Times New Roman"/>
          <w:kern w:val="0"/>
          <w:lang w:val="zh-TW"/>
        </w:rPr>
        <w:t>UTF-8</w:t>
      </w:r>
      <w:r w:rsidRPr="007862FF">
        <w:rPr>
          <w:rFonts w:cs="Times New Roman" w:hint="eastAsia"/>
          <w:kern w:val="0"/>
          <w:lang w:val="zh-TW"/>
        </w:rPr>
        <w:t>。</w:t>
      </w:r>
    </w:p>
    <w:p w14:paraId="7B9C4234" w14:textId="273BDE24" w:rsidR="00B71A11" w:rsidRPr="006D1A37" w:rsidRDefault="00B71A11" w:rsidP="003C38A1">
      <w:pPr>
        <w:pStyle w:val="af3"/>
        <w:numPr>
          <w:ilvl w:val="0"/>
          <w:numId w:val="5"/>
        </w:numPr>
        <w:autoSpaceDE w:val="0"/>
        <w:autoSpaceDN w:val="0"/>
        <w:adjustRightInd w:val="0"/>
        <w:spacing w:line="320" w:lineRule="exact"/>
        <w:ind w:leftChars="0"/>
        <w:rPr>
          <w:rFonts w:cs="Times New Roman"/>
          <w:kern w:val="0"/>
          <w:lang w:val="zh-TW"/>
        </w:rPr>
      </w:pPr>
      <w:r w:rsidRPr="002E3981">
        <w:rPr>
          <w:rFonts w:cs="Times New Roman" w:hint="eastAsia"/>
          <w:kern w:val="0"/>
          <w:lang w:val="zh-TW"/>
        </w:rPr>
        <w:t>若接收端</w:t>
      </w:r>
      <w:r w:rsidRPr="005909E0">
        <w:rPr>
          <w:rFonts w:cs="Times New Roman"/>
          <w:kern w:val="0"/>
          <w:lang w:val="zh-TW"/>
        </w:rPr>
        <w:t>resp</w:t>
      </w:r>
      <w:r w:rsidR="00BA377D" w:rsidRPr="00867726">
        <w:rPr>
          <w:rFonts w:cs="Times New Roman"/>
          <w:kern w:val="0"/>
          <w:lang w:val="zh-TW"/>
        </w:rPr>
        <w:t>Signature</w:t>
      </w:r>
      <w:r w:rsidRPr="000B1343">
        <w:rPr>
          <w:rFonts w:cs="Times New Roman" w:hint="eastAsia"/>
          <w:kern w:val="0"/>
          <w:lang w:val="zh-TW"/>
        </w:rPr>
        <w:t>驗證失敗，請</w:t>
      </w:r>
      <w:r w:rsidR="00CB090E" w:rsidRPr="006D1A37">
        <w:rPr>
          <w:rFonts w:cs="Times New Roman" w:hint="eastAsia"/>
          <w:kern w:val="0"/>
          <w:lang w:val="zh-TW"/>
        </w:rPr>
        <w:t>主動</w:t>
      </w:r>
      <w:r w:rsidRPr="006D1A37">
        <w:rPr>
          <w:rFonts w:cs="Times New Roman" w:hint="eastAsia"/>
          <w:kern w:val="0"/>
          <w:lang w:val="zh-TW"/>
        </w:rPr>
        <w:t>利用查詢交易來同步雙方授權結果狀態。</w:t>
      </w:r>
    </w:p>
    <w:p w14:paraId="4621ACE8" w14:textId="77777777" w:rsidR="00AB161E" w:rsidRPr="006D1A37" w:rsidRDefault="00AB161E">
      <w:pPr>
        <w:widowControl/>
        <w:rPr>
          <w:rFonts w:cs="Times New Roman"/>
          <w:lang w:val="en-AU"/>
        </w:rPr>
      </w:pPr>
      <w:r w:rsidRPr="006D1A37">
        <w:rPr>
          <w:rFonts w:cs="Times New Roman"/>
          <w:lang w:val="en-AU"/>
        </w:rPr>
        <w:br w:type="page"/>
      </w:r>
    </w:p>
    <w:p w14:paraId="2D31DDA2" w14:textId="65FF3CBD" w:rsidR="005F7DC5" w:rsidRPr="007862FF" w:rsidRDefault="00EA7A1C" w:rsidP="006E33EB">
      <w:pPr>
        <w:pStyle w:val="1"/>
        <w:numPr>
          <w:ilvl w:val="0"/>
          <w:numId w:val="0"/>
        </w:numPr>
        <w:ind w:left="432" w:hanging="432"/>
        <w:rPr>
          <w:lang w:eastAsia="zh-TW"/>
        </w:rPr>
      </w:pPr>
      <w:bookmarkStart w:id="1333" w:name="_Toc474498165"/>
      <w:r w:rsidRPr="007862FF">
        <w:rPr>
          <w:rFonts w:hint="eastAsia"/>
          <w:lang w:eastAsia="zh-TW"/>
        </w:rPr>
        <w:t>附錄</w:t>
      </w:r>
      <w:r w:rsidR="00102934" w:rsidRPr="007862FF">
        <w:rPr>
          <w:rFonts w:hint="eastAsia"/>
          <w:lang w:eastAsia="zh-TW"/>
        </w:rPr>
        <w:t>一</w:t>
      </w:r>
      <w:r w:rsidRPr="007862FF">
        <w:rPr>
          <w:rFonts w:hint="eastAsia"/>
          <w:lang w:eastAsia="zh-TW"/>
        </w:rPr>
        <w:t>：</w:t>
      </w:r>
      <w:r w:rsidR="00102934" w:rsidRPr="007862FF">
        <w:rPr>
          <w:rFonts w:hint="eastAsia"/>
          <w:lang w:eastAsia="zh-TW"/>
        </w:rPr>
        <w:t>回應</w:t>
      </w:r>
      <w:r w:rsidRPr="007862FF">
        <w:rPr>
          <w:rFonts w:hint="eastAsia"/>
          <w:lang w:eastAsia="zh-TW"/>
        </w:rPr>
        <w:t>碼</w:t>
      </w:r>
      <w:bookmarkEnd w:id="133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6"/>
        <w:gridCol w:w="8826"/>
      </w:tblGrid>
      <w:tr w:rsidR="00EA7A1C" w:rsidRPr="007862FF" w14:paraId="275DE196" w14:textId="77777777" w:rsidTr="006D1A37">
        <w:tc>
          <w:tcPr>
            <w:tcW w:w="1136" w:type="dxa"/>
            <w:shd w:val="clear" w:color="auto" w:fill="F2F2F2" w:themeFill="background1" w:themeFillShade="F2"/>
          </w:tcPr>
          <w:p w14:paraId="08DFF1FF" w14:textId="77777777" w:rsidR="00EA7A1C" w:rsidRPr="006D1A37" w:rsidRDefault="00EA7A1C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代碼</w:t>
            </w:r>
          </w:p>
        </w:tc>
        <w:tc>
          <w:tcPr>
            <w:tcW w:w="8826" w:type="dxa"/>
            <w:shd w:val="clear" w:color="auto" w:fill="F2F2F2" w:themeFill="background1" w:themeFillShade="F2"/>
          </w:tcPr>
          <w:p w14:paraId="12537937" w14:textId="77777777" w:rsidR="00EA7A1C" w:rsidRPr="006D1A37" w:rsidRDefault="00EA7A1C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說明</w:t>
            </w:r>
          </w:p>
        </w:tc>
      </w:tr>
      <w:tr w:rsidR="004537EB" w:rsidRPr="007862FF" w14:paraId="0F1CC6B5" w14:textId="77777777" w:rsidTr="00F24FE5">
        <w:tc>
          <w:tcPr>
            <w:tcW w:w="1136" w:type="dxa"/>
            <w:shd w:val="clear" w:color="auto" w:fill="auto"/>
          </w:tcPr>
          <w:p w14:paraId="57A41095" w14:textId="5B209331" w:rsidR="004537EB" w:rsidRPr="006D1A37" w:rsidRDefault="004537EB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0000</w:t>
            </w:r>
          </w:p>
        </w:tc>
        <w:tc>
          <w:tcPr>
            <w:tcW w:w="8826" w:type="dxa"/>
            <w:shd w:val="clear" w:color="auto" w:fill="auto"/>
          </w:tcPr>
          <w:p w14:paraId="4C1CFCD8" w14:textId="17AA5B50" w:rsidR="004537EB" w:rsidRPr="006D1A37" w:rsidRDefault="00BA5E84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成功</w:t>
            </w:r>
          </w:p>
        </w:tc>
      </w:tr>
      <w:tr w:rsidR="00F24FE5" w:rsidRPr="007862FF" w14:paraId="39DCCA1C" w14:textId="77777777" w:rsidTr="00F24FE5">
        <w:tc>
          <w:tcPr>
            <w:tcW w:w="1136" w:type="dxa"/>
            <w:shd w:val="clear" w:color="auto" w:fill="auto"/>
          </w:tcPr>
          <w:p w14:paraId="7B7EF111" w14:textId="056E86D1" w:rsidR="00F24FE5" w:rsidRPr="006D1A37" w:rsidRDefault="00F24FE5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0013</w:t>
            </w:r>
          </w:p>
        </w:tc>
        <w:tc>
          <w:tcPr>
            <w:tcW w:w="8826" w:type="dxa"/>
            <w:shd w:val="clear" w:color="auto" w:fill="auto"/>
          </w:tcPr>
          <w:p w14:paraId="4FF30A3E" w14:textId="7C36C4A2" w:rsidR="00F24FE5" w:rsidRPr="006D1A37" w:rsidRDefault="00F24FE5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境外機構訊息回應逾時異常</w:t>
            </w:r>
          </w:p>
        </w:tc>
      </w:tr>
      <w:tr w:rsidR="00F24FE5" w:rsidRPr="007862FF" w14:paraId="249AF680" w14:textId="77777777" w:rsidTr="00F24FE5">
        <w:tc>
          <w:tcPr>
            <w:tcW w:w="1136" w:type="dxa"/>
            <w:shd w:val="clear" w:color="auto" w:fill="auto"/>
          </w:tcPr>
          <w:p w14:paraId="72046D8D" w14:textId="5C226A58" w:rsidR="00F24FE5" w:rsidRPr="006D1A37" w:rsidRDefault="00F24FE5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0014</w:t>
            </w:r>
          </w:p>
        </w:tc>
        <w:tc>
          <w:tcPr>
            <w:tcW w:w="8826" w:type="dxa"/>
            <w:shd w:val="clear" w:color="auto" w:fill="auto"/>
          </w:tcPr>
          <w:p w14:paraId="2EEBBC13" w14:textId="480CB5A8" w:rsidR="00F24FE5" w:rsidRPr="006D1A37" w:rsidRDefault="00F24FE5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尚未執行</w:t>
            </w:r>
            <w:r w:rsidR="0006479B">
              <w:rPr>
                <w:rFonts w:cs="Times New Roman" w:hint="eastAsia"/>
                <w:kern w:val="0"/>
                <w:sz w:val="22"/>
                <w:lang w:val="zh-TW"/>
              </w:rPr>
              <w:t>驗證碼更新</w:t>
            </w:r>
            <w:r w:rsidRPr="00C4692E">
              <w:rPr>
                <w:rFonts w:cs="Times New Roman"/>
                <w:kern w:val="0"/>
                <w:sz w:val="22"/>
                <w:lang w:val="zh-TW"/>
              </w:rPr>
              <w:t>交易</w:t>
            </w:r>
          </w:p>
        </w:tc>
      </w:tr>
      <w:tr w:rsidR="00F24FE5" w:rsidRPr="007862FF" w14:paraId="226BC41E" w14:textId="77777777" w:rsidTr="00F24FE5">
        <w:tc>
          <w:tcPr>
            <w:tcW w:w="1136" w:type="dxa"/>
            <w:shd w:val="clear" w:color="auto" w:fill="auto"/>
          </w:tcPr>
          <w:p w14:paraId="18A459BC" w14:textId="2AA1CBD8" w:rsidR="00F24FE5" w:rsidRPr="006D1A37" w:rsidRDefault="00F24FE5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0015</w:t>
            </w:r>
          </w:p>
        </w:tc>
        <w:tc>
          <w:tcPr>
            <w:tcW w:w="8826" w:type="dxa"/>
            <w:shd w:val="clear" w:color="auto" w:fill="auto"/>
          </w:tcPr>
          <w:p w14:paraId="741345DA" w14:textId="4E2B8535" w:rsidR="00F24FE5" w:rsidRPr="006D1A37" w:rsidRDefault="0006479B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驗證碼更新</w:t>
            </w:r>
            <w:r w:rsidR="00F24FE5" w:rsidRPr="00C4692E">
              <w:rPr>
                <w:rFonts w:cs="Times New Roman"/>
                <w:kern w:val="0"/>
                <w:sz w:val="22"/>
                <w:lang w:val="zh-TW"/>
              </w:rPr>
              <w:t>失敗，請確認是否已設定初始</w:t>
            </w:r>
            <w:r>
              <w:rPr>
                <w:rFonts w:cs="Times New Roman" w:hint="eastAsia"/>
                <w:kern w:val="0"/>
                <w:sz w:val="22"/>
                <w:lang w:val="zh-TW"/>
              </w:rPr>
              <w:t>驗證碼</w:t>
            </w:r>
            <w:r w:rsidR="00F24FE5" w:rsidRPr="007862FF">
              <w:rPr>
                <w:rFonts w:cs="Times New Roman" w:hint="eastAsia"/>
                <w:kern w:val="0"/>
                <w:sz w:val="22"/>
                <w:lang w:val="zh-TW"/>
              </w:rPr>
              <w:t>值</w:t>
            </w:r>
          </w:p>
        </w:tc>
      </w:tr>
      <w:tr w:rsidR="00F24FE5" w:rsidRPr="007862FF" w14:paraId="43E243D4" w14:textId="77777777" w:rsidTr="00F24FE5">
        <w:tc>
          <w:tcPr>
            <w:tcW w:w="1136" w:type="dxa"/>
            <w:shd w:val="clear" w:color="auto" w:fill="auto"/>
          </w:tcPr>
          <w:p w14:paraId="6A419EB9" w14:textId="76A2309F" w:rsidR="00F24FE5" w:rsidRPr="006D1A37" w:rsidRDefault="00F24FE5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0019</w:t>
            </w:r>
          </w:p>
        </w:tc>
        <w:tc>
          <w:tcPr>
            <w:tcW w:w="8826" w:type="dxa"/>
            <w:shd w:val="clear" w:color="auto" w:fill="auto"/>
          </w:tcPr>
          <w:p w14:paraId="72731464" w14:textId="1F1FA9C3" w:rsidR="00F24FE5" w:rsidRPr="006D1A37" w:rsidRDefault="00F24FE5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境外機構回傳</w:t>
            </w:r>
            <w:r w:rsidRPr="00A65644">
              <w:rPr>
                <w:rFonts w:cs="Times New Roman"/>
                <w:kern w:val="0"/>
                <w:sz w:val="22"/>
              </w:rPr>
              <w:t>sign</w:t>
            </w:r>
            <w:r w:rsidRPr="00C4692E">
              <w:rPr>
                <w:rFonts w:cs="Times New Roman"/>
                <w:kern w:val="0"/>
                <w:sz w:val="22"/>
              </w:rPr>
              <w:t>值驗證有誤</w:t>
            </w:r>
          </w:p>
        </w:tc>
      </w:tr>
      <w:tr w:rsidR="004537EB" w:rsidRPr="007862FF" w14:paraId="2BE1F74C" w14:textId="77777777" w:rsidTr="00F24FE5">
        <w:tc>
          <w:tcPr>
            <w:tcW w:w="1136" w:type="dxa"/>
            <w:shd w:val="clear" w:color="auto" w:fill="auto"/>
          </w:tcPr>
          <w:p w14:paraId="595CBBBA" w14:textId="5A8994D8" w:rsidR="004537EB" w:rsidRPr="006D1A37" w:rsidRDefault="004537EB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0087</w:t>
            </w:r>
          </w:p>
        </w:tc>
        <w:tc>
          <w:tcPr>
            <w:tcW w:w="8826" w:type="dxa"/>
            <w:shd w:val="clear" w:color="auto" w:fill="auto"/>
          </w:tcPr>
          <w:p w14:paraId="559ABA17" w14:textId="394926E2" w:rsidR="004537EB" w:rsidRPr="006D1A37" w:rsidRDefault="00BA5E84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不支援此交易類型</w:t>
            </w:r>
          </w:p>
        </w:tc>
      </w:tr>
      <w:tr w:rsidR="001906C3" w:rsidRPr="007862FF" w14:paraId="70E28464" w14:textId="77777777" w:rsidTr="006A2A9D">
        <w:tc>
          <w:tcPr>
            <w:tcW w:w="1136" w:type="dxa"/>
            <w:shd w:val="clear" w:color="auto" w:fill="auto"/>
          </w:tcPr>
          <w:p w14:paraId="2E75F42D" w14:textId="3133F980" w:rsidR="001906C3" w:rsidRPr="006D1A37" w:rsidRDefault="001906C3" w:rsidP="006A2A9D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/>
                <w:kern w:val="0"/>
                <w:sz w:val="22"/>
                <w:lang w:val="zh-TW"/>
              </w:rPr>
              <w:t>009</w:t>
            </w:r>
            <w:r>
              <w:rPr>
                <w:rFonts w:cs="Times New Roman" w:hint="eastAsia"/>
                <w:kern w:val="0"/>
                <w:sz w:val="22"/>
                <w:lang w:val="zh-TW"/>
              </w:rPr>
              <w:t>6</w:t>
            </w:r>
          </w:p>
        </w:tc>
        <w:tc>
          <w:tcPr>
            <w:tcW w:w="8826" w:type="dxa"/>
            <w:shd w:val="clear" w:color="auto" w:fill="auto"/>
          </w:tcPr>
          <w:p w14:paraId="7E251D50" w14:textId="0645EE92" w:rsidR="001906C3" w:rsidRPr="006D1A37" w:rsidRDefault="001906C3" w:rsidP="00D336E2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境外機構</w:t>
            </w:r>
            <w:r w:rsidR="00D336E2">
              <w:rPr>
                <w:rFonts w:cs="Times New Roman" w:hint="eastAsia"/>
                <w:kern w:val="0"/>
                <w:sz w:val="22"/>
                <w:lang w:val="zh-TW"/>
              </w:rPr>
              <w:t>回應</w:t>
            </w:r>
            <w:r w:rsidRPr="005677CF">
              <w:rPr>
                <w:rFonts w:cs="Times New Roman"/>
                <w:kern w:val="0"/>
                <w:sz w:val="22"/>
                <w:lang w:val="zh-TW"/>
              </w:rPr>
              <w:t>交易</w:t>
            </w:r>
            <w:r w:rsidR="00D336E2">
              <w:rPr>
                <w:rFonts w:cs="Times New Roman" w:hint="eastAsia"/>
                <w:kern w:val="0"/>
                <w:sz w:val="22"/>
                <w:lang w:val="zh-TW"/>
              </w:rPr>
              <w:t>狀態未明</w:t>
            </w:r>
          </w:p>
        </w:tc>
      </w:tr>
      <w:tr w:rsidR="00F24FE5" w:rsidRPr="007862FF" w14:paraId="36D88C69" w14:textId="77777777" w:rsidTr="00F24FE5">
        <w:tc>
          <w:tcPr>
            <w:tcW w:w="1136" w:type="dxa"/>
            <w:shd w:val="clear" w:color="auto" w:fill="auto"/>
          </w:tcPr>
          <w:p w14:paraId="0B269821" w14:textId="6EED33F5" w:rsidR="00F24FE5" w:rsidRPr="006D1A37" w:rsidRDefault="00F24FE5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0098</w:t>
            </w:r>
          </w:p>
        </w:tc>
        <w:tc>
          <w:tcPr>
            <w:tcW w:w="8826" w:type="dxa"/>
            <w:shd w:val="clear" w:color="auto" w:fill="auto"/>
          </w:tcPr>
          <w:p w14:paraId="62A6DF7C" w14:textId="484A8C17" w:rsidR="00F24FE5" w:rsidRPr="006D1A37" w:rsidRDefault="00F24FE5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境外機構交易處理失敗</w:t>
            </w:r>
          </w:p>
        </w:tc>
      </w:tr>
      <w:tr w:rsidR="00F24FE5" w:rsidRPr="007862FF" w14:paraId="05A8909B" w14:textId="77777777" w:rsidTr="00F24FE5">
        <w:tc>
          <w:tcPr>
            <w:tcW w:w="1136" w:type="dxa"/>
            <w:shd w:val="clear" w:color="auto" w:fill="auto"/>
          </w:tcPr>
          <w:p w14:paraId="78C256BB" w14:textId="4527DF72" w:rsidR="00F24FE5" w:rsidRPr="006D1A37" w:rsidRDefault="00F24FE5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/>
                <w:kern w:val="0"/>
                <w:sz w:val="22"/>
                <w:lang w:val="zh-TW"/>
              </w:rPr>
              <w:t>0099</w:t>
            </w:r>
          </w:p>
        </w:tc>
        <w:tc>
          <w:tcPr>
            <w:tcW w:w="8826" w:type="dxa"/>
            <w:shd w:val="clear" w:color="auto" w:fill="auto"/>
          </w:tcPr>
          <w:p w14:paraId="52864F99" w14:textId="5B4BEB0F" w:rsidR="00F24FE5" w:rsidRPr="006D1A37" w:rsidRDefault="00F24FE5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6D1A37">
              <w:rPr>
                <w:rFonts w:cs="Times New Roman" w:hint="eastAsia"/>
                <w:kern w:val="0"/>
                <w:sz w:val="22"/>
                <w:lang w:val="zh-TW"/>
              </w:rPr>
              <w:t>不明原因異常</w:t>
            </w:r>
          </w:p>
        </w:tc>
      </w:tr>
      <w:tr w:rsidR="00F24FE5" w:rsidRPr="007862FF" w14:paraId="40E7FAE9" w14:textId="77777777" w:rsidTr="00F24FE5">
        <w:tc>
          <w:tcPr>
            <w:tcW w:w="1136" w:type="dxa"/>
            <w:shd w:val="clear" w:color="auto" w:fill="auto"/>
          </w:tcPr>
          <w:p w14:paraId="0142036E" w14:textId="2E58C65F" w:rsidR="00F24FE5" w:rsidRPr="006D1A37" w:rsidRDefault="00F24FE5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41xx</w:t>
            </w:r>
          </w:p>
        </w:tc>
        <w:tc>
          <w:tcPr>
            <w:tcW w:w="8826" w:type="dxa"/>
            <w:shd w:val="clear" w:color="auto" w:fill="auto"/>
          </w:tcPr>
          <w:p w14:paraId="5C8A4E3A" w14:textId="5A23E6C4" w:rsidR="00F24FE5" w:rsidRPr="006D1A37" w:rsidRDefault="00F24FE5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參數為必帶，其中</w:t>
            </w:r>
            <w:r w:rsidRPr="00A65644">
              <w:rPr>
                <w:rFonts w:cs="Times New Roman"/>
                <w:kern w:val="0"/>
                <w:sz w:val="22"/>
                <w:lang w:val="zh-TW"/>
              </w:rPr>
              <w:t>x</w:t>
            </w:r>
            <w:r w:rsidRPr="00C4692E">
              <w:rPr>
                <w:rFonts w:cs="Times New Roman"/>
                <w:kern w:val="0"/>
                <w:sz w:val="22"/>
                <w:lang w:val="zh-TW"/>
              </w:rPr>
              <w:t>x</w:t>
            </w:r>
            <w:r w:rsidRPr="00CB05E3">
              <w:rPr>
                <w:rFonts w:cs="Times New Roman"/>
                <w:kern w:val="0"/>
                <w:sz w:val="22"/>
                <w:lang w:val="zh-TW"/>
              </w:rPr>
              <w:t>代表錯誤的欄位編號</w:t>
            </w:r>
          </w:p>
        </w:tc>
      </w:tr>
      <w:tr w:rsidR="00F24FE5" w:rsidRPr="007862FF" w14:paraId="3CCA2D5C" w14:textId="77777777" w:rsidTr="00F24FE5">
        <w:tc>
          <w:tcPr>
            <w:tcW w:w="1136" w:type="dxa"/>
            <w:shd w:val="clear" w:color="auto" w:fill="auto"/>
          </w:tcPr>
          <w:p w14:paraId="5D4DB0C7" w14:textId="36E7152B" w:rsidR="00F24FE5" w:rsidRPr="006D1A37" w:rsidRDefault="00F24FE5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42xx</w:t>
            </w:r>
          </w:p>
        </w:tc>
        <w:tc>
          <w:tcPr>
            <w:tcW w:w="8826" w:type="dxa"/>
            <w:shd w:val="clear" w:color="auto" w:fill="auto"/>
          </w:tcPr>
          <w:p w14:paraId="0883A128" w14:textId="764E5A32" w:rsidR="00F24FE5" w:rsidRPr="006D1A37" w:rsidRDefault="00F24FE5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格式有錯，其中</w:t>
            </w:r>
            <w:r w:rsidRPr="00A65644">
              <w:rPr>
                <w:rFonts w:cs="Times New Roman"/>
                <w:kern w:val="0"/>
                <w:sz w:val="22"/>
                <w:lang w:val="zh-TW"/>
              </w:rPr>
              <w:t>xx</w:t>
            </w:r>
            <w:r w:rsidRPr="00C4692E">
              <w:rPr>
                <w:rFonts w:cs="Times New Roman"/>
                <w:kern w:val="0"/>
                <w:sz w:val="22"/>
                <w:lang w:val="zh-TW"/>
              </w:rPr>
              <w:t>代表錯誤的欄位編號</w:t>
            </w:r>
          </w:p>
        </w:tc>
      </w:tr>
      <w:tr w:rsidR="00F24FE5" w:rsidRPr="007862FF" w14:paraId="1AAECA44" w14:textId="77777777" w:rsidTr="00F24FE5">
        <w:tc>
          <w:tcPr>
            <w:tcW w:w="1136" w:type="dxa"/>
            <w:shd w:val="clear" w:color="auto" w:fill="auto"/>
          </w:tcPr>
          <w:p w14:paraId="5BA131EA" w14:textId="22BE36F0" w:rsidR="00F24FE5" w:rsidRPr="006D1A37" w:rsidRDefault="00F24FE5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44xx</w:t>
            </w:r>
          </w:p>
        </w:tc>
        <w:tc>
          <w:tcPr>
            <w:tcW w:w="8826" w:type="dxa"/>
            <w:shd w:val="clear" w:color="auto" w:fill="auto"/>
          </w:tcPr>
          <w:p w14:paraId="5204BC0B" w14:textId="3165A02A" w:rsidR="00F24FE5" w:rsidRPr="006D1A37" w:rsidRDefault="00F24FE5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非法值，其中</w:t>
            </w:r>
            <w:r w:rsidRPr="00A65644">
              <w:rPr>
                <w:rFonts w:cs="Times New Roman"/>
                <w:kern w:val="0"/>
                <w:sz w:val="22"/>
                <w:lang w:val="zh-TW"/>
              </w:rPr>
              <w:t>xx</w:t>
            </w:r>
            <w:r w:rsidRPr="00C4692E">
              <w:rPr>
                <w:rFonts w:cs="Times New Roman"/>
                <w:kern w:val="0"/>
                <w:sz w:val="22"/>
                <w:lang w:val="zh-TW"/>
              </w:rPr>
              <w:t>代表錯誤的欄位編號</w:t>
            </w:r>
          </w:p>
        </w:tc>
      </w:tr>
      <w:tr w:rsidR="00F24FE5" w:rsidRPr="007862FF" w14:paraId="604B63DA" w14:textId="77777777" w:rsidTr="00F24FE5">
        <w:tc>
          <w:tcPr>
            <w:tcW w:w="1136" w:type="dxa"/>
            <w:shd w:val="clear" w:color="auto" w:fill="auto"/>
          </w:tcPr>
          <w:p w14:paraId="160431E4" w14:textId="410329C1" w:rsidR="00F24FE5" w:rsidRPr="006D1A37" w:rsidRDefault="00F24FE5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C001</w:t>
            </w:r>
          </w:p>
        </w:tc>
        <w:tc>
          <w:tcPr>
            <w:tcW w:w="8826" w:type="dxa"/>
            <w:shd w:val="clear" w:color="auto" w:fill="auto"/>
          </w:tcPr>
          <w:p w14:paraId="39FAA9A8" w14:textId="43A58C46" w:rsidR="00F24FE5" w:rsidRPr="006D1A37" w:rsidRDefault="00F24FE5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讀取匯率異常</w:t>
            </w:r>
          </w:p>
        </w:tc>
      </w:tr>
      <w:tr w:rsidR="00F24FE5" w:rsidRPr="007862FF" w14:paraId="4D5C90ED" w14:textId="77777777" w:rsidTr="00F24FE5">
        <w:tc>
          <w:tcPr>
            <w:tcW w:w="1136" w:type="dxa"/>
            <w:shd w:val="clear" w:color="auto" w:fill="auto"/>
          </w:tcPr>
          <w:p w14:paraId="143A9F78" w14:textId="03C8A66E" w:rsidR="00F24FE5" w:rsidRPr="006D1A37" w:rsidRDefault="00F24FE5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C002</w:t>
            </w:r>
          </w:p>
        </w:tc>
        <w:tc>
          <w:tcPr>
            <w:tcW w:w="8826" w:type="dxa"/>
            <w:shd w:val="clear" w:color="auto" w:fill="auto"/>
          </w:tcPr>
          <w:p w14:paraId="2804707F" w14:textId="137F1F0F" w:rsidR="00F24FE5" w:rsidRPr="006D1A37" w:rsidRDefault="00F24FE5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REQ</w:t>
            </w:r>
            <w:r w:rsidR="00CB269E">
              <w:rPr>
                <w:rFonts w:cs="Times New Roman" w:hint="eastAsia"/>
                <w:kern w:val="0"/>
                <w:sz w:val="22"/>
                <w:lang w:val="zh-TW"/>
              </w:rPr>
              <w:t>交易</w:t>
            </w:r>
            <w:r w:rsidRPr="00A65644">
              <w:rPr>
                <w:rFonts w:cs="Times New Roman"/>
                <w:kern w:val="0"/>
                <w:sz w:val="22"/>
                <w:lang w:val="zh-TW"/>
              </w:rPr>
              <w:t>驗證碼檢核有誤</w:t>
            </w:r>
          </w:p>
        </w:tc>
      </w:tr>
      <w:tr w:rsidR="00F24FE5" w:rsidRPr="007862FF" w14:paraId="21195FF9" w14:textId="77777777" w:rsidTr="00F24FE5">
        <w:tc>
          <w:tcPr>
            <w:tcW w:w="1136" w:type="dxa"/>
            <w:shd w:val="clear" w:color="auto" w:fill="auto"/>
          </w:tcPr>
          <w:p w14:paraId="0B01DF28" w14:textId="01069405" w:rsidR="00F24FE5" w:rsidRPr="00A65644" w:rsidRDefault="00F24FE5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H001</w:t>
            </w:r>
          </w:p>
        </w:tc>
        <w:tc>
          <w:tcPr>
            <w:tcW w:w="8826" w:type="dxa"/>
            <w:shd w:val="clear" w:color="auto" w:fill="auto"/>
          </w:tcPr>
          <w:p w14:paraId="61DAC736" w14:textId="148D0507" w:rsidR="00F24FE5" w:rsidRPr="007862FF" w:rsidRDefault="00F24FE5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僅接受以</w:t>
            </w:r>
            <w:r w:rsidRPr="007862FF">
              <w:rPr>
                <w:rFonts w:cs="Times New Roman"/>
                <w:kern w:val="0"/>
                <w:sz w:val="22"/>
                <w:lang w:val="zh-TW"/>
              </w:rPr>
              <w:t>POST</w:t>
            </w: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傳送參數</w:t>
            </w:r>
          </w:p>
        </w:tc>
      </w:tr>
      <w:tr w:rsidR="00F24FE5" w:rsidRPr="007862FF" w14:paraId="4D306B8E" w14:textId="77777777" w:rsidTr="00F24FE5">
        <w:tc>
          <w:tcPr>
            <w:tcW w:w="1136" w:type="dxa"/>
            <w:shd w:val="clear" w:color="auto" w:fill="auto"/>
          </w:tcPr>
          <w:p w14:paraId="63FCBAF9" w14:textId="727F3123" w:rsidR="00F24FE5" w:rsidRPr="00A65644" w:rsidRDefault="00F24FE5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P040</w:t>
            </w:r>
          </w:p>
        </w:tc>
        <w:tc>
          <w:tcPr>
            <w:tcW w:w="8826" w:type="dxa"/>
            <w:shd w:val="clear" w:color="auto" w:fill="auto"/>
          </w:tcPr>
          <w:p w14:paraId="719DC8E2" w14:textId="6D41058F" w:rsidR="00F24FE5" w:rsidRPr="007862FF" w:rsidRDefault="00F24FE5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收單行</w:t>
            </w:r>
            <w:r w:rsidRPr="007862FF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特店</w:t>
            </w:r>
            <w:r w:rsidRPr="007862FF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端末</w:t>
            </w:r>
            <w:r w:rsidRPr="007862FF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訂單編號不可重複</w:t>
            </w:r>
          </w:p>
        </w:tc>
      </w:tr>
      <w:tr w:rsidR="00F24FE5" w:rsidRPr="007862FF" w14:paraId="23F3968E" w14:textId="77777777" w:rsidTr="00F24FE5">
        <w:tc>
          <w:tcPr>
            <w:tcW w:w="1136" w:type="dxa"/>
            <w:shd w:val="clear" w:color="auto" w:fill="auto"/>
          </w:tcPr>
          <w:p w14:paraId="1652459F" w14:textId="677E243C" w:rsidR="00F24FE5" w:rsidRPr="00A65644" w:rsidRDefault="00F24FE5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R051</w:t>
            </w:r>
          </w:p>
        </w:tc>
        <w:tc>
          <w:tcPr>
            <w:tcW w:w="8826" w:type="dxa"/>
            <w:shd w:val="clear" w:color="auto" w:fill="auto"/>
          </w:tcPr>
          <w:p w14:paraId="6D45A5B9" w14:textId="73CBAB79" w:rsidR="00F24FE5" w:rsidRPr="007862FF" w:rsidRDefault="00F24FE5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已逾退貨期限，無法退貨</w:t>
            </w:r>
          </w:p>
        </w:tc>
      </w:tr>
      <w:tr w:rsidR="00F24FE5" w:rsidRPr="007862FF" w14:paraId="5415EA1A" w14:textId="77777777" w:rsidTr="00F24FE5">
        <w:tc>
          <w:tcPr>
            <w:tcW w:w="1136" w:type="dxa"/>
            <w:shd w:val="clear" w:color="auto" w:fill="auto"/>
          </w:tcPr>
          <w:p w14:paraId="219B71E1" w14:textId="3679A56A" w:rsidR="00F24FE5" w:rsidRPr="00A65644" w:rsidRDefault="00F24FE5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R052</w:t>
            </w:r>
          </w:p>
        </w:tc>
        <w:tc>
          <w:tcPr>
            <w:tcW w:w="8826" w:type="dxa"/>
            <w:shd w:val="clear" w:color="auto" w:fill="auto"/>
          </w:tcPr>
          <w:p w14:paraId="636C7D75" w14:textId="49D2C919" w:rsidR="00F24FE5" w:rsidRPr="007862FF" w:rsidRDefault="00F24FE5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退貨編號不可與訂單編號一樣</w:t>
            </w:r>
          </w:p>
        </w:tc>
      </w:tr>
      <w:tr w:rsidR="00F24FE5" w:rsidRPr="007862FF" w14:paraId="17A72CA3" w14:textId="77777777" w:rsidTr="00F24FE5">
        <w:tc>
          <w:tcPr>
            <w:tcW w:w="1136" w:type="dxa"/>
            <w:shd w:val="clear" w:color="auto" w:fill="auto"/>
          </w:tcPr>
          <w:p w14:paraId="5FF88A40" w14:textId="0739A745" w:rsidR="00F24FE5" w:rsidRPr="00A65644" w:rsidRDefault="00F24FE5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R053</w:t>
            </w:r>
          </w:p>
        </w:tc>
        <w:tc>
          <w:tcPr>
            <w:tcW w:w="8826" w:type="dxa"/>
            <w:shd w:val="clear" w:color="auto" w:fill="auto"/>
          </w:tcPr>
          <w:p w14:paraId="5CDCA4B2" w14:textId="6AA2EBB6" w:rsidR="00F24FE5" w:rsidRPr="007862FF" w:rsidRDefault="00F24FE5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收單行</w:t>
            </w:r>
            <w:r w:rsidRPr="007862FF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特店</w:t>
            </w:r>
            <w:r w:rsidRPr="007862FF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端末</w:t>
            </w:r>
            <w:r w:rsidRPr="007862FF">
              <w:rPr>
                <w:rFonts w:cs="Times New Roman"/>
                <w:kern w:val="0"/>
                <w:sz w:val="22"/>
                <w:lang w:val="zh-TW"/>
              </w:rPr>
              <w:t>&amp;</w:t>
            </w: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退貨編號不可重複</w:t>
            </w:r>
          </w:p>
        </w:tc>
      </w:tr>
      <w:tr w:rsidR="00F24FE5" w:rsidRPr="007862FF" w14:paraId="3A24A061" w14:textId="77777777" w:rsidTr="00F24FE5">
        <w:tc>
          <w:tcPr>
            <w:tcW w:w="1136" w:type="dxa"/>
            <w:shd w:val="clear" w:color="auto" w:fill="auto"/>
          </w:tcPr>
          <w:p w14:paraId="2FDF79CA" w14:textId="75E19876" w:rsidR="00F24FE5" w:rsidRPr="00A65644" w:rsidRDefault="00F24FE5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R054</w:t>
            </w:r>
          </w:p>
        </w:tc>
        <w:tc>
          <w:tcPr>
            <w:tcW w:w="8826" w:type="dxa"/>
            <w:shd w:val="clear" w:color="auto" w:fill="auto"/>
          </w:tcPr>
          <w:p w14:paraId="2B501439" w14:textId="7DCE7EC0" w:rsidR="00F24FE5" w:rsidRPr="007862FF" w:rsidRDefault="00F24FE5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平台代號與原交易平台代號不同</w:t>
            </w:r>
          </w:p>
        </w:tc>
      </w:tr>
      <w:tr w:rsidR="00F24FE5" w:rsidRPr="007862FF" w14:paraId="2B4B7425" w14:textId="77777777" w:rsidTr="00F24FE5">
        <w:tc>
          <w:tcPr>
            <w:tcW w:w="1136" w:type="dxa"/>
            <w:shd w:val="clear" w:color="auto" w:fill="auto"/>
          </w:tcPr>
          <w:p w14:paraId="64B051CF" w14:textId="67929798" w:rsidR="00F24FE5" w:rsidRPr="00A65644" w:rsidRDefault="00F24FE5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R055</w:t>
            </w:r>
          </w:p>
        </w:tc>
        <w:tc>
          <w:tcPr>
            <w:tcW w:w="8826" w:type="dxa"/>
            <w:shd w:val="clear" w:color="auto" w:fill="auto"/>
          </w:tcPr>
          <w:p w14:paraId="5B3F6D28" w14:textId="7530AE10" w:rsidR="00F24FE5" w:rsidRPr="007862FF" w:rsidRDefault="00F24FE5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查無原訂單編號</w:t>
            </w:r>
          </w:p>
        </w:tc>
      </w:tr>
      <w:tr w:rsidR="00F24FE5" w:rsidRPr="007862FF" w14:paraId="6EE0C95A" w14:textId="77777777" w:rsidTr="00F24FE5">
        <w:tc>
          <w:tcPr>
            <w:tcW w:w="1136" w:type="dxa"/>
            <w:shd w:val="clear" w:color="auto" w:fill="auto"/>
          </w:tcPr>
          <w:p w14:paraId="7DCF597D" w14:textId="65AB3C2E" w:rsidR="00F24FE5" w:rsidRPr="00A65644" w:rsidRDefault="00F24FE5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R056</w:t>
            </w:r>
          </w:p>
        </w:tc>
        <w:tc>
          <w:tcPr>
            <w:tcW w:w="8826" w:type="dxa"/>
            <w:shd w:val="clear" w:color="auto" w:fill="auto"/>
          </w:tcPr>
          <w:p w14:paraId="16A9103E" w14:textId="3127F9E9" w:rsidR="00F24FE5" w:rsidRPr="007862FF" w:rsidRDefault="00F24FE5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7862FF">
              <w:rPr>
                <w:rFonts w:cs="Times New Roman" w:hint="eastAsia"/>
                <w:kern w:val="0"/>
                <w:sz w:val="22"/>
                <w:lang w:val="zh-TW"/>
              </w:rPr>
              <w:t>查無原退貨編號</w:t>
            </w:r>
          </w:p>
        </w:tc>
      </w:tr>
      <w:tr w:rsidR="00F24FE5" w:rsidRPr="007862FF" w14:paraId="2427322D" w14:textId="77777777" w:rsidTr="00F24FE5">
        <w:tc>
          <w:tcPr>
            <w:tcW w:w="1136" w:type="dxa"/>
            <w:shd w:val="clear" w:color="auto" w:fill="auto"/>
          </w:tcPr>
          <w:p w14:paraId="15FE76CF" w14:textId="0338B297" w:rsidR="00F24FE5" w:rsidRPr="005677CF" w:rsidRDefault="00F24FE5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R057</w:t>
            </w:r>
          </w:p>
        </w:tc>
        <w:tc>
          <w:tcPr>
            <w:tcW w:w="8826" w:type="dxa"/>
            <w:shd w:val="clear" w:color="auto" w:fill="auto"/>
          </w:tcPr>
          <w:p w14:paraId="5E209CAB" w14:textId="57236078" w:rsidR="00F24FE5" w:rsidRPr="00CB05E3" w:rsidRDefault="00F24FE5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A65644">
              <w:rPr>
                <w:rFonts w:cs="Times New Roman"/>
                <w:kern w:val="0"/>
                <w:sz w:val="22"/>
                <w:lang w:val="zh-TW"/>
              </w:rPr>
              <w:t>原訂單編</w:t>
            </w:r>
            <w:r w:rsidRPr="00C4692E">
              <w:rPr>
                <w:rFonts w:cs="Times New Roman"/>
                <w:kern w:val="0"/>
                <w:sz w:val="22"/>
                <w:lang w:val="zh-TW"/>
              </w:rPr>
              <w:t>號非成功交易</w:t>
            </w:r>
          </w:p>
        </w:tc>
      </w:tr>
      <w:tr w:rsidR="00F24FE5" w:rsidRPr="007862FF" w14:paraId="15249F55" w14:textId="77777777" w:rsidTr="00F24FE5">
        <w:tc>
          <w:tcPr>
            <w:tcW w:w="1136" w:type="dxa"/>
            <w:shd w:val="clear" w:color="auto" w:fill="auto"/>
          </w:tcPr>
          <w:p w14:paraId="71CE3B5D" w14:textId="36D9A889" w:rsidR="00F24FE5" w:rsidRPr="005677CF" w:rsidRDefault="00F24FE5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 w:rsidRPr="005677CF">
              <w:rPr>
                <w:rFonts w:cs="Times New Roman"/>
                <w:kern w:val="0"/>
                <w:sz w:val="22"/>
                <w:lang w:val="zh-TW"/>
              </w:rPr>
              <w:t>R058</w:t>
            </w:r>
          </w:p>
        </w:tc>
        <w:tc>
          <w:tcPr>
            <w:tcW w:w="8826" w:type="dxa"/>
            <w:shd w:val="clear" w:color="auto" w:fill="auto"/>
          </w:tcPr>
          <w:p w14:paraId="0FC86057" w14:textId="00C23E38" w:rsidR="00F24FE5" w:rsidRPr="00C4692E" w:rsidRDefault="00F24FE5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A65644">
              <w:rPr>
                <w:rFonts w:cs="Times New Roman"/>
                <w:kern w:val="0"/>
                <w:sz w:val="22"/>
                <w:lang w:val="zh-TW"/>
              </w:rPr>
              <w:t>退貨總金額已超過原購貨金額</w:t>
            </w:r>
          </w:p>
        </w:tc>
      </w:tr>
      <w:tr w:rsidR="00452CFE" w:rsidRPr="007862FF" w:rsidDel="00001C3E" w14:paraId="47936D22" w14:textId="77777777" w:rsidTr="006A2A9D">
        <w:tc>
          <w:tcPr>
            <w:tcW w:w="1136" w:type="dxa"/>
            <w:shd w:val="clear" w:color="auto" w:fill="auto"/>
          </w:tcPr>
          <w:p w14:paraId="617DF810" w14:textId="77777777" w:rsidR="00452CFE" w:rsidRPr="006D1A37" w:rsidDel="00001C3E" w:rsidRDefault="00452CFE" w:rsidP="006A2A9D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R059</w:t>
            </w:r>
          </w:p>
        </w:tc>
        <w:tc>
          <w:tcPr>
            <w:tcW w:w="8826" w:type="dxa"/>
            <w:shd w:val="clear" w:color="auto" w:fill="auto"/>
          </w:tcPr>
          <w:p w14:paraId="38A25B40" w14:textId="77777777" w:rsidR="00452CFE" w:rsidRPr="006D1A37" w:rsidDel="00001C3E" w:rsidRDefault="00452CFE" w:rsidP="006A2A9D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C72F14">
              <w:rPr>
                <w:rFonts w:cs="Times New Roman" w:hint="eastAsia"/>
                <w:kern w:val="0"/>
                <w:sz w:val="22"/>
                <w:lang w:val="zh-TW"/>
              </w:rPr>
              <w:t>原訂單已出請款檔，不可發沖正交易，請改發退款交易</w:t>
            </w:r>
          </w:p>
        </w:tc>
      </w:tr>
      <w:tr w:rsidR="00452CFE" w:rsidRPr="007862FF" w:rsidDel="00001C3E" w14:paraId="4C8F2ED7" w14:textId="77777777" w:rsidTr="006A2A9D">
        <w:tc>
          <w:tcPr>
            <w:tcW w:w="1136" w:type="dxa"/>
            <w:shd w:val="clear" w:color="auto" w:fill="auto"/>
          </w:tcPr>
          <w:p w14:paraId="5CAA70BF" w14:textId="26080BE8" w:rsidR="00452CFE" w:rsidRPr="006D1A37" w:rsidDel="00001C3E" w:rsidRDefault="00452CFE" w:rsidP="006A2A9D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R060</w:t>
            </w:r>
          </w:p>
        </w:tc>
        <w:tc>
          <w:tcPr>
            <w:tcW w:w="8826" w:type="dxa"/>
            <w:shd w:val="clear" w:color="auto" w:fill="auto"/>
          </w:tcPr>
          <w:p w14:paraId="11B44A33" w14:textId="4D1C224E" w:rsidR="00452CFE" w:rsidRPr="006D1A37" w:rsidDel="00001C3E" w:rsidRDefault="00452CFE" w:rsidP="006A2A9D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452CFE">
              <w:rPr>
                <w:rFonts w:cs="Times New Roman" w:hint="eastAsia"/>
                <w:kern w:val="0"/>
                <w:sz w:val="22"/>
                <w:lang w:val="zh-TW"/>
              </w:rPr>
              <w:t>原訂單已發送退款交易成功，不可再發送沖正交易</w:t>
            </w:r>
          </w:p>
        </w:tc>
      </w:tr>
      <w:tr w:rsidR="00452CFE" w:rsidRPr="007862FF" w:rsidDel="00001C3E" w14:paraId="76B672DE" w14:textId="77777777" w:rsidTr="006A2A9D">
        <w:tc>
          <w:tcPr>
            <w:tcW w:w="1136" w:type="dxa"/>
            <w:shd w:val="clear" w:color="auto" w:fill="auto"/>
          </w:tcPr>
          <w:p w14:paraId="29B27769" w14:textId="219A5B47" w:rsidR="00452CFE" w:rsidRPr="006D1A37" w:rsidDel="00001C3E" w:rsidRDefault="00452CFE" w:rsidP="006A2A9D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R061</w:t>
            </w:r>
          </w:p>
        </w:tc>
        <w:tc>
          <w:tcPr>
            <w:tcW w:w="8826" w:type="dxa"/>
            <w:shd w:val="clear" w:color="auto" w:fill="auto"/>
          </w:tcPr>
          <w:p w14:paraId="3E9BB689" w14:textId="1DBB4173" w:rsidR="00452CFE" w:rsidRPr="006D1A37" w:rsidDel="00001C3E" w:rsidRDefault="00452CFE" w:rsidP="006A2A9D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452CFE">
              <w:rPr>
                <w:rFonts w:cs="Times New Roman" w:hint="eastAsia"/>
                <w:kern w:val="0"/>
                <w:sz w:val="22"/>
                <w:lang w:val="zh-TW"/>
              </w:rPr>
              <w:t>原訂單已發送沖正交易成功，不可再發送沖正</w:t>
            </w:r>
            <w:r w:rsidR="005677B0" w:rsidRPr="005677B0">
              <w:rPr>
                <w:rFonts w:cs="Times New Roman" w:hint="eastAsia"/>
                <w:kern w:val="0"/>
                <w:sz w:val="22"/>
                <w:lang w:val="zh-TW"/>
              </w:rPr>
              <w:t>或退款</w:t>
            </w:r>
            <w:r w:rsidRPr="00452CFE">
              <w:rPr>
                <w:rFonts w:cs="Times New Roman" w:hint="eastAsia"/>
                <w:kern w:val="0"/>
                <w:sz w:val="22"/>
                <w:lang w:val="zh-TW"/>
              </w:rPr>
              <w:t>交易</w:t>
            </w:r>
          </w:p>
        </w:tc>
      </w:tr>
      <w:tr w:rsidR="00F24FE5" w:rsidRPr="007862FF" w:rsidDel="00001C3E" w14:paraId="0EDDD910" w14:textId="77777777" w:rsidTr="00F24FE5">
        <w:tc>
          <w:tcPr>
            <w:tcW w:w="1136" w:type="dxa"/>
            <w:shd w:val="clear" w:color="auto" w:fill="auto"/>
          </w:tcPr>
          <w:p w14:paraId="00AC81A1" w14:textId="0DE0642E" w:rsidR="00F24FE5" w:rsidRPr="006D1A37" w:rsidDel="00001C3E" w:rsidRDefault="006663FA" w:rsidP="00637AF1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R0</w:t>
            </w:r>
            <w:r w:rsidR="00452CFE">
              <w:rPr>
                <w:rFonts w:cs="Times New Roman" w:hint="eastAsia"/>
                <w:kern w:val="0"/>
                <w:sz w:val="22"/>
                <w:lang w:val="zh-TW"/>
              </w:rPr>
              <w:t>62</w:t>
            </w:r>
          </w:p>
        </w:tc>
        <w:tc>
          <w:tcPr>
            <w:tcW w:w="8826" w:type="dxa"/>
            <w:shd w:val="clear" w:color="auto" w:fill="auto"/>
          </w:tcPr>
          <w:p w14:paraId="74F5A592" w14:textId="746FE42B" w:rsidR="00F24FE5" w:rsidRPr="006D1A37" w:rsidDel="00001C3E" w:rsidRDefault="00452CFE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 w:rsidRPr="00452CFE">
              <w:rPr>
                <w:rFonts w:cs="Times New Roman" w:hint="eastAsia"/>
                <w:kern w:val="0"/>
                <w:sz w:val="22"/>
                <w:lang w:val="zh-TW"/>
              </w:rPr>
              <w:t>顧客掃描模式之訂單編號不支援沖正交易</w:t>
            </w:r>
          </w:p>
        </w:tc>
      </w:tr>
      <w:tr w:rsidR="00F24FE5" w:rsidRPr="007862FF" w14:paraId="786D16B5" w14:textId="77777777" w:rsidTr="00F24FE5">
        <w:tc>
          <w:tcPr>
            <w:tcW w:w="1136" w:type="dxa"/>
            <w:shd w:val="clear" w:color="auto" w:fill="auto"/>
          </w:tcPr>
          <w:p w14:paraId="02D88394" w14:textId="2889A883" w:rsidR="00F24FE5" w:rsidRPr="006D1A37" w:rsidRDefault="00C361EF" w:rsidP="00C361EF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R100</w:t>
            </w:r>
          </w:p>
        </w:tc>
        <w:tc>
          <w:tcPr>
            <w:tcW w:w="8826" w:type="dxa"/>
            <w:shd w:val="clear" w:color="auto" w:fill="auto"/>
          </w:tcPr>
          <w:p w14:paraId="473C8953" w14:textId="46EDA822" w:rsidR="00F24FE5" w:rsidRPr="006D1A37" w:rsidRDefault="00C361EF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訂單已取消</w:t>
            </w:r>
          </w:p>
        </w:tc>
      </w:tr>
      <w:tr w:rsidR="00F24FE5" w:rsidRPr="007862FF" w14:paraId="4D71B64B" w14:textId="77777777" w:rsidTr="00F24FE5">
        <w:tc>
          <w:tcPr>
            <w:tcW w:w="1136" w:type="dxa"/>
            <w:shd w:val="clear" w:color="auto" w:fill="auto"/>
          </w:tcPr>
          <w:p w14:paraId="1F37C7D6" w14:textId="44126B01" w:rsidR="00F24FE5" w:rsidRPr="006D1A37" w:rsidRDefault="00C361EF" w:rsidP="00766D59"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R200</w:t>
            </w:r>
          </w:p>
        </w:tc>
        <w:tc>
          <w:tcPr>
            <w:tcW w:w="8826" w:type="dxa"/>
            <w:shd w:val="clear" w:color="auto" w:fill="auto"/>
          </w:tcPr>
          <w:p w14:paraId="39FA2BDE" w14:textId="66124EB6" w:rsidR="00F24FE5" w:rsidRPr="006D1A37" w:rsidRDefault="00C361EF" w:rsidP="00766D59">
            <w:pPr>
              <w:autoSpaceDE w:val="0"/>
              <w:autoSpaceDN w:val="0"/>
              <w:adjustRightInd w:val="0"/>
              <w:spacing w:line="320" w:lineRule="exact"/>
              <w:rPr>
                <w:rFonts w:cs="Times New Roman"/>
                <w:kern w:val="0"/>
                <w:sz w:val="22"/>
                <w:lang w:val="zh-TW"/>
              </w:rPr>
            </w:pPr>
            <w:r>
              <w:rPr>
                <w:rFonts w:cs="Times New Roman" w:hint="eastAsia"/>
                <w:kern w:val="0"/>
                <w:sz w:val="22"/>
                <w:lang w:val="zh-TW"/>
              </w:rPr>
              <w:t>訂單已退貨</w:t>
            </w:r>
          </w:p>
        </w:tc>
      </w:tr>
    </w:tbl>
    <w:p w14:paraId="19D19F25" w14:textId="27055E35" w:rsidR="00CB30CF" w:rsidRPr="005677CF" w:rsidRDefault="00CB30CF">
      <w:pPr>
        <w:widowControl/>
        <w:rPr>
          <w:rFonts w:cs="Times New Roman"/>
        </w:rPr>
      </w:pPr>
    </w:p>
    <w:tbl>
      <w:tblPr>
        <w:tblpPr w:leftFromText="180" w:rightFromText="180" w:vertAnchor="text" w:horzAnchor="margin" w:tblpY="3147"/>
        <w:tblW w:w="0" w:type="auto"/>
        <w:tblLook w:val="04A0" w:firstRow="1" w:lastRow="0" w:firstColumn="1" w:lastColumn="0" w:noHBand="0" w:noVBand="1"/>
      </w:tblPr>
      <w:tblGrid>
        <w:gridCol w:w="9848"/>
      </w:tblGrid>
      <w:tr w:rsidR="001E449B" w:rsidRPr="007862FF" w14:paraId="234258E1" w14:textId="77777777" w:rsidTr="001E449B">
        <w:tc>
          <w:tcPr>
            <w:tcW w:w="9848" w:type="dxa"/>
            <w:vAlign w:val="center"/>
          </w:tcPr>
          <w:p w14:paraId="538B54D5" w14:textId="77777777" w:rsidR="001E449B" w:rsidRPr="005677CF" w:rsidRDefault="001E449B" w:rsidP="001E449B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(</w:t>
            </w:r>
            <w:r w:rsidRPr="00250367">
              <w:rPr>
                <w:rFonts w:cs="Times New Roman" w:hint="eastAsia"/>
                <w:b/>
                <w:bCs/>
              </w:rPr>
              <w:t>以下空白</w:t>
            </w:r>
            <w:r>
              <w:rPr>
                <w:rFonts w:cs="Times New Roman" w:hint="eastAsia"/>
                <w:b/>
                <w:bCs/>
              </w:rPr>
              <w:t>)</w:t>
            </w:r>
          </w:p>
        </w:tc>
      </w:tr>
    </w:tbl>
    <w:p w14:paraId="13186CC2" w14:textId="77777777" w:rsidR="00967871" w:rsidRPr="00250367" w:rsidRDefault="00967871" w:rsidP="00967871">
      <w:pPr>
        <w:widowControl/>
        <w:rPr>
          <w:rFonts w:cs="Times New Roman"/>
        </w:rPr>
      </w:pPr>
    </w:p>
    <w:sectPr w:rsidR="00967871" w:rsidRPr="00250367" w:rsidSect="003B5DE7">
      <w:headerReference w:type="default" r:id="rId18"/>
      <w:footerReference w:type="default" r:id="rId19"/>
      <w:pgSz w:w="11906" w:h="16838"/>
      <w:pgMar w:top="1440" w:right="1080" w:bottom="1440" w:left="108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130DD3" w14:textId="77777777" w:rsidR="006A2A9D" w:rsidRDefault="006A2A9D" w:rsidP="00381F37">
      <w:r>
        <w:separator/>
      </w:r>
    </w:p>
    <w:p w14:paraId="55063FE0" w14:textId="77777777" w:rsidR="006A2A9D" w:rsidRDefault="006A2A9D"/>
  </w:endnote>
  <w:endnote w:type="continuationSeparator" w:id="0">
    <w:p w14:paraId="420FB9AF" w14:textId="77777777" w:rsidR="006A2A9D" w:rsidRDefault="006A2A9D" w:rsidP="00381F37">
      <w:r>
        <w:continuationSeparator/>
      </w:r>
    </w:p>
    <w:p w14:paraId="705333E1" w14:textId="77777777" w:rsidR="006A2A9D" w:rsidRDefault="006A2A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53450106"/>
      <w:docPartObj>
        <w:docPartGallery w:val="Page Numbers (Bottom of Page)"/>
        <w:docPartUnique/>
      </w:docPartObj>
    </w:sdtPr>
    <w:sdtEndPr/>
    <w:sdtContent>
      <w:p w14:paraId="6FE94A07" w14:textId="77777777" w:rsidR="006A2A9D" w:rsidRDefault="006A2A9D" w:rsidP="003240AE">
        <w:pPr>
          <w:pStyle w:val="a6"/>
          <w:pBdr>
            <w:bottom w:val="single" w:sz="6" w:space="1" w:color="auto"/>
          </w:pBdr>
          <w:rPr>
            <w:rFonts w:ascii="Arial" w:hAnsi="Arial" w:cs="Arial"/>
            <w:sz w:val="18"/>
            <w:szCs w:val="18"/>
          </w:rPr>
        </w:pPr>
      </w:p>
      <w:p w14:paraId="63C9D412" w14:textId="7EE8CF31" w:rsidR="006A2A9D" w:rsidRDefault="006A2A9D" w:rsidP="00DD6A82">
        <w:pPr>
          <w:pStyle w:val="a8"/>
          <w:jc w:val="center"/>
        </w:pPr>
        <w:r>
          <w:rPr>
            <w:rFonts w:hint="eastAsia"/>
            <w:kern w:val="0"/>
            <w:sz w:val="18"/>
            <w:szCs w:val="18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E04E4" w:rsidRPr="006E04E4">
          <w:rPr>
            <w:noProof/>
            <w:lang w:val="zh-TW"/>
          </w:rPr>
          <w:t>23</w:t>
        </w:r>
        <w:r>
          <w:fldChar w:fldCharType="end"/>
        </w:r>
        <w:r>
          <w:rPr>
            <w:rFonts w:hint="eastAsia"/>
            <w:kern w:val="0"/>
            <w:sz w:val="18"/>
            <w:szCs w:val="18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5DFAB3" w14:textId="77777777" w:rsidR="006A2A9D" w:rsidRDefault="006A2A9D" w:rsidP="00381F37">
      <w:r>
        <w:separator/>
      </w:r>
    </w:p>
    <w:p w14:paraId="4F677905" w14:textId="77777777" w:rsidR="006A2A9D" w:rsidRDefault="006A2A9D"/>
  </w:footnote>
  <w:footnote w:type="continuationSeparator" w:id="0">
    <w:p w14:paraId="7AEECBB4" w14:textId="77777777" w:rsidR="006A2A9D" w:rsidRDefault="006A2A9D" w:rsidP="00381F37">
      <w:r>
        <w:continuationSeparator/>
      </w:r>
    </w:p>
    <w:p w14:paraId="3609B61F" w14:textId="77777777" w:rsidR="006A2A9D" w:rsidRDefault="006A2A9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5C37C" w14:textId="303DFF1B" w:rsidR="006A2A9D" w:rsidRPr="00A13187" w:rsidRDefault="006A2A9D" w:rsidP="004D5279">
    <w:pPr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7F951228" wp14:editId="00D87BAE">
              <wp:simplePos x="0" y="0"/>
              <wp:positionH relativeFrom="column">
                <wp:posOffset>-1031571</wp:posOffset>
              </wp:positionH>
              <wp:positionV relativeFrom="paragraph">
                <wp:posOffset>100330</wp:posOffset>
              </wp:positionV>
              <wp:extent cx="9295130" cy="0"/>
              <wp:effectExtent l="38100" t="38100" r="58420" b="95250"/>
              <wp:wrapNone/>
              <wp:docPr id="5" name="直線接點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929513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>
                        <a:outerShdw blurRad="40000" dist="20000" dir="5400000" rotWithShape="0">
                          <a:srgbClr val="000000">
                            <a:alpha val="38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C794A" id="直線接點 5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81.25pt,7.9pt" to="650.6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" strokecolor="windowText" strokeweight="1.5pt">
              <v:shadow on="t" color="black" opacity="24903f" origin=",.5" offset="0,.55556mm"/>
              <o:lock v:ext="edit" shapetype="f"/>
            </v:line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4E6813E" wp14:editId="092FAF57">
              <wp:simplePos x="0" y="0"/>
              <wp:positionH relativeFrom="column">
                <wp:posOffset>895985</wp:posOffset>
              </wp:positionH>
              <wp:positionV relativeFrom="paragraph">
                <wp:posOffset>-297815</wp:posOffset>
              </wp:positionV>
              <wp:extent cx="4032250" cy="290830"/>
              <wp:effectExtent l="0" t="0" r="0" b="0"/>
              <wp:wrapNone/>
              <wp:docPr id="4" name="文字方塊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32250" cy="2908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8E374A" w14:textId="400E29DF" w:rsidR="006A2A9D" w:rsidRPr="0039597C" w:rsidRDefault="006A2A9D" w:rsidP="004D5279">
                          <w:pPr>
                            <w:spacing w:line="320" w:lineRule="atLeast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39597C">
                            <w:rPr>
                              <w:rFonts w:hint="eastAsia"/>
                              <w:sz w:val="20"/>
                              <w:szCs w:val="20"/>
                            </w:rPr>
                            <w:t>財金資訊股份有限公司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179CF">
                            <w:rPr>
                              <w:rStyle w:val="afe"/>
                              <w:rFonts w:ascii="Times New Roman" w:eastAsia="標楷體" w:hAnsi="Times New Roman" w:hint="eastAsia"/>
                              <w:b w:val="0"/>
                              <w:bCs w:val="0"/>
                              <w:sz w:val="20"/>
                              <w:szCs w:val="20"/>
                            </w:rPr>
                            <w:t>跨境</w:t>
                          </w:r>
                          <w:r>
                            <w:rPr>
                              <w:rStyle w:val="afe"/>
                              <w:rFonts w:ascii="Times New Roman" w:eastAsia="標楷體" w:hAnsi="Times New Roman" w:hint="eastAsia"/>
                              <w:b w:val="0"/>
                              <w:bCs w:val="0"/>
                              <w:sz w:val="20"/>
                              <w:szCs w:val="20"/>
                            </w:rPr>
                            <w:t>匯入</w:t>
                          </w:r>
                          <w:r>
                            <w:rPr>
                              <w:rStyle w:val="afe"/>
                              <w:rFonts w:ascii="Times New Roman" w:eastAsia="標楷體" w:hAnsi="Times New Roman" w:hint="eastAsia"/>
                              <w:b w:val="0"/>
                              <w:bCs w:val="0"/>
                              <w:sz w:val="20"/>
                              <w:szCs w:val="20"/>
                            </w:rPr>
                            <w:t>O2O</w:t>
                          </w:r>
                          <w:r w:rsidRPr="00E179CF">
                            <w:rPr>
                              <w:rStyle w:val="afe"/>
                              <w:rFonts w:ascii="Times New Roman" w:eastAsia="標楷體" w:hAnsi="Times New Roman" w:hint="eastAsia"/>
                              <w:b w:val="0"/>
                              <w:bCs w:val="0"/>
                              <w:sz w:val="20"/>
                              <w:szCs w:val="20"/>
                            </w:rPr>
                            <w:t>交易規格書</w:t>
                          </w:r>
                          <w:r w:rsidRPr="00E179CF">
                            <w:rPr>
                              <w:rStyle w:val="afe"/>
                              <w:rFonts w:ascii="Times New Roman" w:eastAsia="標楷體" w:hAnsi="Times New Roman"/>
                              <w:b w:val="0"/>
                              <w:bCs w:val="0"/>
                              <w:sz w:val="20"/>
                              <w:szCs w:val="20"/>
                            </w:rPr>
                            <w:t xml:space="preserve"> V1.0</w:t>
                          </w:r>
                          <w:r w:rsidR="007318EB">
                            <w:rPr>
                              <w:rStyle w:val="afe"/>
                              <w:rFonts w:ascii="Times New Roman" w:eastAsia="標楷體" w:hAnsi="Times New Roman" w:hint="eastAsia"/>
                              <w:b w:val="0"/>
                              <w:bCs w:val="0"/>
                              <w:sz w:val="20"/>
                              <w:szCs w:val="20"/>
                            </w:rPr>
                            <w:t>.3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E6813E" id="_x0000_t202" coordsize="21600,21600" o:spt="202" path="m,l,21600r21600,l21600,xe">
              <v:stroke joinstyle="miter"/>
              <v:path gradientshapeok="t" o:connecttype="rect"/>
            </v:shapetype>
            <v:shape id="文字方塊 4" o:spid="_x0000_s1026" type="#_x0000_t202" style="position:absolute;margin-left:70.55pt;margin-top:-23.45pt;width:317.5pt;height:22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" stroked="f">
              <v:fill opacity="0"/>
              <v:textbox>
                <w:txbxContent>
                  <w:p w14:paraId="0E8E374A" w14:textId="400E29DF" w:rsidR="006A2A9D" w:rsidRPr="0039597C" w:rsidRDefault="006A2A9D" w:rsidP="004D5279">
                    <w:pPr>
                      <w:spacing w:line="320" w:lineRule="atLeast"/>
                      <w:jc w:val="center"/>
                      <w:rPr>
                        <w:sz w:val="20"/>
                        <w:szCs w:val="20"/>
                      </w:rPr>
                    </w:pPr>
                    <w:r w:rsidRPr="0039597C">
                      <w:rPr>
                        <w:rFonts w:hint="eastAsia"/>
                        <w:sz w:val="20"/>
                        <w:szCs w:val="20"/>
                      </w:rPr>
                      <w:t>財金資訊股份有限公司</w:t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t xml:space="preserve"> </w:t>
                    </w:r>
                    <w:r w:rsidRPr="00E179CF">
                      <w:rPr>
                        <w:rStyle w:val="afe"/>
                        <w:rFonts w:ascii="Times New Roman" w:eastAsia="標楷體" w:hAnsi="Times New Roman" w:hint="eastAsia"/>
                        <w:b w:val="0"/>
                        <w:bCs w:val="0"/>
                        <w:sz w:val="20"/>
                        <w:szCs w:val="20"/>
                      </w:rPr>
                      <w:t>跨境</w:t>
                    </w:r>
                    <w:r>
                      <w:rPr>
                        <w:rStyle w:val="afe"/>
                        <w:rFonts w:ascii="Times New Roman" w:eastAsia="標楷體" w:hAnsi="Times New Roman" w:hint="eastAsia"/>
                        <w:b w:val="0"/>
                        <w:bCs w:val="0"/>
                        <w:sz w:val="20"/>
                        <w:szCs w:val="20"/>
                      </w:rPr>
                      <w:t>匯入</w:t>
                    </w:r>
                    <w:r>
                      <w:rPr>
                        <w:rStyle w:val="afe"/>
                        <w:rFonts w:ascii="Times New Roman" w:eastAsia="標楷體" w:hAnsi="Times New Roman" w:hint="eastAsia"/>
                        <w:b w:val="0"/>
                        <w:bCs w:val="0"/>
                        <w:sz w:val="20"/>
                        <w:szCs w:val="20"/>
                      </w:rPr>
                      <w:t>O2O</w:t>
                    </w:r>
                    <w:r w:rsidRPr="00E179CF">
                      <w:rPr>
                        <w:rStyle w:val="afe"/>
                        <w:rFonts w:ascii="Times New Roman" w:eastAsia="標楷體" w:hAnsi="Times New Roman" w:hint="eastAsia"/>
                        <w:b w:val="0"/>
                        <w:bCs w:val="0"/>
                        <w:sz w:val="20"/>
                        <w:szCs w:val="20"/>
                      </w:rPr>
                      <w:t>交易規格書</w:t>
                    </w:r>
                    <w:r w:rsidRPr="00E179CF">
                      <w:rPr>
                        <w:rStyle w:val="afe"/>
                        <w:rFonts w:ascii="Times New Roman" w:eastAsia="標楷體" w:hAnsi="Times New Roman"/>
                        <w:b w:val="0"/>
                        <w:bCs w:val="0"/>
                        <w:sz w:val="20"/>
                        <w:szCs w:val="20"/>
                      </w:rPr>
                      <w:t xml:space="preserve"> V1.0</w:t>
                    </w:r>
                    <w:r w:rsidR="007318EB">
                      <w:rPr>
                        <w:rStyle w:val="afe"/>
                        <w:rFonts w:ascii="Times New Roman" w:eastAsia="標楷體" w:hAnsi="Times New Roman" w:hint="eastAsia"/>
                        <w:b w:val="0"/>
                        <w:bCs w:val="0"/>
                        <w:sz w:val="20"/>
                        <w:szCs w:val="20"/>
                      </w:rPr>
                      <w:t>.3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szCs w:val="20"/>
      </w:rPr>
      <w:drawing>
        <wp:anchor distT="0" distB="0" distL="114300" distR="114300" simplePos="0" relativeHeight="251656192" behindDoc="1" locked="0" layoutInCell="1" allowOverlap="1" wp14:anchorId="69F8F2F9" wp14:editId="0A5617A6">
          <wp:simplePos x="0" y="0"/>
          <wp:positionH relativeFrom="column">
            <wp:posOffset>-107315</wp:posOffset>
          </wp:positionH>
          <wp:positionV relativeFrom="paragraph">
            <wp:posOffset>-402590</wp:posOffset>
          </wp:positionV>
          <wp:extent cx="570230" cy="499745"/>
          <wp:effectExtent l="0" t="0" r="1270" b="0"/>
          <wp:wrapTight wrapText="right">
            <wp:wrapPolygon edited="0">
              <wp:start x="0" y="0"/>
              <wp:lineTo x="0" y="20584"/>
              <wp:lineTo x="20927" y="20584"/>
              <wp:lineTo x="20927" y="0"/>
              <wp:lineTo x="0" y="0"/>
            </wp:wrapPolygon>
          </wp:wrapTight>
          <wp:docPr id="2" name="圖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0230" cy="499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A143613" w14:textId="77777777" w:rsidR="006A2A9D" w:rsidRPr="00117808" w:rsidRDefault="006A2A9D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BC44FA3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D57066A"/>
    <w:multiLevelType w:val="hybridMultilevel"/>
    <w:tmpl w:val="696E008C"/>
    <w:lvl w:ilvl="0" w:tplc="6D4C67D8">
      <w:start w:val="1"/>
      <w:numFmt w:val="taiwaneseCountingThousand"/>
      <w:lvlText w:val="%1、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0A066C"/>
    <w:multiLevelType w:val="hybridMultilevel"/>
    <w:tmpl w:val="0FD24866"/>
    <w:lvl w:ilvl="0" w:tplc="20606E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05B052F"/>
    <w:multiLevelType w:val="hybridMultilevel"/>
    <w:tmpl w:val="0E2AD1F2"/>
    <w:lvl w:ilvl="0" w:tplc="494082D4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9190E1F"/>
    <w:multiLevelType w:val="hybridMultilevel"/>
    <w:tmpl w:val="C558783C"/>
    <w:lvl w:ilvl="0" w:tplc="7C08A2CA">
      <w:start w:val="1"/>
      <w:numFmt w:val="taiwaneseCountingThousand"/>
      <w:pStyle w:val="a0"/>
      <w:lvlText w:val="圖%1、"/>
      <w:lvlJc w:val="center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B7B67B7"/>
    <w:multiLevelType w:val="multilevel"/>
    <w:tmpl w:val="5ADA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8A20805"/>
    <w:multiLevelType w:val="hybridMultilevel"/>
    <w:tmpl w:val="228004D4"/>
    <w:lvl w:ilvl="0" w:tplc="5F327D66">
      <w:start w:val="1"/>
      <w:numFmt w:val="taiwaneseCountingThousand"/>
      <w:pStyle w:val="a1"/>
      <w:lvlText w:val="表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EF912CE"/>
    <w:multiLevelType w:val="hybridMultilevel"/>
    <w:tmpl w:val="E78EB218"/>
    <w:lvl w:ilvl="0" w:tplc="E88017C2">
      <w:start w:val="3"/>
      <w:numFmt w:val="bullet"/>
      <w:lvlText w:val="●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39201FB"/>
    <w:multiLevelType w:val="hybridMultilevel"/>
    <w:tmpl w:val="6F5CB2A6"/>
    <w:lvl w:ilvl="0" w:tplc="494082D4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CB6371F"/>
    <w:multiLevelType w:val="multilevel"/>
    <w:tmpl w:val="7D3281E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lang w:eastAsia="zh-TW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ascii="Times New Roman" w:hAnsi="Times New Roman" w:cs="Times New Roman"/>
      </w:r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4"/>
  </w:num>
  <w:num w:numId="5">
    <w:abstractNumId w:val="3"/>
  </w:num>
  <w:num w:numId="6">
    <w:abstractNumId w:val="1"/>
  </w:num>
  <w:num w:numId="7">
    <w:abstractNumId w:val="8"/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7"/>
  </w:num>
  <w:num w:numId="31">
    <w:abstractNumId w:val="2"/>
  </w:num>
  <w:numIdMacAtCleanup w:val="7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蔡孟芹">
    <w15:presenceInfo w15:providerId="AD" w15:userId="S-1-5-21-1331496694-13584641-625696398-10268"/>
  </w15:person>
  <w15:person w15:author="紀勝雲">
    <w15:presenceInfo w15:providerId="AD" w15:userId="S-1-5-21-1331496694-13584641-625696398-31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writeProtection w:recommended="1"/>
  <w:zoom w:percent="110"/>
  <w:bordersDoNotSurroundHeader/>
  <w:bordersDoNotSurroundFooter/>
  <w:trackRevision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24F1"/>
    <w:rsid w:val="000007B1"/>
    <w:rsid w:val="00001C3E"/>
    <w:rsid w:val="000028E0"/>
    <w:rsid w:val="00002CFF"/>
    <w:rsid w:val="00003142"/>
    <w:rsid w:val="00003F75"/>
    <w:rsid w:val="0000478F"/>
    <w:rsid w:val="00005148"/>
    <w:rsid w:val="0000555B"/>
    <w:rsid w:val="00005996"/>
    <w:rsid w:val="00005B06"/>
    <w:rsid w:val="000066C4"/>
    <w:rsid w:val="00006C7C"/>
    <w:rsid w:val="00006C8E"/>
    <w:rsid w:val="00007E45"/>
    <w:rsid w:val="00010F93"/>
    <w:rsid w:val="00013210"/>
    <w:rsid w:val="00013815"/>
    <w:rsid w:val="00013EEC"/>
    <w:rsid w:val="00015050"/>
    <w:rsid w:val="0001797C"/>
    <w:rsid w:val="000179E8"/>
    <w:rsid w:val="000207FD"/>
    <w:rsid w:val="00020FA9"/>
    <w:rsid w:val="0002195F"/>
    <w:rsid w:val="00022671"/>
    <w:rsid w:val="00023185"/>
    <w:rsid w:val="00023FE8"/>
    <w:rsid w:val="0002427B"/>
    <w:rsid w:val="00024961"/>
    <w:rsid w:val="0003166E"/>
    <w:rsid w:val="00031C3B"/>
    <w:rsid w:val="00031E32"/>
    <w:rsid w:val="000325C7"/>
    <w:rsid w:val="00032D04"/>
    <w:rsid w:val="00033719"/>
    <w:rsid w:val="00034B2B"/>
    <w:rsid w:val="00034E5D"/>
    <w:rsid w:val="0003547C"/>
    <w:rsid w:val="0003566B"/>
    <w:rsid w:val="00035BD2"/>
    <w:rsid w:val="00036A8C"/>
    <w:rsid w:val="00036D62"/>
    <w:rsid w:val="00037093"/>
    <w:rsid w:val="00037322"/>
    <w:rsid w:val="00037C0F"/>
    <w:rsid w:val="0004017B"/>
    <w:rsid w:val="00040F4E"/>
    <w:rsid w:val="0004177E"/>
    <w:rsid w:val="00041844"/>
    <w:rsid w:val="00041BB8"/>
    <w:rsid w:val="000427D7"/>
    <w:rsid w:val="000429BD"/>
    <w:rsid w:val="000438C0"/>
    <w:rsid w:val="000447FD"/>
    <w:rsid w:val="00044B90"/>
    <w:rsid w:val="00044FAD"/>
    <w:rsid w:val="00045460"/>
    <w:rsid w:val="00045510"/>
    <w:rsid w:val="000470C2"/>
    <w:rsid w:val="00047A78"/>
    <w:rsid w:val="00050152"/>
    <w:rsid w:val="000515CE"/>
    <w:rsid w:val="00052473"/>
    <w:rsid w:val="00053227"/>
    <w:rsid w:val="000538FE"/>
    <w:rsid w:val="00057381"/>
    <w:rsid w:val="00057F23"/>
    <w:rsid w:val="0006115B"/>
    <w:rsid w:val="00062B01"/>
    <w:rsid w:val="000630BE"/>
    <w:rsid w:val="000641E8"/>
    <w:rsid w:val="00064554"/>
    <w:rsid w:val="0006479B"/>
    <w:rsid w:val="00064D05"/>
    <w:rsid w:val="00065308"/>
    <w:rsid w:val="00067A1C"/>
    <w:rsid w:val="00071131"/>
    <w:rsid w:val="00071B56"/>
    <w:rsid w:val="00071E8F"/>
    <w:rsid w:val="00072A40"/>
    <w:rsid w:val="00073090"/>
    <w:rsid w:val="000754E2"/>
    <w:rsid w:val="00075E52"/>
    <w:rsid w:val="00080A88"/>
    <w:rsid w:val="00080C1B"/>
    <w:rsid w:val="000819B2"/>
    <w:rsid w:val="00081E7D"/>
    <w:rsid w:val="000828ED"/>
    <w:rsid w:val="00083793"/>
    <w:rsid w:val="00083D0A"/>
    <w:rsid w:val="000870D7"/>
    <w:rsid w:val="00087C2F"/>
    <w:rsid w:val="00087F55"/>
    <w:rsid w:val="0009066C"/>
    <w:rsid w:val="000912A1"/>
    <w:rsid w:val="000919EF"/>
    <w:rsid w:val="000949FC"/>
    <w:rsid w:val="000950B9"/>
    <w:rsid w:val="00096246"/>
    <w:rsid w:val="000969A3"/>
    <w:rsid w:val="000A0694"/>
    <w:rsid w:val="000A11BA"/>
    <w:rsid w:val="000A28C4"/>
    <w:rsid w:val="000A33EB"/>
    <w:rsid w:val="000A3BBB"/>
    <w:rsid w:val="000A4C30"/>
    <w:rsid w:val="000A5D05"/>
    <w:rsid w:val="000A72B6"/>
    <w:rsid w:val="000B0CF2"/>
    <w:rsid w:val="000B1343"/>
    <w:rsid w:val="000B140C"/>
    <w:rsid w:val="000B2C7A"/>
    <w:rsid w:val="000B332A"/>
    <w:rsid w:val="000B3A5E"/>
    <w:rsid w:val="000B3E84"/>
    <w:rsid w:val="000B462C"/>
    <w:rsid w:val="000B5421"/>
    <w:rsid w:val="000B600B"/>
    <w:rsid w:val="000B6565"/>
    <w:rsid w:val="000B7717"/>
    <w:rsid w:val="000C076B"/>
    <w:rsid w:val="000C146B"/>
    <w:rsid w:val="000C15C4"/>
    <w:rsid w:val="000C1747"/>
    <w:rsid w:val="000C1752"/>
    <w:rsid w:val="000C1D2B"/>
    <w:rsid w:val="000C2D5B"/>
    <w:rsid w:val="000C387E"/>
    <w:rsid w:val="000C3CB3"/>
    <w:rsid w:val="000C3DF4"/>
    <w:rsid w:val="000C418E"/>
    <w:rsid w:val="000C424E"/>
    <w:rsid w:val="000C4FB2"/>
    <w:rsid w:val="000C533E"/>
    <w:rsid w:val="000C7499"/>
    <w:rsid w:val="000D0089"/>
    <w:rsid w:val="000D00AB"/>
    <w:rsid w:val="000D0EB6"/>
    <w:rsid w:val="000D159C"/>
    <w:rsid w:val="000D16CE"/>
    <w:rsid w:val="000D1FB3"/>
    <w:rsid w:val="000D23C0"/>
    <w:rsid w:val="000D28E2"/>
    <w:rsid w:val="000D2B6A"/>
    <w:rsid w:val="000D33CB"/>
    <w:rsid w:val="000D35E5"/>
    <w:rsid w:val="000D4521"/>
    <w:rsid w:val="000D56FF"/>
    <w:rsid w:val="000E031C"/>
    <w:rsid w:val="000E32FA"/>
    <w:rsid w:val="000E3C3F"/>
    <w:rsid w:val="000E4515"/>
    <w:rsid w:val="000E500B"/>
    <w:rsid w:val="000E5196"/>
    <w:rsid w:val="000E571F"/>
    <w:rsid w:val="000E5A71"/>
    <w:rsid w:val="000E5E0A"/>
    <w:rsid w:val="000E6CA4"/>
    <w:rsid w:val="000E728D"/>
    <w:rsid w:val="000F15CE"/>
    <w:rsid w:val="000F1FCE"/>
    <w:rsid w:val="000F2A0E"/>
    <w:rsid w:val="000F3790"/>
    <w:rsid w:val="000F4286"/>
    <w:rsid w:val="000F4B67"/>
    <w:rsid w:val="000F58A2"/>
    <w:rsid w:val="000F6643"/>
    <w:rsid w:val="000F6EE8"/>
    <w:rsid w:val="000F73FE"/>
    <w:rsid w:val="000F789F"/>
    <w:rsid w:val="0010050A"/>
    <w:rsid w:val="001027F3"/>
    <w:rsid w:val="00102934"/>
    <w:rsid w:val="00103359"/>
    <w:rsid w:val="0010339D"/>
    <w:rsid w:val="001034C9"/>
    <w:rsid w:val="00104EB7"/>
    <w:rsid w:val="00105FBF"/>
    <w:rsid w:val="00106ED2"/>
    <w:rsid w:val="0010725A"/>
    <w:rsid w:val="00112969"/>
    <w:rsid w:val="00112A92"/>
    <w:rsid w:val="00112C7A"/>
    <w:rsid w:val="00112E86"/>
    <w:rsid w:val="00113614"/>
    <w:rsid w:val="00113B2F"/>
    <w:rsid w:val="00113D15"/>
    <w:rsid w:val="001146E5"/>
    <w:rsid w:val="001151E5"/>
    <w:rsid w:val="0011674B"/>
    <w:rsid w:val="00116E30"/>
    <w:rsid w:val="00117808"/>
    <w:rsid w:val="00117812"/>
    <w:rsid w:val="00117CC5"/>
    <w:rsid w:val="0012105F"/>
    <w:rsid w:val="001216BD"/>
    <w:rsid w:val="00122E17"/>
    <w:rsid w:val="00122F2D"/>
    <w:rsid w:val="001232D3"/>
    <w:rsid w:val="00124822"/>
    <w:rsid w:val="00125021"/>
    <w:rsid w:val="00125465"/>
    <w:rsid w:val="00125B00"/>
    <w:rsid w:val="00125C78"/>
    <w:rsid w:val="00126186"/>
    <w:rsid w:val="0013008D"/>
    <w:rsid w:val="001309DE"/>
    <w:rsid w:val="00131773"/>
    <w:rsid w:val="00132FD9"/>
    <w:rsid w:val="00133956"/>
    <w:rsid w:val="00134AFD"/>
    <w:rsid w:val="00134F1C"/>
    <w:rsid w:val="00135D1A"/>
    <w:rsid w:val="00137920"/>
    <w:rsid w:val="00137C57"/>
    <w:rsid w:val="00137D85"/>
    <w:rsid w:val="00140D70"/>
    <w:rsid w:val="001418B5"/>
    <w:rsid w:val="00141A9B"/>
    <w:rsid w:val="00141DE5"/>
    <w:rsid w:val="001432E3"/>
    <w:rsid w:val="0014354F"/>
    <w:rsid w:val="0014431F"/>
    <w:rsid w:val="00144B31"/>
    <w:rsid w:val="00144D7B"/>
    <w:rsid w:val="00146DFC"/>
    <w:rsid w:val="00151340"/>
    <w:rsid w:val="00151778"/>
    <w:rsid w:val="0015339A"/>
    <w:rsid w:val="001538B6"/>
    <w:rsid w:val="001548A7"/>
    <w:rsid w:val="001551F9"/>
    <w:rsid w:val="00155376"/>
    <w:rsid w:val="001556A9"/>
    <w:rsid w:val="00156920"/>
    <w:rsid w:val="00157292"/>
    <w:rsid w:val="001577F4"/>
    <w:rsid w:val="001579F5"/>
    <w:rsid w:val="001610B9"/>
    <w:rsid w:val="001613A2"/>
    <w:rsid w:val="001638CA"/>
    <w:rsid w:val="00163D66"/>
    <w:rsid w:val="00163F81"/>
    <w:rsid w:val="00165477"/>
    <w:rsid w:val="0016604B"/>
    <w:rsid w:val="001660C2"/>
    <w:rsid w:val="00167C84"/>
    <w:rsid w:val="00167F19"/>
    <w:rsid w:val="0017136E"/>
    <w:rsid w:val="00171854"/>
    <w:rsid w:val="001729BC"/>
    <w:rsid w:val="00173E01"/>
    <w:rsid w:val="00173E74"/>
    <w:rsid w:val="00174234"/>
    <w:rsid w:val="001748E2"/>
    <w:rsid w:val="001754BE"/>
    <w:rsid w:val="00175696"/>
    <w:rsid w:val="0017592F"/>
    <w:rsid w:val="00175EEF"/>
    <w:rsid w:val="0017657D"/>
    <w:rsid w:val="00176EAD"/>
    <w:rsid w:val="00177393"/>
    <w:rsid w:val="001774B3"/>
    <w:rsid w:val="0018024E"/>
    <w:rsid w:val="00180D6A"/>
    <w:rsid w:val="001812E3"/>
    <w:rsid w:val="001815B5"/>
    <w:rsid w:val="00181682"/>
    <w:rsid w:val="001828A0"/>
    <w:rsid w:val="001838DA"/>
    <w:rsid w:val="0018405F"/>
    <w:rsid w:val="00184922"/>
    <w:rsid w:val="00185B68"/>
    <w:rsid w:val="00185EBC"/>
    <w:rsid w:val="001867A2"/>
    <w:rsid w:val="00186EA5"/>
    <w:rsid w:val="00187389"/>
    <w:rsid w:val="00187C55"/>
    <w:rsid w:val="00187C95"/>
    <w:rsid w:val="001906C3"/>
    <w:rsid w:val="00191D07"/>
    <w:rsid w:val="00192D86"/>
    <w:rsid w:val="001933B5"/>
    <w:rsid w:val="001942F5"/>
    <w:rsid w:val="00194B8E"/>
    <w:rsid w:val="00195DB3"/>
    <w:rsid w:val="0019664F"/>
    <w:rsid w:val="001968B6"/>
    <w:rsid w:val="00196A21"/>
    <w:rsid w:val="00197263"/>
    <w:rsid w:val="00197FFE"/>
    <w:rsid w:val="001A01E2"/>
    <w:rsid w:val="001A07BC"/>
    <w:rsid w:val="001A0A76"/>
    <w:rsid w:val="001A17A5"/>
    <w:rsid w:val="001A27DB"/>
    <w:rsid w:val="001A3234"/>
    <w:rsid w:val="001A48D2"/>
    <w:rsid w:val="001A6C62"/>
    <w:rsid w:val="001A6F83"/>
    <w:rsid w:val="001A7796"/>
    <w:rsid w:val="001A7D2D"/>
    <w:rsid w:val="001B0F43"/>
    <w:rsid w:val="001B1F0C"/>
    <w:rsid w:val="001B2137"/>
    <w:rsid w:val="001B2268"/>
    <w:rsid w:val="001B242D"/>
    <w:rsid w:val="001B45A9"/>
    <w:rsid w:val="001B5621"/>
    <w:rsid w:val="001B6124"/>
    <w:rsid w:val="001B6359"/>
    <w:rsid w:val="001C01C4"/>
    <w:rsid w:val="001C090D"/>
    <w:rsid w:val="001C0CE6"/>
    <w:rsid w:val="001C2CD4"/>
    <w:rsid w:val="001C6263"/>
    <w:rsid w:val="001C63EE"/>
    <w:rsid w:val="001C6E34"/>
    <w:rsid w:val="001C7DCE"/>
    <w:rsid w:val="001D01EB"/>
    <w:rsid w:val="001D1466"/>
    <w:rsid w:val="001D1684"/>
    <w:rsid w:val="001D1C14"/>
    <w:rsid w:val="001D1D83"/>
    <w:rsid w:val="001D2144"/>
    <w:rsid w:val="001D4C8D"/>
    <w:rsid w:val="001D6A5D"/>
    <w:rsid w:val="001D6CDF"/>
    <w:rsid w:val="001D6F39"/>
    <w:rsid w:val="001D7DB4"/>
    <w:rsid w:val="001E05A9"/>
    <w:rsid w:val="001E12BB"/>
    <w:rsid w:val="001E1D38"/>
    <w:rsid w:val="001E29F6"/>
    <w:rsid w:val="001E2B94"/>
    <w:rsid w:val="001E449B"/>
    <w:rsid w:val="001E44B3"/>
    <w:rsid w:val="001E5E3D"/>
    <w:rsid w:val="001E5EC6"/>
    <w:rsid w:val="001E6C0D"/>
    <w:rsid w:val="001E75B5"/>
    <w:rsid w:val="001E7657"/>
    <w:rsid w:val="001F05AC"/>
    <w:rsid w:val="001F083F"/>
    <w:rsid w:val="001F15E8"/>
    <w:rsid w:val="001F28DE"/>
    <w:rsid w:val="001F345F"/>
    <w:rsid w:val="001F385B"/>
    <w:rsid w:val="001F3C17"/>
    <w:rsid w:val="001F4FD1"/>
    <w:rsid w:val="001F5032"/>
    <w:rsid w:val="001F5D1E"/>
    <w:rsid w:val="00200848"/>
    <w:rsid w:val="00200879"/>
    <w:rsid w:val="00201A34"/>
    <w:rsid w:val="002020B3"/>
    <w:rsid w:val="002021E5"/>
    <w:rsid w:val="0020230B"/>
    <w:rsid w:val="00202906"/>
    <w:rsid w:val="00202E1B"/>
    <w:rsid w:val="002030AE"/>
    <w:rsid w:val="00203D18"/>
    <w:rsid w:val="0020463E"/>
    <w:rsid w:val="00205581"/>
    <w:rsid w:val="00206930"/>
    <w:rsid w:val="00206CC1"/>
    <w:rsid w:val="00207D04"/>
    <w:rsid w:val="002109BE"/>
    <w:rsid w:val="00210FCC"/>
    <w:rsid w:val="00211BC4"/>
    <w:rsid w:val="002126BD"/>
    <w:rsid w:val="00212C5D"/>
    <w:rsid w:val="00213CAF"/>
    <w:rsid w:val="00214731"/>
    <w:rsid w:val="002152BF"/>
    <w:rsid w:val="00215F63"/>
    <w:rsid w:val="00216B62"/>
    <w:rsid w:val="0021708B"/>
    <w:rsid w:val="002172FE"/>
    <w:rsid w:val="0021776E"/>
    <w:rsid w:val="002206AF"/>
    <w:rsid w:val="0022179D"/>
    <w:rsid w:val="00222E28"/>
    <w:rsid w:val="0022375B"/>
    <w:rsid w:val="00223778"/>
    <w:rsid w:val="00223D4E"/>
    <w:rsid w:val="00223F1D"/>
    <w:rsid w:val="002247C1"/>
    <w:rsid w:val="00224CDC"/>
    <w:rsid w:val="0022543F"/>
    <w:rsid w:val="00225E4A"/>
    <w:rsid w:val="0022621B"/>
    <w:rsid w:val="00226A04"/>
    <w:rsid w:val="00226E44"/>
    <w:rsid w:val="00227A96"/>
    <w:rsid w:val="0023014A"/>
    <w:rsid w:val="0023061A"/>
    <w:rsid w:val="00231364"/>
    <w:rsid w:val="00231415"/>
    <w:rsid w:val="00231A06"/>
    <w:rsid w:val="002324B8"/>
    <w:rsid w:val="002325AC"/>
    <w:rsid w:val="002335A0"/>
    <w:rsid w:val="0023533A"/>
    <w:rsid w:val="002354A8"/>
    <w:rsid w:val="00235F59"/>
    <w:rsid w:val="002361E8"/>
    <w:rsid w:val="00236358"/>
    <w:rsid w:val="00236A5E"/>
    <w:rsid w:val="00236DC1"/>
    <w:rsid w:val="0024015C"/>
    <w:rsid w:val="002406A8"/>
    <w:rsid w:val="0024087D"/>
    <w:rsid w:val="002408C7"/>
    <w:rsid w:val="00240CCB"/>
    <w:rsid w:val="0024137F"/>
    <w:rsid w:val="00244AF2"/>
    <w:rsid w:val="0024557E"/>
    <w:rsid w:val="0024685E"/>
    <w:rsid w:val="00246DDE"/>
    <w:rsid w:val="00247561"/>
    <w:rsid w:val="00250367"/>
    <w:rsid w:val="002511AB"/>
    <w:rsid w:val="00251A9B"/>
    <w:rsid w:val="00252CDE"/>
    <w:rsid w:val="0025306E"/>
    <w:rsid w:val="002533D7"/>
    <w:rsid w:val="002536FF"/>
    <w:rsid w:val="002567AB"/>
    <w:rsid w:val="00256B0B"/>
    <w:rsid w:val="00256BAE"/>
    <w:rsid w:val="00257AB1"/>
    <w:rsid w:val="00257EC7"/>
    <w:rsid w:val="00260AB4"/>
    <w:rsid w:val="00260BA2"/>
    <w:rsid w:val="002615CE"/>
    <w:rsid w:val="002619C4"/>
    <w:rsid w:val="002621C5"/>
    <w:rsid w:val="00262D0C"/>
    <w:rsid w:val="002637E4"/>
    <w:rsid w:val="002650E4"/>
    <w:rsid w:val="0026537D"/>
    <w:rsid w:val="002654E3"/>
    <w:rsid w:val="00265CD6"/>
    <w:rsid w:val="002668B2"/>
    <w:rsid w:val="00267A77"/>
    <w:rsid w:val="002735AA"/>
    <w:rsid w:val="002746BD"/>
    <w:rsid w:val="00275262"/>
    <w:rsid w:val="002754D0"/>
    <w:rsid w:val="002758A2"/>
    <w:rsid w:val="002765AD"/>
    <w:rsid w:val="002771C3"/>
    <w:rsid w:val="00277552"/>
    <w:rsid w:val="002808CB"/>
    <w:rsid w:val="002813BD"/>
    <w:rsid w:val="002814B6"/>
    <w:rsid w:val="00281824"/>
    <w:rsid w:val="00281840"/>
    <w:rsid w:val="00282558"/>
    <w:rsid w:val="00283BA1"/>
    <w:rsid w:val="00284B6F"/>
    <w:rsid w:val="00284DA8"/>
    <w:rsid w:val="0028512A"/>
    <w:rsid w:val="00285291"/>
    <w:rsid w:val="002854E9"/>
    <w:rsid w:val="00285E89"/>
    <w:rsid w:val="002862F4"/>
    <w:rsid w:val="0028786D"/>
    <w:rsid w:val="00287B78"/>
    <w:rsid w:val="00287DA9"/>
    <w:rsid w:val="002905B4"/>
    <w:rsid w:val="00290798"/>
    <w:rsid w:val="0029136C"/>
    <w:rsid w:val="002919CB"/>
    <w:rsid w:val="00291ABA"/>
    <w:rsid w:val="0029219E"/>
    <w:rsid w:val="0029247E"/>
    <w:rsid w:val="00294212"/>
    <w:rsid w:val="00294B89"/>
    <w:rsid w:val="0029770E"/>
    <w:rsid w:val="00297C6F"/>
    <w:rsid w:val="00297F45"/>
    <w:rsid w:val="002A05FC"/>
    <w:rsid w:val="002A0710"/>
    <w:rsid w:val="002A0AD1"/>
    <w:rsid w:val="002A0BAC"/>
    <w:rsid w:val="002A10A0"/>
    <w:rsid w:val="002A1153"/>
    <w:rsid w:val="002A1C41"/>
    <w:rsid w:val="002A2BE4"/>
    <w:rsid w:val="002A3C31"/>
    <w:rsid w:val="002A5587"/>
    <w:rsid w:val="002A5653"/>
    <w:rsid w:val="002A5856"/>
    <w:rsid w:val="002A668F"/>
    <w:rsid w:val="002A6CB1"/>
    <w:rsid w:val="002A726C"/>
    <w:rsid w:val="002A777A"/>
    <w:rsid w:val="002B059C"/>
    <w:rsid w:val="002B0A6A"/>
    <w:rsid w:val="002B14DE"/>
    <w:rsid w:val="002B163B"/>
    <w:rsid w:val="002B26CE"/>
    <w:rsid w:val="002B2C3D"/>
    <w:rsid w:val="002B2FC3"/>
    <w:rsid w:val="002B4199"/>
    <w:rsid w:val="002B5512"/>
    <w:rsid w:val="002B5A79"/>
    <w:rsid w:val="002B7C21"/>
    <w:rsid w:val="002C0F1B"/>
    <w:rsid w:val="002C1DC3"/>
    <w:rsid w:val="002C34C3"/>
    <w:rsid w:val="002C59B7"/>
    <w:rsid w:val="002C5A13"/>
    <w:rsid w:val="002C65BA"/>
    <w:rsid w:val="002C6CEA"/>
    <w:rsid w:val="002C789E"/>
    <w:rsid w:val="002C7926"/>
    <w:rsid w:val="002C7E8E"/>
    <w:rsid w:val="002C7FA0"/>
    <w:rsid w:val="002D02B6"/>
    <w:rsid w:val="002D0FCC"/>
    <w:rsid w:val="002D1189"/>
    <w:rsid w:val="002D2741"/>
    <w:rsid w:val="002D2A53"/>
    <w:rsid w:val="002D3ACD"/>
    <w:rsid w:val="002D48B3"/>
    <w:rsid w:val="002D4F28"/>
    <w:rsid w:val="002D6829"/>
    <w:rsid w:val="002D6E29"/>
    <w:rsid w:val="002D7287"/>
    <w:rsid w:val="002D72D1"/>
    <w:rsid w:val="002E0EF8"/>
    <w:rsid w:val="002E0F84"/>
    <w:rsid w:val="002E32BC"/>
    <w:rsid w:val="002E347F"/>
    <w:rsid w:val="002E3981"/>
    <w:rsid w:val="002E3BB6"/>
    <w:rsid w:val="002E4AAD"/>
    <w:rsid w:val="002E4AF1"/>
    <w:rsid w:val="002E512D"/>
    <w:rsid w:val="002E6E6B"/>
    <w:rsid w:val="002E7431"/>
    <w:rsid w:val="002F0A87"/>
    <w:rsid w:val="002F188D"/>
    <w:rsid w:val="002F1B0C"/>
    <w:rsid w:val="002F1C00"/>
    <w:rsid w:val="002F1D67"/>
    <w:rsid w:val="002F230E"/>
    <w:rsid w:val="002F299C"/>
    <w:rsid w:val="002F2A27"/>
    <w:rsid w:val="002F3DE9"/>
    <w:rsid w:val="002F4B77"/>
    <w:rsid w:val="002F587B"/>
    <w:rsid w:val="002F5F5E"/>
    <w:rsid w:val="002F6400"/>
    <w:rsid w:val="002F643F"/>
    <w:rsid w:val="002F7B47"/>
    <w:rsid w:val="00302334"/>
    <w:rsid w:val="003023CE"/>
    <w:rsid w:val="00302C17"/>
    <w:rsid w:val="00302D58"/>
    <w:rsid w:val="00303031"/>
    <w:rsid w:val="003030D6"/>
    <w:rsid w:val="003037F4"/>
    <w:rsid w:val="00303C4E"/>
    <w:rsid w:val="00304B86"/>
    <w:rsid w:val="00305992"/>
    <w:rsid w:val="00306F20"/>
    <w:rsid w:val="00307819"/>
    <w:rsid w:val="00307927"/>
    <w:rsid w:val="00310E1C"/>
    <w:rsid w:val="00312A4A"/>
    <w:rsid w:val="00312BD4"/>
    <w:rsid w:val="00313870"/>
    <w:rsid w:val="003140FE"/>
    <w:rsid w:val="003141E9"/>
    <w:rsid w:val="0031552B"/>
    <w:rsid w:val="00315777"/>
    <w:rsid w:val="003158E4"/>
    <w:rsid w:val="00315DF0"/>
    <w:rsid w:val="00316046"/>
    <w:rsid w:val="00317060"/>
    <w:rsid w:val="003172CB"/>
    <w:rsid w:val="00317A74"/>
    <w:rsid w:val="00317E90"/>
    <w:rsid w:val="00321D3E"/>
    <w:rsid w:val="00321E13"/>
    <w:rsid w:val="00321F7E"/>
    <w:rsid w:val="00322314"/>
    <w:rsid w:val="00323F4C"/>
    <w:rsid w:val="00324077"/>
    <w:rsid w:val="003240AE"/>
    <w:rsid w:val="00324E43"/>
    <w:rsid w:val="00324EA9"/>
    <w:rsid w:val="003257B6"/>
    <w:rsid w:val="003257D9"/>
    <w:rsid w:val="00325FE2"/>
    <w:rsid w:val="0033018B"/>
    <w:rsid w:val="00333954"/>
    <w:rsid w:val="00333C42"/>
    <w:rsid w:val="003345B2"/>
    <w:rsid w:val="00334BB5"/>
    <w:rsid w:val="00334C68"/>
    <w:rsid w:val="00334DBE"/>
    <w:rsid w:val="0033562A"/>
    <w:rsid w:val="0033586D"/>
    <w:rsid w:val="00335F11"/>
    <w:rsid w:val="00336168"/>
    <w:rsid w:val="00336B51"/>
    <w:rsid w:val="003373B9"/>
    <w:rsid w:val="00337433"/>
    <w:rsid w:val="0034035F"/>
    <w:rsid w:val="003403EB"/>
    <w:rsid w:val="00340435"/>
    <w:rsid w:val="00340742"/>
    <w:rsid w:val="003416EA"/>
    <w:rsid w:val="00341C97"/>
    <w:rsid w:val="00343DA9"/>
    <w:rsid w:val="00344419"/>
    <w:rsid w:val="00344ADF"/>
    <w:rsid w:val="00345B0D"/>
    <w:rsid w:val="00346BB0"/>
    <w:rsid w:val="003513D8"/>
    <w:rsid w:val="00351CD3"/>
    <w:rsid w:val="0035235B"/>
    <w:rsid w:val="003523FA"/>
    <w:rsid w:val="0035242C"/>
    <w:rsid w:val="00354042"/>
    <w:rsid w:val="00354117"/>
    <w:rsid w:val="00354669"/>
    <w:rsid w:val="003549B6"/>
    <w:rsid w:val="00355FE7"/>
    <w:rsid w:val="00355FF6"/>
    <w:rsid w:val="0035676F"/>
    <w:rsid w:val="00360681"/>
    <w:rsid w:val="00361385"/>
    <w:rsid w:val="003613A3"/>
    <w:rsid w:val="003616CB"/>
    <w:rsid w:val="00361BC0"/>
    <w:rsid w:val="00361CFC"/>
    <w:rsid w:val="00362463"/>
    <w:rsid w:val="003648B4"/>
    <w:rsid w:val="0036493C"/>
    <w:rsid w:val="003654B4"/>
    <w:rsid w:val="00365779"/>
    <w:rsid w:val="00366458"/>
    <w:rsid w:val="0036752B"/>
    <w:rsid w:val="003703EB"/>
    <w:rsid w:val="00370DDC"/>
    <w:rsid w:val="00371465"/>
    <w:rsid w:val="00371614"/>
    <w:rsid w:val="00371881"/>
    <w:rsid w:val="00372E66"/>
    <w:rsid w:val="00374158"/>
    <w:rsid w:val="003742B7"/>
    <w:rsid w:val="00375BBC"/>
    <w:rsid w:val="00376BF3"/>
    <w:rsid w:val="00376DE0"/>
    <w:rsid w:val="003776CB"/>
    <w:rsid w:val="00380A76"/>
    <w:rsid w:val="00380B52"/>
    <w:rsid w:val="00380DCB"/>
    <w:rsid w:val="00380F56"/>
    <w:rsid w:val="00381F37"/>
    <w:rsid w:val="00383112"/>
    <w:rsid w:val="0038354B"/>
    <w:rsid w:val="00383743"/>
    <w:rsid w:val="00383840"/>
    <w:rsid w:val="00383F73"/>
    <w:rsid w:val="00384498"/>
    <w:rsid w:val="003845CD"/>
    <w:rsid w:val="00385DD3"/>
    <w:rsid w:val="00386979"/>
    <w:rsid w:val="00386C79"/>
    <w:rsid w:val="00387611"/>
    <w:rsid w:val="003877E4"/>
    <w:rsid w:val="0038796F"/>
    <w:rsid w:val="0039038D"/>
    <w:rsid w:val="00390473"/>
    <w:rsid w:val="003912A7"/>
    <w:rsid w:val="00391FE6"/>
    <w:rsid w:val="00392448"/>
    <w:rsid w:val="003924C5"/>
    <w:rsid w:val="00394811"/>
    <w:rsid w:val="00395245"/>
    <w:rsid w:val="0039597C"/>
    <w:rsid w:val="0039686F"/>
    <w:rsid w:val="00397538"/>
    <w:rsid w:val="00397B1B"/>
    <w:rsid w:val="003A083E"/>
    <w:rsid w:val="003A0F52"/>
    <w:rsid w:val="003A1EDD"/>
    <w:rsid w:val="003A2622"/>
    <w:rsid w:val="003A28B8"/>
    <w:rsid w:val="003A33E5"/>
    <w:rsid w:val="003A3A9E"/>
    <w:rsid w:val="003A4A81"/>
    <w:rsid w:val="003A575C"/>
    <w:rsid w:val="003A60B0"/>
    <w:rsid w:val="003A6585"/>
    <w:rsid w:val="003A7D7B"/>
    <w:rsid w:val="003B0592"/>
    <w:rsid w:val="003B2600"/>
    <w:rsid w:val="003B485D"/>
    <w:rsid w:val="003B48DC"/>
    <w:rsid w:val="003B4F45"/>
    <w:rsid w:val="003B4F85"/>
    <w:rsid w:val="003B591C"/>
    <w:rsid w:val="003B5DE7"/>
    <w:rsid w:val="003B6B01"/>
    <w:rsid w:val="003B6B86"/>
    <w:rsid w:val="003B6DA5"/>
    <w:rsid w:val="003B7455"/>
    <w:rsid w:val="003C07F6"/>
    <w:rsid w:val="003C131A"/>
    <w:rsid w:val="003C1C03"/>
    <w:rsid w:val="003C1C29"/>
    <w:rsid w:val="003C20AA"/>
    <w:rsid w:val="003C20D9"/>
    <w:rsid w:val="003C229A"/>
    <w:rsid w:val="003C2ED7"/>
    <w:rsid w:val="003C38A1"/>
    <w:rsid w:val="003C7587"/>
    <w:rsid w:val="003D0B78"/>
    <w:rsid w:val="003D16FC"/>
    <w:rsid w:val="003D1D08"/>
    <w:rsid w:val="003D2371"/>
    <w:rsid w:val="003D4ABB"/>
    <w:rsid w:val="003D4D68"/>
    <w:rsid w:val="003D596B"/>
    <w:rsid w:val="003D5BA4"/>
    <w:rsid w:val="003D5EA2"/>
    <w:rsid w:val="003D70EA"/>
    <w:rsid w:val="003D78F6"/>
    <w:rsid w:val="003E0043"/>
    <w:rsid w:val="003E0E72"/>
    <w:rsid w:val="003E107B"/>
    <w:rsid w:val="003E1134"/>
    <w:rsid w:val="003E16BE"/>
    <w:rsid w:val="003E17A2"/>
    <w:rsid w:val="003E1BB7"/>
    <w:rsid w:val="003E1EF7"/>
    <w:rsid w:val="003E300C"/>
    <w:rsid w:val="003E305C"/>
    <w:rsid w:val="003E3AA3"/>
    <w:rsid w:val="003E3E7C"/>
    <w:rsid w:val="003E429D"/>
    <w:rsid w:val="003E4B1C"/>
    <w:rsid w:val="003E5153"/>
    <w:rsid w:val="003E54F5"/>
    <w:rsid w:val="003E5C11"/>
    <w:rsid w:val="003E669D"/>
    <w:rsid w:val="003F25BC"/>
    <w:rsid w:val="003F283F"/>
    <w:rsid w:val="003F3A2A"/>
    <w:rsid w:val="003F3C59"/>
    <w:rsid w:val="003F43C3"/>
    <w:rsid w:val="003F4D73"/>
    <w:rsid w:val="003F4F28"/>
    <w:rsid w:val="003F58A6"/>
    <w:rsid w:val="003F65C9"/>
    <w:rsid w:val="003F6A9C"/>
    <w:rsid w:val="003F7B3F"/>
    <w:rsid w:val="004002A8"/>
    <w:rsid w:val="00400B14"/>
    <w:rsid w:val="00402002"/>
    <w:rsid w:val="00402628"/>
    <w:rsid w:val="004044C4"/>
    <w:rsid w:val="00406B84"/>
    <w:rsid w:val="00410645"/>
    <w:rsid w:val="00410881"/>
    <w:rsid w:val="00410D2E"/>
    <w:rsid w:val="00412A7E"/>
    <w:rsid w:val="00412C46"/>
    <w:rsid w:val="00415839"/>
    <w:rsid w:val="0041690A"/>
    <w:rsid w:val="004171D2"/>
    <w:rsid w:val="00420A2E"/>
    <w:rsid w:val="00422A60"/>
    <w:rsid w:val="00422B1A"/>
    <w:rsid w:val="00423D3C"/>
    <w:rsid w:val="004246B7"/>
    <w:rsid w:val="00424F68"/>
    <w:rsid w:val="004251FC"/>
    <w:rsid w:val="00426476"/>
    <w:rsid w:val="004269DA"/>
    <w:rsid w:val="00427776"/>
    <w:rsid w:val="0043030F"/>
    <w:rsid w:val="00431573"/>
    <w:rsid w:val="004330AA"/>
    <w:rsid w:val="00433275"/>
    <w:rsid w:val="00433E8C"/>
    <w:rsid w:val="00435DAE"/>
    <w:rsid w:val="00436071"/>
    <w:rsid w:val="0043675A"/>
    <w:rsid w:val="004404C8"/>
    <w:rsid w:val="00440617"/>
    <w:rsid w:val="00441152"/>
    <w:rsid w:val="00442F4B"/>
    <w:rsid w:val="00444B23"/>
    <w:rsid w:val="00445C83"/>
    <w:rsid w:val="004462A7"/>
    <w:rsid w:val="00446A0E"/>
    <w:rsid w:val="00446D83"/>
    <w:rsid w:val="00450862"/>
    <w:rsid w:val="00450AA6"/>
    <w:rsid w:val="004517F7"/>
    <w:rsid w:val="00451EF9"/>
    <w:rsid w:val="0045262B"/>
    <w:rsid w:val="00452CFE"/>
    <w:rsid w:val="004537EB"/>
    <w:rsid w:val="00454492"/>
    <w:rsid w:val="00454D76"/>
    <w:rsid w:val="0045514E"/>
    <w:rsid w:val="00455445"/>
    <w:rsid w:val="00455973"/>
    <w:rsid w:val="00455AAA"/>
    <w:rsid w:val="00457CD9"/>
    <w:rsid w:val="00460811"/>
    <w:rsid w:val="00460A87"/>
    <w:rsid w:val="004617A3"/>
    <w:rsid w:val="004618F0"/>
    <w:rsid w:val="00461F94"/>
    <w:rsid w:val="00463233"/>
    <w:rsid w:val="004648EC"/>
    <w:rsid w:val="004652FA"/>
    <w:rsid w:val="004655A4"/>
    <w:rsid w:val="0046589C"/>
    <w:rsid w:val="00465A47"/>
    <w:rsid w:val="00465FFE"/>
    <w:rsid w:val="004662E6"/>
    <w:rsid w:val="00466C0E"/>
    <w:rsid w:val="00466E76"/>
    <w:rsid w:val="00467103"/>
    <w:rsid w:val="00467756"/>
    <w:rsid w:val="00467A76"/>
    <w:rsid w:val="004709F0"/>
    <w:rsid w:val="00471610"/>
    <w:rsid w:val="00472EC1"/>
    <w:rsid w:val="00473662"/>
    <w:rsid w:val="00473B7A"/>
    <w:rsid w:val="00474091"/>
    <w:rsid w:val="00474144"/>
    <w:rsid w:val="0047445C"/>
    <w:rsid w:val="0047477B"/>
    <w:rsid w:val="00474F89"/>
    <w:rsid w:val="004772AD"/>
    <w:rsid w:val="00480033"/>
    <w:rsid w:val="00480805"/>
    <w:rsid w:val="00480D61"/>
    <w:rsid w:val="0048139A"/>
    <w:rsid w:val="00481E7D"/>
    <w:rsid w:val="00482C80"/>
    <w:rsid w:val="004834CF"/>
    <w:rsid w:val="00483A7A"/>
    <w:rsid w:val="0048516D"/>
    <w:rsid w:val="0048623B"/>
    <w:rsid w:val="00486586"/>
    <w:rsid w:val="00486B93"/>
    <w:rsid w:val="00486CE1"/>
    <w:rsid w:val="00487196"/>
    <w:rsid w:val="00490C8D"/>
    <w:rsid w:val="00491AF2"/>
    <w:rsid w:val="0049226C"/>
    <w:rsid w:val="00494019"/>
    <w:rsid w:val="004942AB"/>
    <w:rsid w:val="004942B5"/>
    <w:rsid w:val="00494D4E"/>
    <w:rsid w:val="00496EB3"/>
    <w:rsid w:val="00497810"/>
    <w:rsid w:val="004A05F8"/>
    <w:rsid w:val="004A12B2"/>
    <w:rsid w:val="004A176C"/>
    <w:rsid w:val="004A1BFB"/>
    <w:rsid w:val="004A1E44"/>
    <w:rsid w:val="004A306D"/>
    <w:rsid w:val="004A37DB"/>
    <w:rsid w:val="004A3D04"/>
    <w:rsid w:val="004A43D2"/>
    <w:rsid w:val="004A467F"/>
    <w:rsid w:val="004A48EC"/>
    <w:rsid w:val="004A505C"/>
    <w:rsid w:val="004A59F5"/>
    <w:rsid w:val="004A5C26"/>
    <w:rsid w:val="004A776B"/>
    <w:rsid w:val="004B11AD"/>
    <w:rsid w:val="004B1BEF"/>
    <w:rsid w:val="004B2745"/>
    <w:rsid w:val="004B3032"/>
    <w:rsid w:val="004B303E"/>
    <w:rsid w:val="004B45A8"/>
    <w:rsid w:val="004B5386"/>
    <w:rsid w:val="004B53BF"/>
    <w:rsid w:val="004B59BD"/>
    <w:rsid w:val="004B5B85"/>
    <w:rsid w:val="004B5EAA"/>
    <w:rsid w:val="004B72BF"/>
    <w:rsid w:val="004B7A8B"/>
    <w:rsid w:val="004B7C84"/>
    <w:rsid w:val="004C0914"/>
    <w:rsid w:val="004C0D20"/>
    <w:rsid w:val="004C0E46"/>
    <w:rsid w:val="004C2360"/>
    <w:rsid w:val="004C315A"/>
    <w:rsid w:val="004C32F8"/>
    <w:rsid w:val="004C3731"/>
    <w:rsid w:val="004C4203"/>
    <w:rsid w:val="004C5A7E"/>
    <w:rsid w:val="004C7223"/>
    <w:rsid w:val="004C7676"/>
    <w:rsid w:val="004D0965"/>
    <w:rsid w:val="004D2AAF"/>
    <w:rsid w:val="004D2BF8"/>
    <w:rsid w:val="004D3E74"/>
    <w:rsid w:val="004D4331"/>
    <w:rsid w:val="004D4C3B"/>
    <w:rsid w:val="004D4F31"/>
    <w:rsid w:val="004D5279"/>
    <w:rsid w:val="004D53E9"/>
    <w:rsid w:val="004D7572"/>
    <w:rsid w:val="004D7685"/>
    <w:rsid w:val="004D7DE7"/>
    <w:rsid w:val="004E0D8D"/>
    <w:rsid w:val="004E1357"/>
    <w:rsid w:val="004E13FC"/>
    <w:rsid w:val="004E1783"/>
    <w:rsid w:val="004E2928"/>
    <w:rsid w:val="004E3CAF"/>
    <w:rsid w:val="004E40E8"/>
    <w:rsid w:val="004E45CB"/>
    <w:rsid w:val="004E45D9"/>
    <w:rsid w:val="004E4CA5"/>
    <w:rsid w:val="004E5FE3"/>
    <w:rsid w:val="004E6859"/>
    <w:rsid w:val="004E7683"/>
    <w:rsid w:val="004F0692"/>
    <w:rsid w:val="004F06A0"/>
    <w:rsid w:val="004F0DEE"/>
    <w:rsid w:val="004F0EFF"/>
    <w:rsid w:val="004F2E4D"/>
    <w:rsid w:val="004F44D5"/>
    <w:rsid w:val="004F4B97"/>
    <w:rsid w:val="004F4D2B"/>
    <w:rsid w:val="004F4D60"/>
    <w:rsid w:val="004F4DAB"/>
    <w:rsid w:val="004F60CD"/>
    <w:rsid w:val="004F719C"/>
    <w:rsid w:val="004F7ABF"/>
    <w:rsid w:val="004F7C7B"/>
    <w:rsid w:val="004F7FDD"/>
    <w:rsid w:val="004F7FF5"/>
    <w:rsid w:val="00500FEB"/>
    <w:rsid w:val="00501243"/>
    <w:rsid w:val="00501B76"/>
    <w:rsid w:val="0050220C"/>
    <w:rsid w:val="005029A4"/>
    <w:rsid w:val="005046D7"/>
    <w:rsid w:val="005047F6"/>
    <w:rsid w:val="0050497C"/>
    <w:rsid w:val="005054FE"/>
    <w:rsid w:val="0050610C"/>
    <w:rsid w:val="00506FDF"/>
    <w:rsid w:val="00507CA8"/>
    <w:rsid w:val="00507DFB"/>
    <w:rsid w:val="00511791"/>
    <w:rsid w:val="00512A97"/>
    <w:rsid w:val="00512AE6"/>
    <w:rsid w:val="005133C9"/>
    <w:rsid w:val="00513478"/>
    <w:rsid w:val="00513513"/>
    <w:rsid w:val="00513B96"/>
    <w:rsid w:val="00516397"/>
    <w:rsid w:val="00516753"/>
    <w:rsid w:val="005177E7"/>
    <w:rsid w:val="00517D00"/>
    <w:rsid w:val="00520211"/>
    <w:rsid w:val="00520E44"/>
    <w:rsid w:val="0052311A"/>
    <w:rsid w:val="005240B9"/>
    <w:rsid w:val="00524C0B"/>
    <w:rsid w:val="00524D92"/>
    <w:rsid w:val="00526360"/>
    <w:rsid w:val="00527396"/>
    <w:rsid w:val="0052753A"/>
    <w:rsid w:val="00527B76"/>
    <w:rsid w:val="0053020E"/>
    <w:rsid w:val="00531D14"/>
    <w:rsid w:val="00533AB3"/>
    <w:rsid w:val="00534C35"/>
    <w:rsid w:val="00535852"/>
    <w:rsid w:val="00535C6D"/>
    <w:rsid w:val="005364A8"/>
    <w:rsid w:val="00536AFF"/>
    <w:rsid w:val="0053767C"/>
    <w:rsid w:val="00537AB7"/>
    <w:rsid w:val="005409CB"/>
    <w:rsid w:val="005463FF"/>
    <w:rsid w:val="00546E5C"/>
    <w:rsid w:val="00547EC6"/>
    <w:rsid w:val="00551E8A"/>
    <w:rsid w:val="0055248F"/>
    <w:rsid w:val="00552FF6"/>
    <w:rsid w:val="0055362A"/>
    <w:rsid w:val="005543BD"/>
    <w:rsid w:val="00554E27"/>
    <w:rsid w:val="00555D03"/>
    <w:rsid w:val="0056005E"/>
    <w:rsid w:val="005600D1"/>
    <w:rsid w:val="00560262"/>
    <w:rsid w:val="0056165A"/>
    <w:rsid w:val="00561B2C"/>
    <w:rsid w:val="00561E4A"/>
    <w:rsid w:val="00564710"/>
    <w:rsid w:val="00565770"/>
    <w:rsid w:val="005677B0"/>
    <w:rsid w:val="005677CF"/>
    <w:rsid w:val="00570E92"/>
    <w:rsid w:val="0057201F"/>
    <w:rsid w:val="005725CF"/>
    <w:rsid w:val="00573154"/>
    <w:rsid w:val="00573D88"/>
    <w:rsid w:val="005757FC"/>
    <w:rsid w:val="00575A2B"/>
    <w:rsid w:val="005771B9"/>
    <w:rsid w:val="00581437"/>
    <w:rsid w:val="005814B3"/>
    <w:rsid w:val="005823FB"/>
    <w:rsid w:val="00582FB4"/>
    <w:rsid w:val="0058306A"/>
    <w:rsid w:val="00583B1E"/>
    <w:rsid w:val="00583B55"/>
    <w:rsid w:val="005844FD"/>
    <w:rsid w:val="00584796"/>
    <w:rsid w:val="00584807"/>
    <w:rsid w:val="00584BB4"/>
    <w:rsid w:val="00586CE0"/>
    <w:rsid w:val="0058724E"/>
    <w:rsid w:val="00590599"/>
    <w:rsid w:val="005909E0"/>
    <w:rsid w:val="00593136"/>
    <w:rsid w:val="005933C5"/>
    <w:rsid w:val="005933EB"/>
    <w:rsid w:val="00594065"/>
    <w:rsid w:val="00594F3B"/>
    <w:rsid w:val="0059760A"/>
    <w:rsid w:val="00597AFF"/>
    <w:rsid w:val="005A08A4"/>
    <w:rsid w:val="005A0F36"/>
    <w:rsid w:val="005A0F6D"/>
    <w:rsid w:val="005A1E8B"/>
    <w:rsid w:val="005A28B2"/>
    <w:rsid w:val="005A2DE0"/>
    <w:rsid w:val="005A4C6D"/>
    <w:rsid w:val="005A52FC"/>
    <w:rsid w:val="005A57E0"/>
    <w:rsid w:val="005A5838"/>
    <w:rsid w:val="005A7156"/>
    <w:rsid w:val="005A7466"/>
    <w:rsid w:val="005A79BB"/>
    <w:rsid w:val="005A7C72"/>
    <w:rsid w:val="005A7C81"/>
    <w:rsid w:val="005A7EE4"/>
    <w:rsid w:val="005B0E6C"/>
    <w:rsid w:val="005B1B1F"/>
    <w:rsid w:val="005B3100"/>
    <w:rsid w:val="005B35E5"/>
    <w:rsid w:val="005B3EDF"/>
    <w:rsid w:val="005B4600"/>
    <w:rsid w:val="005B54E8"/>
    <w:rsid w:val="005B5C7C"/>
    <w:rsid w:val="005B6969"/>
    <w:rsid w:val="005B736B"/>
    <w:rsid w:val="005B7FF2"/>
    <w:rsid w:val="005C11A4"/>
    <w:rsid w:val="005C143E"/>
    <w:rsid w:val="005C1BBE"/>
    <w:rsid w:val="005C28FB"/>
    <w:rsid w:val="005C31C6"/>
    <w:rsid w:val="005C3B86"/>
    <w:rsid w:val="005C4A6D"/>
    <w:rsid w:val="005C733E"/>
    <w:rsid w:val="005C73CE"/>
    <w:rsid w:val="005D11CD"/>
    <w:rsid w:val="005D1889"/>
    <w:rsid w:val="005D2530"/>
    <w:rsid w:val="005D4F85"/>
    <w:rsid w:val="005D5077"/>
    <w:rsid w:val="005D6F2C"/>
    <w:rsid w:val="005E0FF7"/>
    <w:rsid w:val="005E105C"/>
    <w:rsid w:val="005E2B26"/>
    <w:rsid w:val="005E3065"/>
    <w:rsid w:val="005E4265"/>
    <w:rsid w:val="005E550F"/>
    <w:rsid w:val="005E5657"/>
    <w:rsid w:val="005E5A9A"/>
    <w:rsid w:val="005E5EF7"/>
    <w:rsid w:val="005E76A8"/>
    <w:rsid w:val="005E76AC"/>
    <w:rsid w:val="005F0271"/>
    <w:rsid w:val="005F1097"/>
    <w:rsid w:val="005F1CD7"/>
    <w:rsid w:val="005F1EF4"/>
    <w:rsid w:val="005F21AF"/>
    <w:rsid w:val="005F5002"/>
    <w:rsid w:val="005F55C6"/>
    <w:rsid w:val="005F63DC"/>
    <w:rsid w:val="005F6937"/>
    <w:rsid w:val="005F7DC5"/>
    <w:rsid w:val="005F7E6E"/>
    <w:rsid w:val="0060142D"/>
    <w:rsid w:val="00602AD0"/>
    <w:rsid w:val="00604F2C"/>
    <w:rsid w:val="00605515"/>
    <w:rsid w:val="0060698D"/>
    <w:rsid w:val="006111E1"/>
    <w:rsid w:val="00612053"/>
    <w:rsid w:val="0061286E"/>
    <w:rsid w:val="006132F8"/>
    <w:rsid w:val="00615388"/>
    <w:rsid w:val="0061621F"/>
    <w:rsid w:val="006166A2"/>
    <w:rsid w:val="00617733"/>
    <w:rsid w:val="00621394"/>
    <w:rsid w:val="00622496"/>
    <w:rsid w:val="006230DA"/>
    <w:rsid w:val="00623828"/>
    <w:rsid w:val="006247A1"/>
    <w:rsid w:val="00624D5D"/>
    <w:rsid w:val="00624FB5"/>
    <w:rsid w:val="00626454"/>
    <w:rsid w:val="00626DBB"/>
    <w:rsid w:val="006272E5"/>
    <w:rsid w:val="00627356"/>
    <w:rsid w:val="00630122"/>
    <w:rsid w:val="006301CC"/>
    <w:rsid w:val="00630A43"/>
    <w:rsid w:val="00630CA6"/>
    <w:rsid w:val="00632452"/>
    <w:rsid w:val="00632C01"/>
    <w:rsid w:val="00633CCA"/>
    <w:rsid w:val="00635DD4"/>
    <w:rsid w:val="00637AF1"/>
    <w:rsid w:val="00637DE5"/>
    <w:rsid w:val="006419B2"/>
    <w:rsid w:val="00641A39"/>
    <w:rsid w:val="00642EEC"/>
    <w:rsid w:val="00643240"/>
    <w:rsid w:val="0064440E"/>
    <w:rsid w:val="00644821"/>
    <w:rsid w:val="00644B96"/>
    <w:rsid w:val="00645E96"/>
    <w:rsid w:val="00646B97"/>
    <w:rsid w:val="00646BC5"/>
    <w:rsid w:val="0064740E"/>
    <w:rsid w:val="00647EBA"/>
    <w:rsid w:val="0065290E"/>
    <w:rsid w:val="006529A6"/>
    <w:rsid w:val="00652F21"/>
    <w:rsid w:val="006533D9"/>
    <w:rsid w:val="006544B7"/>
    <w:rsid w:val="006553BA"/>
    <w:rsid w:val="0065599F"/>
    <w:rsid w:val="00656698"/>
    <w:rsid w:val="00656F63"/>
    <w:rsid w:val="0065736D"/>
    <w:rsid w:val="00660A43"/>
    <w:rsid w:val="006611DE"/>
    <w:rsid w:val="00663324"/>
    <w:rsid w:val="00663A91"/>
    <w:rsid w:val="00663CEE"/>
    <w:rsid w:val="00664DBD"/>
    <w:rsid w:val="006663CE"/>
    <w:rsid w:val="006663FA"/>
    <w:rsid w:val="0066714C"/>
    <w:rsid w:val="00667CDE"/>
    <w:rsid w:val="00667E12"/>
    <w:rsid w:val="00671073"/>
    <w:rsid w:val="00671826"/>
    <w:rsid w:val="0067240E"/>
    <w:rsid w:val="006732C8"/>
    <w:rsid w:val="006744B2"/>
    <w:rsid w:val="00675026"/>
    <w:rsid w:val="0067584A"/>
    <w:rsid w:val="00675C7E"/>
    <w:rsid w:val="0067633B"/>
    <w:rsid w:val="00677201"/>
    <w:rsid w:val="006815F9"/>
    <w:rsid w:val="006817F8"/>
    <w:rsid w:val="0068269D"/>
    <w:rsid w:val="006830A1"/>
    <w:rsid w:val="00683114"/>
    <w:rsid w:val="006834F5"/>
    <w:rsid w:val="0068374E"/>
    <w:rsid w:val="0068698F"/>
    <w:rsid w:val="0068732D"/>
    <w:rsid w:val="00687FF2"/>
    <w:rsid w:val="0069175A"/>
    <w:rsid w:val="00692E8A"/>
    <w:rsid w:val="00693458"/>
    <w:rsid w:val="00693F23"/>
    <w:rsid w:val="00695447"/>
    <w:rsid w:val="0069702F"/>
    <w:rsid w:val="006976C9"/>
    <w:rsid w:val="006A03B5"/>
    <w:rsid w:val="006A054D"/>
    <w:rsid w:val="006A11A2"/>
    <w:rsid w:val="006A165E"/>
    <w:rsid w:val="006A16A7"/>
    <w:rsid w:val="006A2751"/>
    <w:rsid w:val="006A2832"/>
    <w:rsid w:val="006A2A9D"/>
    <w:rsid w:val="006A3304"/>
    <w:rsid w:val="006A40C7"/>
    <w:rsid w:val="006A43CC"/>
    <w:rsid w:val="006A46AD"/>
    <w:rsid w:val="006A4DB1"/>
    <w:rsid w:val="006A55B1"/>
    <w:rsid w:val="006A58D8"/>
    <w:rsid w:val="006A62ED"/>
    <w:rsid w:val="006A7778"/>
    <w:rsid w:val="006B0359"/>
    <w:rsid w:val="006B0767"/>
    <w:rsid w:val="006B2198"/>
    <w:rsid w:val="006B23F7"/>
    <w:rsid w:val="006B2653"/>
    <w:rsid w:val="006B3B95"/>
    <w:rsid w:val="006B460B"/>
    <w:rsid w:val="006B54E0"/>
    <w:rsid w:val="006B564B"/>
    <w:rsid w:val="006B5737"/>
    <w:rsid w:val="006B6BD6"/>
    <w:rsid w:val="006C0017"/>
    <w:rsid w:val="006C01E4"/>
    <w:rsid w:val="006C04E5"/>
    <w:rsid w:val="006C0C09"/>
    <w:rsid w:val="006C0C37"/>
    <w:rsid w:val="006C1054"/>
    <w:rsid w:val="006C1C51"/>
    <w:rsid w:val="006C34B7"/>
    <w:rsid w:val="006C3886"/>
    <w:rsid w:val="006C3A4B"/>
    <w:rsid w:val="006C4F19"/>
    <w:rsid w:val="006C507E"/>
    <w:rsid w:val="006C546F"/>
    <w:rsid w:val="006C6A69"/>
    <w:rsid w:val="006C7865"/>
    <w:rsid w:val="006C78A1"/>
    <w:rsid w:val="006D0658"/>
    <w:rsid w:val="006D125C"/>
    <w:rsid w:val="006D1567"/>
    <w:rsid w:val="006D17B2"/>
    <w:rsid w:val="006D1A37"/>
    <w:rsid w:val="006D23E6"/>
    <w:rsid w:val="006D3584"/>
    <w:rsid w:val="006D36D0"/>
    <w:rsid w:val="006D3F02"/>
    <w:rsid w:val="006D4AAF"/>
    <w:rsid w:val="006D4B85"/>
    <w:rsid w:val="006D4E44"/>
    <w:rsid w:val="006D5346"/>
    <w:rsid w:val="006D55C6"/>
    <w:rsid w:val="006D582A"/>
    <w:rsid w:val="006D5FB7"/>
    <w:rsid w:val="006E03B2"/>
    <w:rsid w:val="006E04E4"/>
    <w:rsid w:val="006E0CD2"/>
    <w:rsid w:val="006E1A42"/>
    <w:rsid w:val="006E3068"/>
    <w:rsid w:val="006E3148"/>
    <w:rsid w:val="006E3279"/>
    <w:rsid w:val="006E33EB"/>
    <w:rsid w:val="006E5150"/>
    <w:rsid w:val="006E539B"/>
    <w:rsid w:val="006E6031"/>
    <w:rsid w:val="006E62D3"/>
    <w:rsid w:val="006E723A"/>
    <w:rsid w:val="006E72ED"/>
    <w:rsid w:val="006F0499"/>
    <w:rsid w:val="006F10FE"/>
    <w:rsid w:val="006F4BBC"/>
    <w:rsid w:val="006F4D89"/>
    <w:rsid w:val="006F5079"/>
    <w:rsid w:val="006F6B48"/>
    <w:rsid w:val="006F7A82"/>
    <w:rsid w:val="00701C8F"/>
    <w:rsid w:val="00701DD9"/>
    <w:rsid w:val="0070370B"/>
    <w:rsid w:val="007045BC"/>
    <w:rsid w:val="007052A2"/>
    <w:rsid w:val="0070566D"/>
    <w:rsid w:val="0070727F"/>
    <w:rsid w:val="007076B9"/>
    <w:rsid w:val="0070780F"/>
    <w:rsid w:val="00710144"/>
    <w:rsid w:val="00712F72"/>
    <w:rsid w:val="007141C2"/>
    <w:rsid w:val="007142D7"/>
    <w:rsid w:val="00714B51"/>
    <w:rsid w:val="007154D1"/>
    <w:rsid w:val="007166E4"/>
    <w:rsid w:val="007167B0"/>
    <w:rsid w:val="00716AFC"/>
    <w:rsid w:val="0072058A"/>
    <w:rsid w:val="00721185"/>
    <w:rsid w:val="00724CF7"/>
    <w:rsid w:val="007256C4"/>
    <w:rsid w:val="00725DCA"/>
    <w:rsid w:val="007269B3"/>
    <w:rsid w:val="00726CE3"/>
    <w:rsid w:val="00727670"/>
    <w:rsid w:val="00731505"/>
    <w:rsid w:val="0073164C"/>
    <w:rsid w:val="007318EB"/>
    <w:rsid w:val="00732411"/>
    <w:rsid w:val="00734E44"/>
    <w:rsid w:val="007362E3"/>
    <w:rsid w:val="007366DC"/>
    <w:rsid w:val="0073737E"/>
    <w:rsid w:val="0073746E"/>
    <w:rsid w:val="007379F0"/>
    <w:rsid w:val="00737A81"/>
    <w:rsid w:val="00737F01"/>
    <w:rsid w:val="007404A9"/>
    <w:rsid w:val="0074171A"/>
    <w:rsid w:val="007423DB"/>
    <w:rsid w:val="00742605"/>
    <w:rsid w:val="00743564"/>
    <w:rsid w:val="00744C96"/>
    <w:rsid w:val="0074506D"/>
    <w:rsid w:val="0074575D"/>
    <w:rsid w:val="007459D2"/>
    <w:rsid w:val="00746353"/>
    <w:rsid w:val="00747637"/>
    <w:rsid w:val="007479E6"/>
    <w:rsid w:val="007509C4"/>
    <w:rsid w:val="00750A9D"/>
    <w:rsid w:val="00750C39"/>
    <w:rsid w:val="00750D4F"/>
    <w:rsid w:val="00751DE8"/>
    <w:rsid w:val="00751FA1"/>
    <w:rsid w:val="0075296F"/>
    <w:rsid w:val="00752C6C"/>
    <w:rsid w:val="00753190"/>
    <w:rsid w:val="007532AD"/>
    <w:rsid w:val="007543E8"/>
    <w:rsid w:val="00754BD4"/>
    <w:rsid w:val="00755930"/>
    <w:rsid w:val="0075744C"/>
    <w:rsid w:val="00757E50"/>
    <w:rsid w:val="007603C1"/>
    <w:rsid w:val="00760715"/>
    <w:rsid w:val="00760873"/>
    <w:rsid w:val="00760C41"/>
    <w:rsid w:val="00761148"/>
    <w:rsid w:val="007614B8"/>
    <w:rsid w:val="007618D6"/>
    <w:rsid w:val="00762E3A"/>
    <w:rsid w:val="00763784"/>
    <w:rsid w:val="007643D7"/>
    <w:rsid w:val="00764C4A"/>
    <w:rsid w:val="00765183"/>
    <w:rsid w:val="00765AB0"/>
    <w:rsid w:val="007661AF"/>
    <w:rsid w:val="00766350"/>
    <w:rsid w:val="00766950"/>
    <w:rsid w:val="00766D59"/>
    <w:rsid w:val="00767BAD"/>
    <w:rsid w:val="00767DEE"/>
    <w:rsid w:val="00767F89"/>
    <w:rsid w:val="00771025"/>
    <w:rsid w:val="007717D0"/>
    <w:rsid w:val="00771C4F"/>
    <w:rsid w:val="007721EC"/>
    <w:rsid w:val="00772605"/>
    <w:rsid w:val="00774497"/>
    <w:rsid w:val="00775307"/>
    <w:rsid w:val="007757FC"/>
    <w:rsid w:val="00775A67"/>
    <w:rsid w:val="007763A7"/>
    <w:rsid w:val="0077687A"/>
    <w:rsid w:val="00776B23"/>
    <w:rsid w:val="0078053C"/>
    <w:rsid w:val="007809B3"/>
    <w:rsid w:val="00781830"/>
    <w:rsid w:val="00782B01"/>
    <w:rsid w:val="00782B26"/>
    <w:rsid w:val="00784777"/>
    <w:rsid w:val="007847C2"/>
    <w:rsid w:val="0078534D"/>
    <w:rsid w:val="007862FF"/>
    <w:rsid w:val="007866B4"/>
    <w:rsid w:val="007938EE"/>
    <w:rsid w:val="00793ECC"/>
    <w:rsid w:val="00793EE2"/>
    <w:rsid w:val="007941CC"/>
    <w:rsid w:val="00794600"/>
    <w:rsid w:val="00796A87"/>
    <w:rsid w:val="007A0A01"/>
    <w:rsid w:val="007A1022"/>
    <w:rsid w:val="007A1359"/>
    <w:rsid w:val="007A1691"/>
    <w:rsid w:val="007A41A4"/>
    <w:rsid w:val="007A4949"/>
    <w:rsid w:val="007A49C7"/>
    <w:rsid w:val="007A4E3F"/>
    <w:rsid w:val="007A4F4C"/>
    <w:rsid w:val="007A56B3"/>
    <w:rsid w:val="007A74C3"/>
    <w:rsid w:val="007A7A02"/>
    <w:rsid w:val="007B00F1"/>
    <w:rsid w:val="007B0210"/>
    <w:rsid w:val="007B10B0"/>
    <w:rsid w:val="007B192F"/>
    <w:rsid w:val="007B1B3A"/>
    <w:rsid w:val="007B362A"/>
    <w:rsid w:val="007B3F85"/>
    <w:rsid w:val="007B4C24"/>
    <w:rsid w:val="007B4D8E"/>
    <w:rsid w:val="007B54A1"/>
    <w:rsid w:val="007B59E4"/>
    <w:rsid w:val="007B5B24"/>
    <w:rsid w:val="007B6448"/>
    <w:rsid w:val="007B6FA6"/>
    <w:rsid w:val="007B722F"/>
    <w:rsid w:val="007C058C"/>
    <w:rsid w:val="007C0809"/>
    <w:rsid w:val="007C2244"/>
    <w:rsid w:val="007C254C"/>
    <w:rsid w:val="007C2592"/>
    <w:rsid w:val="007C2789"/>
    <w:rsid w:val="007C49E4"/>
    <w:rsid w:val="007C4FB9"/>
    <w:rsid w:val="007C5742"/>
    <w:rsid w:val="007C5A10"/>
    <w:rsid w:val="007C5D2A"/>
    <w:rsid w:val="007C6623"/>
    <w:rsid w:val="007C6F4A"/>
    <w:rsid w:val="007C7C98"/>
    <w:rsid w:val="007D1B8F"/>
    <w:rsid w:val="007D1CB5"/>
    <w:rsid w:val="007D1D33"/>
    <w:rsid w:val="007D2CBF"/>
    <w:rsid w:val="007D2F14"/>
    <w:rsid w:val="007D2F8A"/>
    <w:rsid w:val="007D3E53"/>
    <w:rsid w:val="007D3E99"/>
    <w:rsid w:val="007D4393"/>
    <w:rsid w:val="007D56CF"/>
    <w:rsid w:val="007D5766"/>
    <w:rsid w:val="007D5A1F"/>
    <w:rsid w:val="007D6952"/>
    <w:rsid w:val="007D6BD7"/>
    <w:rsid w:val="007D7B75"/>
    <w:rsid w:val="007D7FED"/>
    <w:rsid w:val="007E3111"/>
    <w:rsid w:val="007E4959"/>
    <w:rsid w:val="007E558A"/>
    <w:rsid w:val="007E58F4"/>
    <w:rsid w:val="007F1936"/>
    <w:rsid w:val="007F24F5"/>
    <w:rsid w:val="007F329C"/>
    <w:rsid w:val="007F3BD0"/>
    <w:rsid w:val="007F40A0"/>
    <w:rsid w:val="007F4179"/>
    <w:rsid w:val="007F4A55"/>
    <w:rsid w:val="007F5B3E"/>
    <w:rsid w:val="007F5EFF"/>
    <w:rsid w:val="007F60C9"/>
    <w:rsid w:val="007F7121"/>
    <w:rsid w:val="007F728E"/>
    <w:rsid w:val="00800A21"/>
    <w:rsid w:val="00801132"/>
    <w:rsid w:val="008017CC"/>
    <w:rsid w:val="00801841"/>
    <w:rsid w:val="00801869"/>
    <w:rsid w:val="00801E8F"/>
    <w:rsid w:val="008025C9"/>
    <w:rsid w:val="00802DF2"/>
    <w:rsid w:val="00803C46"/>
    <w:rsid w:val="00804244"/>
    <w:rsid w:val="0080449F"/>
    <w:rsid w:val="00805375"/>
    <w:rsid w:val="00805FFA"/>
    <w:rsid w:val="00806937"/>
    <w:rsid w:val="00806C13"/>
    <w:rsid w:val="0080770D"/>
    <w:rsid w:val="00810842"/>
    <w:rsid w:val="00810A5D"/>
    <w:rsid w:val="00811279"/>
    <w:rsid w:val="00811BD0"/>
    <w:rsid w:val="008121F3"/>
    <w:rsid w:val="0081445C"/>
    <w:rsid w:val="00814669"/>
    <w:rsid w:val="008149F6"/>
    <w:rsid w:val="008166FE"/>
    <w:rsid w:val="00817944"/>
    <w:rsid w:val="00817DEF"/>
    <w:rsid w:val="00820E0A"/>
    <w:rsid w:val="00821703"/>
    <w:rsid w:val="00821A7E"/>
    <w:rsid w:val="0082366E"/>
    <w:rsid w:val="00824E4C"/>
    <w:rsid w:val="00824F49"/>
    <w:rsid w:val="00827898"/>
    <w:rsid w:val="00831A67"/>
    <w:rsid w:val="008330DC"/>
    <w:rsid w:val="008348F7"/>
    <w:rsid w:val="0083576F"/>
    <w:rsid w:val="0083693C"/>
    <w:rsid w:val="008369BA"/>
    <w:rsid w:val="008372EA"/>
    <w:rsid w:val="008401BF"/>
    <w:rsid w:val="0084079C"/>
    <w:rsid w:val="0084082C"/>
    <w:rsid w:val="008411C0"/>
    <w:rsid w:val="0084134B"/>
    <w:rsid w:val="00841C8A"/>
    <w:rsid w:val="00841E87"/>
    <w:rsid w:val="0084318F"/>
    <w:rsid w:val="0084393F"/>
    <w:rsid w:val="008444D3"/>
    <w:rsid w:val="0084547A"/>
    <w:rsid w:val="00845D63"/>
    <w:rsid w:val="00845FDB"/>
    <w:rsid w:val="00847232"/>
    <w:rsid w:val="0084766C"/>
    <w:rsid w:val="00847BDA"/>
    <w:rsid w:val="00851CCB"/>
    <w:rsid w:val="00852E72"/>
    <w:rsid w:val="00853D32"/>
    <w:rsid w:val="00854574"/>
    <w:rsid w:val="0085497E"/>
    <w:rsid w:val="0085596E"/>
    <w:rsid w:val="00856E9B"/>
    <w:rsid w:val="00857C18"/>
    <w:rsid w:val="00860364"/>
    <w:rsid w:val="00860B47"/>
    <w:rsid w:val="00860D21"/>
    <w:rsid w:val="00863009"/>
    <w:rsid w:val="00864863"/>
    <w:rsid w:val="00864A8A"/>
    <w:rsid w:val="00864FD0"/>
    <w:rsid w:val="00865DC2"/>
    <w:rsid w:val="00866BF4"/>
    <w:rsid w:val="008671D3"/>
    <w:rsid w:val="0086731D"/>
    <w:rsid w:val="00867726"/>
    <w:rsid w:val="0087046E"/>
    <w:rsid w:val="00871983"/>
    <w:rsid w:val="00871CEB"/>
    <w:rsid w:val="00872045"/>
    <w:rsid w:val="008727AC"/>
    <w:rsid w:val="00873155"/>
    <w:rsid w:val="0087397E"/>
    <w:rsid w:val="0087405D"/>
    <w:rsid w:val="008741B1"/>
    <w:rsid w:val="008749EA"/>
    <w:rsid w:val="00874E2E"/>
    <w:rsid w:val="008761E6"/>
    <w:rsid w:val="00877B0D"/>
    <w:rsid w:val="00880B69"/>
    <w:rsid w:val="0088155B"/>
    <w:rsid w:val="0088182F"/>
    <w:rsid w:val="00881D06"/>
    <w:rsid w:val="008836A9"/>
    <w:rsid w:val="00883E05"/>
    <w:rsid w:val="00885D92"/>
    <w:rsid w:val="0088692E"/>
    <w:rsid w:val="00887100"/>
    <w:rsid w:val="00887465"/>
    <w:rsid w:val="00890B1A"/>
    <w:rsid w:val="00890CA0"/>
    <w:rsid w:val="0089148F"/>
    <w:rsid w:val="008914C2"/>
    <w:rsid w:val="00891C24"/>
    <w:rsid w:val="00893336"/>
    <w:rsid w:val="00894546"/>
    <w:rsid w:val="0089520F"/>
    <w:rsid w:val="00897125"/>
    <w:rsid w:val="008A1343"/>
    <w:rsid w:val="008A158D"/>
    <w:rsid w:val="008A16FC"/>
    <w:rsid w:val="008A2026"/>
    <w:rsid w:val="008A22A0"/>
    <w:rsid w:val="008A3D0E"/>
    <w:rsid w:val="008A4853"/>
    <w:rsid w:val="008A6757"/>
    <w:rsid w:val="008A6F20"/>
    <w:rsid w:val="008B09E5"/>
    <w:rsid w:val="008B176D"/>
    <w:rsid w:val="008B1B53"/>
    <w:rsid w:val="008B37A0"/>
    <w:rsid w:val="008B3BE7"/>
    <w:rsid w:val="008B4F5F"/>
    <w:rsid w:val="008B5347"/>
    <w:rsid w:val="008B54EF"/>
    <w:rsid w:val="008B5FD1"/>
    <w:rsid w:val="008B659F"/>
    <w:rsid w:val="008B6707"/>
    <w:rsid w:val="008B6C7B"/>
    <w:rsid w:val="008B72E2"/>
    <w:rsid w:val="008C09CD"/>
    <w:rsid w:val="008C1651"/>
    <w:rsid w:val="008C1D0B"/>
    <w:rsid w:val="008C22FE"/>
    <w:rsid w:val="008C24F0"/>
    <w:rsid w:val="008C25EF"/>
    <w:rsid w:val="008C3173"/>
    <w:rsid w:val="008C3865"/>
    <w:rsid w:val="008C3EA4"/>
    <w:rsid w:val="008C42DE"/>
    <w:rsid w:val="008C79DC"/>
    <w:rsid w:val="008D0419"/>
    <w:rsid w:val="008D0B71"/>
    <w:rsid w:val="008D1B5F"/>
    <w:rsid w:val="008D276B"/>
    <w:rsid w:val="008D3096"/>
    <w:rsid w:val="008D3A28"/>
    <w:rsid w:val="008D419A"/>
    <w:rsid w:val="008D4435"/>
    <w:rsid w:val="008D47D8"/>
    <w:rsid w:val="008D4C73"/>
    <w:rsid w:val="008D55B5"/>
    <w:rsid w:val="008D5E2C"/>
    <w:rsid w:val="008D7B7F"/>
    <w:rsid w:val="008E004C"/>
    <w:rsid w:val="008E0116"/>
    <w:rsid w:val="008E0B46"/>
    <w:rsid w:val="008E0E54"/>
    <w:rsid w:val="008E1E2C"/>
    <w:rsid w:val="008E22D4"/>
    <w:rsid w:val="008E2FF6"/>
    <w:rsid w:val="008E3225"/>
    <w:rsid w:val="008E36A2"/>
    <w:rsid w:val="008E3DE9"/>
    <w:rsid w:val="008E4A70"/>
    <w:rsid w:val="008E4C98"/>
    <w:rsid w:val="008E552D"/>
    <w:rsid w:val="008E5794"/>
    <w:rsid w:val="008E5EBA"/>
    <w:rsid w:val="008E6858"/>
    <w:rsid w:val="008F1272"/>
    <w:rsid w:val="008F1929"/>
    <w:rsid w:val="008F1BE5"/>
    <w:rsid w:val="008F2018"/>
    <w:rsid w:val="008F3ADD"/>
    <w:rsid w:val="008F3EC9"/>
    <w:rsid w:val="008F413C"/>
    <w:rsid w:val="008F4B24"/>
    <w:rsid w:val="008F52C7"/>
    <w:rsid w:val="008F559C"/>
    <w:rsid w:val="008F62EF"/>
    <w:rsid w:val="008F6366"/>
    <w:rsid w:val="008F7039"/>
    <w:rsid w:val="008F76FB"/>
    <w:rsid w:val="00900A90"/>
    <w:rsid w:val="0090141B"/>
    <w:rsid w:val="0090223F"/>
    <w:rsid w:val="00904440"/>
    <w:rsid w:val="00904CC9"/>
    <w:rsid w:val="00904E37"/>
    <w:rsid w:val="00905860"/>
    <w:rsid w:val="00905BF9"/>
    <w:rsid w:val="00905E3D"/>
    <w:rsid w:val="00905EFF"/>
    <w:rsid w:val="009060B2"/>
    <w:rsid w:val="009072B7"/>
    <w:rsid w:val="0090779A"/>
    <w:rsid w:val="00910245"/>
    <w:rsid w:val="009111C1"/>
    <w:rsid w:val="009117E9"/>
    <w:rsid w:val="00911848"/>
    <w:rsid w:val="00911EB6"/>
    <w:rsid w:val="009127E9"/>
    <w:rsid w:val="009128C5"/>
    <w:rsid w:val="00913158"/>
    <w:rsid w:val="009146A9"/>
    <w:rsid w:val="009146D1"/>
    <w:rsid w:val="00917044"/>
    <w:rsid w:val="009239B7"/>
    <w:rsid w:val="00924A27"/>
    <w:rsid w:val="0092613C"/>
    <w:rsid w:val="00926993"/>
    <w:rsid w:val="0092759D"/>
    <w:rsid w:val="00927FA3"/>
    <w:rsid w:val="00930627"/>
    <w:rsid w:val="00930EFF"/>
    <w:rsid w:val="00930F50"/>
    <w:rsid w:val="00931768"/>
    <w:rsid w:val="00931DB6"/>
    <w:rsid w:val="0093256C"/>
    <w:rsid w:val="0093506C"/>
    <w:rsid w:val="009351AA"/>
    <w:rsid w:val="009357F9"/>
    <w:rsid w:val="009363E5"/>
    <w:rsid w:val="00936525"/>
    <w:rsid w:val="00936D1D"/>
    <w:rsid w:val="0093722B"/>
    <w:rsid w:val="00940C5F"/>
    <w:rsid w:val="009427D2"/>
    <w:rsid w:val="00943D78"/>
    <w:rsid w:val="009446DA"/>
    <w:rsid w:val="00945283"/>
    <w:rsid w:val="00947A5B"/>
    <w:rsid w:val="00947E04"/>
    <w:rsid w:val="009502ED"/>
    <w:rsid w:val="009506B8"/>
    <w:rsid w:val="00950F85"/>
    <w:rsid w:val="00951F44"/>
    <w:rsid w:val="00953337"/>
    <w:rsid w:val="00953B01"/>
    <w:rsid w:val="00955748"/>
    <w:rsid w:val="009559CB"/>
    <w:rsid w:val="00956B2E"/>
    <w:rsid w:val="009578B0"/>
    <w:rsid w:val="00957D14"/>
    <w:rsid w:val="009608C5"/>
    <w:rsid w:val="009614FD"/>
    <w:rsid w:val="00961542"/>
    <w:rsid w:val="00962B4E"/>
    <w:rsid w:val="00962EF6"/>
    <w:rsid w:val="009630F3"/>
    <w:rsid w:val="0096356C"/>
    <w:rsid w:val="00964264"/>
    <w:rsid w:val="00965F7D"/>
    <w:rsid w:val="00966AE0"/>
    <w:rsid w:val="0096750C"/>
    <w:rsid w:val="00967871"/>
    <w:rsid w:val="00967BBD"/>
    <w:rsid w:val="00967E5C"/>
    <w:rsid w:val="00967FA1"/>
    <w:rsid w:val="00970139"/>
    <w:rsid w:val="00971856"/>
    <w:rsid w:val="00971F2D"/>
    <w:rsid w:val="00973277"/>
    <w:rsid w:val="00974505"/>
    <w:rsid w:val="00974782"/>
    <w:rsid w:val="009749B2"/>
    <w:rsid w:val="00975EE6"/>
    <w:rsid w:val="009771A4"/>
    <w:rsid w:val="009772F3"/>
    <w:rsid w:val="009774D9"/>
    <w:rsid w:val="00977E06"/>
    <w:rsid w:val="00980593"/>
    <w:rsid w:val="00981317"/>
    <w:rsid w:val="00981FF1"/>
    <w:rsid w:val="009829BB"/>
    <w:rsid w:val="00982C43"/>
    <w:rsid w:val="00982D5F"/>
    <w:rsid w:val="0098320D"/>
    <w:rsid w:val="0098527C"/>
    <w:rsid w:val="00985D52"/>
    <w:rsid w:val="00986117"/>
    <w:rsid w:val="009863A4"/>
    <w:rsid w:val="00987795"/>
    <w:rsid w:val="009906B0"/>
    <w:rsid w:val="00990845"/>
    <w:rsid w:val="009913E6"/>
    <w:rsid w:val="00992297"/>
    <w:rsid w:val="00992AB7"/>
    <w:rsid w:val="00993024"/>
    <w:rsid w:val="00994359"/>
    <w:rsid w:val="0099698F"/>
    <w:rsid w:val="00996CC9"/>
    <w:rsid w:val="009A02E1"/>
    <w:rsid w:val="009A0B46"/>
    <w:rsid w:val="009A18EA"/>
    <w:rsid w:val="009A19F0"/>
    <w:rsid w:val="009A2396"/>
    <w:rsid w:val="009A26E5"/>
    <w:rsid w:val="009A3ED7"/>
    <w:rsid w:val="009A440C"/>
    <w:rsid w:val="009A51A8"/>
    <w:rsid w:val="009A5EB4"/>
    <w:rsid w:val="009A61A2"/>
    <w:rsid w:val="009A6287"/>
    <w:rsid w:val="009A745F"/>
    <w:rsid w:val="009B2E69"/>
    <w:rsid w:val="009B32A1"/>
    <w:rsid w:val="009B494E"/>
    <w:rsid w:val="009B4C3B"/>
    <w:rsid w:val="009B56D8"/>
    <w:rsid w:val="009C06F5"/>
    <w:rsid w:val="009C28BF"/>
    <w:rsid w:val="009C35A4"/>
    <w:rsid w:val="009C46DD"/>
    <w:rsid w:val="009C4EFB"/>
    <w:rsid w:val="009C6934"/>
    <w:rsid w:val="009C6983"/>
    <w:rsid w:val="009C6EF5"/>
    <w:rsid w:val="009C7899"/>
    <w:rsid w:val="009C7C71"/>
    <w:rsid w:val="009C7CBF"/>
    <w:rsid w:val="009D06B4"/>
    <w:rsid w:val="009D093F"/>
    <w:rsid w:val="009D103B"/>
    <w:rsid w:val="009D29CE"/>
    <w:rsid w:val="009D2AB3"/>
    <w:rsid w:val="009D2D79"/>
    <w:rsid w:val="009D49DC"/>
    <w:rsid w:val="009D58C6"/>
    <w:rsid w:val="009D5EE9"/>
    <w:rsid w:val="009D7C27"/>
    <w:rsid w:val="009E0C80"/>
    <w:rsid w:val="009E0EE8"/>
    <w:rsid w:val="009E0FA1"/>
    <w:rsid w:val="009E1ECB"/>
    <w:rsid w:val="009E253D"/>
    <w:rsid w:val="009E305A"/>
    <w:rsid w:val="009E510F"/>
    <w:rsid w:val="009E6717"/>
    <w:rsid w:val="009E73B1"/>
    <w:rsid w:val="009E73F5"/>
    <w:rsid w:val="009E7752"/>
    <w:rsid w:val="009F066B"/>
    <w:rsid w:val="009F072A"/>
    <w:rsid w:val="009F0843"/>
    <w:rsid w:val="009F114A"/>
    <w:rsid w:val="009F2669"/>
    <w:rsid w:val="009F3D69"/>
    <w:rsid w:val="009F4371"/>
    <w:rsid w:val="009F553E"/>
    <w:rsid w:val="009F6217"/>
    <w:rsid w:val="009F6382"/>
    <w:rsid w:val="009F6729"/>
    <w:rsid w:val="009F68C3"/>
    <w:rsid w:val="009F693D"/>
    <w:rsid w:val="009F73AD"/>
    <w:rsid w:val="009F75D4"/>
    <w:rsid w:val="00A0127A"/>
    <w:rsid w:val="00A01B4B"/>
    <w:rsid w:val="00A020A5"/>
    <w:rsid w:val="00A02101"/>
    <w:rsid w:val="00A021AC"/>
    <w:rsid w:val="00A0265B"/>
    <w:rsid w:val="00A03498"/>
    <w:rsid w:val="00A03E17"/>
    <w:rsid w:val="00A04206"/>
    <w:rsid w:val="00A04DA4"/>
    <w:rsid w:val="00A04F9F"/>
    <w:rsid w:val="00A05929"/>
    <w:rsid w:val="00A06E08"/>
    <w:rsid w:val="00A1058E"/>
    <w:rsid w:val="00A122EB"/>
    <w:rsid w:val="00A12581"/>
    <w:rsid w:val="00A14F84"/>
    <w:rsid w:val="00A15115"/>
    <w:rsid w:val="00A16275"/>
    <w:rsid w:val="00A17789"/>
    <w:rsid w:val="00A20AAB"/>
    <w:rsid w:val="00A2108A"/>
    <w:rsid w:val="00A2141E"/>
    <w:rsid w:val="00A220AA"/>
    <w:rsid w:val="00A23547"/>
    <w:rsid w:val="00A23ABB"/>
    <w:rsid w:val="00A23DB8"/>
    <w:rsid w:val="00A23DFF"/>
    <w:rsid w:val="00A26A84"/>
    <w:rsid w:val="00A26C0F"/>
    <w:rsid w:val="00A272B5"/>
    <w:rsid w:val="00A3064F"/>
    <w:rsid w:val="00A31516"/>
    <w:rsid w:val="00A31FAE"/>
    <w:rsid w:val="00A3242D"/>
    <w:rsid w:val="00A33EA7"/>
    <w:rsid w:val="00A34094"/>
    <w:rsid w:val="00A347E6"/>
    <w:rsid w:val="00A34DB5"/>
    <w:rsid w:val="00A3555E"/>
    <w:rsid w:val="00A371BF"/>
    <w:rsid w:val="00A3756C"/>
    <w:rsid w:val="00A40489"/>
    <w:rsid w:val="00A40751"/>
    <w:rsid w:val="00A40769"/>
    <w:rsid w:val="00A41AB6"/>
    <w:rsid w:val="00A425CA"/>
    <w:rsid w:val="00A43154"/>
    <w:rsid w:val="00A43D1D"/>
    <w:rsid w:val="00A4435C"/>
    <w:rsid w:val="00A4437F"/>
    <w:rsid w:val="00A454A4"/>
    <w:rsid w:val="00A45FFC"/>
    <w:rsid w:val="00A47D73"/>
    <w:rsid w:val="00A502CD"/>
    <w:rsid w:val="00A50403"/>
    <w:rsid w:val="00A50EE3"/>
    <w:rsid w:val="00A51481"/>
    <w:rsid w:val="00A51D40"/>
    <w:rsid w:val="00A52D0B"/>
    <w:rsid w:val="00A52F0E"/>
    <w:rsid w:val="00A53A70"/>
    <w:rsid w:val="00A5422F"/>
    <w:rsid w:val="00A54B85"/>
    <w:rsid w:val="00A5515E"/>
    <w:rsid w:val="00A55D48"/>
    <w:rsid w:val="00A55E44"/>
    <w:rsid w:val="00A561BB"/>
    <w:rsid w:val="00A56526"/>
    <w:rsid w:val="00A573F3"/>
    <w:rsid w:val="00A57C3B"/>
    <w:rsid w:val="00A640D8"/>
    <w:rsid w:val="00A65644"/>
    <w:rsid w:val="00A664FC"/>
    <w:rsid w:val="00A66C9C"/>
    <w:rsid w:val="00A70722"/>
    <w:rsid w:val="00A70D44"/>
    <w:rsid w:val="00A717F9"/>
    <w:rsid w:val="00A71896"/>
    <w:rsid w:val="00A722F0"/>
    <w:rsid w:val="00A729BA"/>
    <w:rsid w:val="00A73327"/>
    <w:rsid w:val="00A739CE"/>
    <w:rsid w:val="00A741AD"/>
    <w:rsid w:val="00A76A7D"/>
    <w:rsid w:val="00A77402"/>
    <w:rsid w:val="00A775C5"/>
    <w:rsid w:val="00A77E32"/>
    <w:rsid w:val="00A77F27"/>
    <w:rsid w:val="00A80016"/>
    <w:rsid w:val="00A8070F"/>
    <w:rsid w:val="00A82EFC"/>
    <w:rsid w:val="00A84EF8"/>
    <w:rsid w:val="00A85EF0"/>
    <w:rsid w:val="00A90004"/>
    <w:rsid w:val="00A92B19"/>
    <w:rsid w:val="00A933C6"/>
    <w:rsid w:val="00A93CA8"/>
    <w:rsid w:val="00A947C2"/>
    <w:rsid w:val="00A9488E"/>
    <w:rsid w:val="00A952AD"/>
    <w:rsid w:val="00A958E4"/>
    <w:rsid w:val="00A95B8F"/>
    <w:rsid w:val="00A95C61"/>
    <w:rsid w:val="00A95DDF"/>
    <w:rsid w:val="00A96AA5"/>
    <w:rsid w:val="00A96CFC"/>
    <w:rsid w:val="00A97A14"/>
    <w:rsid w:val="00AA08A4"/>
    <w:rsid w:val="00AA0BB5"/>
    <w:rsid w:val="00AA0CDA"/>
    <w:rsid w:val="00AA2A7A"/>
    <w:rsid w:val="00AA5114"/>
    <w:rsid w:val="00AA5213"/>
    <w:rsid w:val="00AA6521"/>
    <w:rsid w:val="00AA66DE"/>
    <w:rsid w:val="00AA6D4A"/>
    <w:rsid w:val="00AA6F30"/>
    <w:rsid w:val="00AA7834"/>
    <w:rsid w:val="00AA7E20"/>
    <w:rsid w:val="00AB0215"/>
    <w:rsid w:val="00AB1053"/>
    <w:rsid w:val="00AB1444"/>
    <w:rsid w:val="00AB161E"/>
    <w:rsid w:val="00AB16D3"/>
    <w:rsid w:val="00AB1B91"/>
    <w:rsid w:val="00AB1CF6"/>
    <w:rsid w:val="00AB28AC"/>
    <w:rsid w:val="00AB48A0"/>
    <w:rsid w:val="00AB534C"/>
    <w:rsid w:val="00AB5749"/>
    <w:rsid w:val="00AB5B47"/>
    <w:rsid w:val="00AB64B2"/>
    <w:rsid w:val="00AB67DD"/>
    <w:rsid w:val="00AB6B9D"/>
    <w:rsid w:val="00AB7152"/>
    <w:rsid w:val="00AB7733"/>
    <w:rsid w:val="00AB7E65"/>
    <w:rsid w:val="00AC05B4"/>
    <w:rsid w:val="00AC1DC8"/>
    <w:rsid w:val="00AC1F92"/>
    <w:rsid w:val="00AC27C0"/>
    <w:rsid w:val="00AC33C3"/>
    <w:rsid w:val="00AC4672"/>
    <w:rsid w:val="00AC4E7C"/>
    <w:rsid w:val="00AC503E"/>
    <w:rsid w:val="00AC6DC1"/>
    <w:rsid w:val="00AC78AA"/>
    <w:rsid w:val="00AC78CA"/>
    <w:rsid w:val="00AD0C07"/>
    <w:rsid w:val="00AD0DBC"/>
    <w:rsid w:val="00AD1068"/>
    <w:rsid w:val="00AD12F4"/>
    <w:rsid w:val="00AD1311"/>
    <w:rsid w:val="00AD24DD"/>
    <w:rsid w:val="00AD2FCD"/>
    <w:rsid w:val="00AD3936"/>
    <w:rsid w:val="00AD3A55"/>
    <w:rsid w:val="00AD4C9F"/>
    <w:rsid w:val="00AD5E5C"/>
    <w:rsid w:val="00AE0C2C"/>
    <w:rsid w:val="00AE1F24"/>
    <w:rsid w:val="00AE2F04"/>
    <w:rsid w:val="00AE426D"/>
    <w:rsid w:val="00AE4484"/>
    <w:rsid w:val="00AE5B1B"/>
    <w:rsid w:val="00AE70D4"/>
    <w:rsid w:val="00AE730D"/>
    <w:rsid w:val="00AE79ED"/>
    <w:rsid w:val="00AE7EB3"/>
    <w:rsid w:val="00AF023A"/>
    <w:rsid w:val="00AF03E8"/>
    <w:rsid w:val="00AF0476"/>
    <w:rsid w:val="00AF0549"/>
    <w:rsid w:val="00AF0B44"/>
    <w:rsid w:val="00AF0C21"/>
    <w:rsid w:val="00AF151D"/>
    <w:rsid w:val="00AF22E1"/>
    <w:rsid w:val="00AF27FC"/>
    <w:rsid w:val="00AF2FF5"/>
    <w:rsid w:val="00AF3CA6"/>
    <w:rsid w:val="00AF4074"/>
    <w:rsid w:val="00AF626E"/>
    <w:rsid w:val="00AF697D"/>
    <w:rsid w:val="00AF7000"/>
    <w:rsid w:val="00AF7285"/>
    <w:rsid w:val="00AF7945"/>
    <w:rsid w:val="00B009D2"/>
    <w:rsid w:val="00B00DE0"/>
    <w:rsid w:val="00B013D9"/>
    <w:rsid w:val="00B01805"/>
    <w:rsid w:val="00B02292"/>
    <w:rsid w:val="00B036A2"/>
    <w:rsid w:val="00B04B3C"/>
    <w:rsid w:val="00B05613"/>
    <w:rsid w:val="00B0588C"/>
    <w:rsid w:val="00B0632E"/>
    <w:rsid w:val="00B07CCF"/>
    <w:rsid w:val="00B07D70"/>
    <w:rsid w:val="00B07DC1"/>
    <w:rsid w:val="00B07F14"/>
    <w:rsid w:val="00B1035F"/>
    <w:rsid w:val="00B10C34"/>
    <w:rsid w:val="00B10FA6"/>
    <w:rsid w:val="00B1186C"/>
    <w:rsid w:val="00B11A64"/>
    <w:rsid w:val="00B13B34"/>
    <w:rsid w:val="00B13EA0"/>
    <w:rsid w:val="00B1442F"/>
    <w:rsid w:val="00B14713"/>
    <w:rsid w:val="00B14895"/>
    <w:rsid w:val="00B14E9C"/>
    <w:rsid w:val="00B157DD"/>
    <w:rsid w:val="00B1582F"/>
    <w:rsid w:val="00B16AD6"/>
    <w:rsid w:val="00B17AA0"/>
    <w:rsid w:val="00B17BB6"/>
    <w:rsid w:val="00B20479"/>
    <w:rsid w:val="00B20F8A"/>
    <w:rsid w:val="00B21365"/>
    <w:rsid w:val="00B224B5"/>
    <w:rsid w:val="00B22587"/>
    <w:rsid w:val="00B22958"/>
    <w:rsid w:val="00B22C10"/>
    <w:rsid w:val="00B22D0D"/>
    <w:rsid w:val="00B233BA"/>
    <w:rsid w:val="00B234ED"/>
    <w:rsid w:val="00B23789"/>
    <w:rsid w:val="00B24C27"/>
    <w:rsid w:val="00B2526D"/>
    <w:rsid w:val="00B252F2"/>
    <w:rsid w:val="00B253E1"/>
    <w:rsid w:val="00B2616D"/>
    <w:rsid w:val="00B26703"/>
    <w:rsid w:val="00B26805"/>
    <w:rsid w:val="00B26CAA"/>
    <w:rsid w:val="00B27CD8"/>
    <w:rsid w:val="00B27E1A"/>
    <w:rsid w:val="00B301FB"/>
    <w:rsid w:val="00B3047A"/>
    <w:rsid w:val="00B304D3"/>
    <w:rsid w:val="00B30FE6"/>
    <w:rsid w:val="00B31037"/>
    <w:rsid w:val="00B310E0"/>
    <w:rsid w:val="00B320F0"/>
    <w:rsid w:val="00B328A3"/>
    <w:rsid w:val="00B328FA"/>
    <w:rsid w:val="00B32C6E"/>
    <w:rsid w:val="00B350CE"/>
    <w:rsid w:val="00B35209"/>
    <w:rsid w:val="00B354AB"/>
    <w:rsid w:val="00B35881"/>
    <w:rsid w:val="00B35A96"/>
    <w:rsid w:val="00B361C7"/>
    <w:rsid w:val="00B36D4C"/>
    <w:rsid w:val="00B372DC"/>
    <w:rsid w:val="00B40FA7"/>
    <w:rsid w:val="00B40FD5"/>
    <w:rsid w:val="00B41CC4"/>
    <w:rsid w:val="00B42DAF"/>
    <w:rsid w:val="00B431FC"/>
    <w:rsid w:val="00B43376"/>
    <w:rsid w:val="00B437FD"/>
    <w:rsid w:val="00B43819"/>
    <w:rsid w:val="00B43C0A"/>
    <w:rsid w:val="00B43C61"/>
    <w:rsid w:val="00B44532"/>
    <w:rsid w:val="00B44869"/>
    <w:rsid w:val="00B44FDC"/>
    <w:rsid w:val="00B45BE2"/>
    <w:rsid w:val="00B46481"/>
    <w:rsid w:val="00B46FCE"/>
    <w:rsid w:val="00B472BC"/>
    <w:rsid w:val="00B479C6"/>
    <w:rsid w:val="00B50676"/>
    <w:rsid w:val="00B51F30"/>
    <w:rsid w:val="00B5278F"/>
    <w:rsid w:val="00B5288A"/>
    <w:rsid w:val="00B52947"/>
    <w:rsid w:val="00B52B5C"/>
    <w:rsid w:val="00B53DC5"/>
    <w:rsid w:val="00B559CC"/>
    <w:rsid w:val="00B56447"/>
    <w:rsid w:val="00B56E67"/>
    <w:rsid w:val="00B610BD"/>
    <w:rsid w:val="00B616B9"/>
    <w:rsid w:val="00B6229F"/>
    <w:rsid w:val="00B62D57"/>
    <w:rsid w:val="00B63EA1"/>
    <w:rsid w:val="00B64C09"/>
    <w:rsid w:val="00B650D1"/>
    <w:rsid w:val="00B65633"/>
    <w:rsid w:val="00B65855"/>
    <w:rsid w:val="00B67AA7"/>
    <w:rsid w:val="00B70D56"/>
    <w:rsid w:val="00B71A11"/>
    <w:rsid w:val="00B71E2C"/>
    <w:rsid w:val="00B72166"/>
    <w:rsid w:val="00B72276"/>
    <w:rsid w:val="00B72584"/>
    <w:rsid w:val="00B72CB3"/>
    <w:rsid w:val="00B72E4A"/>
    <w:rsid w:val="00B72F87"/>
    <w:rsid w:val="00B7326E"/>
    <w:rsid w:val="00B74496"/>
    <w:rsid w:val="00B74D74"/>
    <w:rsid w:val="00B7562B"/>
    <w:rsid w:val="00B774C9"/>
    <w:rsid w:val="00B80343"/>
    <w:rsid w:val="00B80A10"/>
    <w:rsid w:val="00B8358D"/>
    <w:rsid w:val="00B837BC"/>
    <w:rsid w:val="00B83F3B"/>
    <w:rsid w:val="00B83F84"/>
    <w:rsid w:val="00B8507C"/>
    <w:rsid w:val="00B85D95"/>
    <w:rsid w:val="00B865A1"/>
    <w:rsid w:val="00B90202"/>
    <w:rsid w:val="00B9027C"/>
    <w:rsid w:val="00B90D3F"/>
    <w:rsid w:val="00B92394"/>
    <w:rsid w:val="00B92DC3"/>
    <w:rsid w:val="00B931C6"/>
    <w:rsid w:val="00B94651"/>
    <w:rsid w:val="00B94A39"/>
    <w:rsid w:val="00B959A8"/>
    <w:rsid w:val="00B9648E"/>
    <w:rsid w:val="00B9743F"/>
    <w:rsid w:val="00B97AE3"/>
    <w:rsid w:val="00BA0108"/>
    <w:rsid w:val="00BA03CE"/>
    <w:rsid w:val="00BA1707"/>
    <w:rsid w:val="00BA2BA6"/>
    <w:rsid w:val="00BA2EA6"/>
    <w:rsid w:val="00BA377D"/>
    <w:rsid w:val="00BA4FC3"/>
    <w:rsid w:val="00BA5116"/>
    <w:rsid w:val="00BA51AC"/>
    <w:rsid w:val="00BA5224"/>
    <w:rsid w:val="00BA5A17"/>
    <w:rsid w:val="00BA5E5D"/>
    <w:rsid w:val="00BA5E84"/>
    <w:rsid w:val="00BA675E"/>
    <w:rsid w:val="00BA6F1E"/>
    <w:rsid w:val="00BA75A4"/>
    <w:rsid w:val="00BA7E09"/>
    <w:rsid w:val="00BB1435"/>
    <w:rsid w:val="00BB1485"/>
    <w:rsid w:val="00BB1902"/>
    <w:rsid w:val="00BB3CB4"/>
    <w:rsid w:val="00BB4E3E"/>
    <w:rsid w:val="00BB4E90"/>
    <w:rsid w:val="00BB578D"/>
    <w:rsid w:val="00BB5B6C"/>
    <w:rsid w:val="00BB5FBE"/>
    <w:rsid w:val="00BC0529"/>
    <w:rsid w:val="00BC1F94"/>
    <w:rsid w:val="00BC210B"/>
    <w:rsid w:val="00BC278B"/>
    <w:rsid w:val="00BC2CE7"/>
    <w:rsid w:val="00BC318F"/>
    <w:rsid w:val="00BC3649"/>
    <w:rsid w:val="00BC36B1"/>
    <w:rsid w:val="00BC5207"/>
    <w:rsid w:val="00BC5211"/>
    <w:rsid w:val="00BC705A"/>
    <w:rsid w:val="00BC741C"/>
    <w:rsid w:val="00BD037A"/>
    <w:rsid w:val="00BD0A5C"/>
    <w:rsid w:val="00BD10E3"/>
    <w:rsid w:val="00BD22B8"/>
    <w:rsid w:val="00BD2FB6"/>
    <w:rsid w:val="00BD35D1"/>
    <w:rsid w:val="00BD43D2"/>
    <w:rsid w:val="00BD5A49"/>
    <w:rsid w:val="00BD674B"/>
    <w:rsid w:val="00BD691A"/>
    <w:rsid w:val="00BD6B61"/>
    <w:rsid w:val="00BD7202"/>
    <w:rsid w:val="00BD7982"/>
    <w:rsid w:val="00BD7EC6"/>
    <w:rsid w:val="00BE12CE"/>
    <w:rsid w:val="00BE2231"/>
    <w:rsid w:val="00BE25B7"/>
    <w:rsid w:val="00BE2FA1"/>
    <w:rsid w:val="00BE3A33"/>
    <w:rsid w:val="00BE4AFA"/>
    <w:rsid w:val="00BE6B27"/>
    <w:rsid w:val="00BE74ED"/>
    <w:rsid w:val="00BE776A"/>
    <w:rsid w:val="00BF034E"/>
    <w:rsid w:val="00BF11D6"/>
    <w:rsid w:val="00BF1D23"/>
    <w:rsid w:val="00BF25B5"/>
    <w:rsid w:val="00BF28FF"/>
    <w:rsid w:val="00BF3551"/>
    <w:rsid w:val="00BF420E"/>
    <w:rsid w:val="00BF5A15"/>
    <w:rsid w:val="00BF63DB"/>
    <w:rsid w:val="00BF63E2"/>
    <w:rsid w:val="00BF65EA"/>
    <w:rsid w:val="00BF6C3F"/>
    <w:rsid w:val="00C01E99"/>
    <w:rsid w:val="00C02617"/>
    <w:rsid w:val="00C02E42"/>
    <w:rsid w:val="00C02EDB"/>
    <w:rsid w:val="00C032E6"/>
    <w:rsid w:val="00C03FC0"/>
    <w:rsid w:val="00C056DC"/>
    <w:rsid w:val="00C062B3"/>
    <w:rsid w:val="00C0647A"/>
    <w:rsid w:val="00C06C09"/>
    <w:rsid w:val="00C06FFF"/>
    <w:rsid w:val="00C074B6"/>
    <w:rsid w:val="00C075DC"/>
    <w:rsid w:val="00C077C2"/>
    <w:rsid w:val="00C07A1D"/>
    <w:rsid w:val="00C10E59"/>
    <w:rsid w:val="00C10F23"/>
    <w:rsid w:val="00C12A62"/>
    <w:rsid w:val="00C1373D"/>
    <w:rsid w:val="00C15200"/>
    <w:rsid w:val="00C1587A"/>
    <w:rsid w:val="00C174E9"/>
    <w:rsid w:val="00C17514"/>
    <w:rsid w:val="00C177F1"/>
    <w:rsid w:val="00C17956"/>
    <w:rsid w:val="00C17B73"/>
    <w:rsid w:val="00C203D1"/>
    <w:rsid w:val="00C20B6A"/>
    <w:rsid w:val="00C21117"/>
    <w:rsid w:val="00C21A0A"/>
    <w:rsid w:val="00C21A8F"/>
    <w:rsid w:val="00C23B84"/>
    <w:rsid w:val="00C2427F"/>
    <w:rsid w:val="00C255B2"/>
    <w:rsid w:val="00C256DA"/>
    <w:rsid w:val="00C25DB4"/>
    <w:rsid w:val="00C263E8"/>
    <w:rsid w:val="00C269E5"/>
    <w:rsid w:val="00C27B59"/>
    <w:rsid w:val="00C27C54"/>
    <w:rsid w:val="00C30C39"/>
    <w:rsid w:val="00C31186"/>
    <w:rsid w:val="00C31315"/>
    <w:rsid w:val="00C31390"/>
    <w:rsid w:val="00C313CF"/>
    <w:rsid w:val="00C316D2"/>
    <w:rsid w:val="00C32842"/>
    <w:rsid w:val="00C32959"/>
    <w:rsid w:val="00C33652"/>
    <w:rsid w:val="00C338E3"/>
    <w:rsid w:val="00C33DAB"/>
    <w:rsid w:val="00C343B0"/>
    <w:rsid w:val="00C34CF4"/>
    <w:rsid w:val="00C361EF"/>
    <w:rsid w:val="00C36CD1"/>
    <w:rsid w:val="00C37FAC"/>
    <w:rsid w:val="00C400C5"/>
    <w:rsid w:val="00C40F64"/>
    <w:rsid w:val="00C41447"/>
    <w:rsid w:val="00C424EB"/>
    <w:rsid w:val="00C428BF"/>
    <w:rsid w:val="00C431DD"/>
    <w:rsid w:val="00C4474E"/>
    <w:rsid w:val="00C449CD"/>
    <w:rsid w:val="00C4646F"/>
    <w:rsid w:val="00C4692E"/>
    <w:rsid w:val="00C4705A"/>
    <w:rsid w:val="00C47938"/>
    <w:rsid w:val="00C47D2A"/>
    <w:rsid w:val="00C47F41"/>
    <w:rsid w:val="00C530DC"/>
    <w:rsid w:val="00C55548"/>
    <w:rsid w:val="00C559F8"/>
    <w:rsid w:val="00C55ABA"/>
    <w:rsid w:val="00C5634C"/>
    <w:rsid w:val="00C60F4D"/>
    <w:rsid w:val="00C619CC"/>
    <w:rsid w:val="00C62537"/>
    <w:rsid w:val="00C626E2"/>
    <w:rsid w:val="00C63376"/>
    <w:rsid w:val="00C63F3D"/>
    <w:rsid w:val="00C6467F"/>
    <w:rsid w:val="00C65051"/>
    <w:rsid w:val="00C65080"/>
    <w:rsid w:val="00C65C84"/>
    <w:rsid w:val="00C67B53"/>
    <w:rsid w:val="00C713E4"/>
    <w:rsid w:val="00C71480"/>
    <w:rsid w:val="00C7195E"/>
    <w:rsid w:val="00C71BC9"/>
    <w:rsid w:val="00C71C64"/>
    <w:rsid w:val="00C7254A"/>
    <w:rsid w:val="00C72F14"/>
    <w:rsid w:val="00C73B80"/>
    <w:rsid w:val="00C7408C"/>
    <w:rsid w:val="00C741BF"/>
    <w:rsid w:val="00C75709"/>
    <w:rsid w:val="00C76A35"/>
    <w:rsid w:val="00C77604"/>
    <w:rsid w:val="00C77867"/>
    <w:rsid w:val="00C779C9"/>
    <w:rsid w:val="00C80194"/>
    <w:rsid w:val="00C80E11"/>
    <w:rsid w:val="00C81973"/>
    <w:rsid w:val="00C81A4C"/>
    <w:rsid w:val="00C81B58"/>
    <w:rsid w:val="00C82AB1"/>
    <w:rsid w:val="00C83C3F"/>
    <w:rsid w:val="00C84137"/>
    <w:rsid w:val="00C86731"/>
    <w:rsid w:val="00C86C8B"/>
    <w:rsid w:val="00C87144"/>
    <w:rsid w:val="00C87B8B"/>
    <w:rsid w:val="00C87DA7"/>
    <w:rsid w:val="00C903BB"/>
    <w:rsid w:val="00C905B7"/>
    <w:rsid w:val="00C90FF3"/>
    <w:rsid w:val="00C91420"/>
    <w:rsid w:val="00C92ABC"/>
    <w:rsid w:val="00C92E23"/>
    <w:rsid w:val="00C93D5D"/>
    <w:rsid w:val="00C942A1"/>
    <w:rsid w:val="00C942E5"/>
    <w:rsid w:val="00C94BAA"/>
    <w:rsid w:val="00C951CE"/>
    <w:rsid w:val="00C95EFA"/>
    <w:rsid w:val="00C96E98"/>
    <w:rsid w:val="00CA0B40"/>
    <w:rsid w:val="00CA1F68"/>
    <w:rsid w:val="00CA35CA"/>
    <w:rsid w:val="00CA4344"/>
    <w:rsid w:val="00CA4A78"/>
    <w:rsid w:val="00CA6191"/>
    <w:rsid w:val="00CA6524"/>
    <w:rsid w:val="00CA6B08"/>
    <w:rsid w:val="00CA6B13"/>
    <w:rsid w:val="00CA7E68"/>
    <w:rsid w:val="00CB05E3"/>
    <w:rsid w:val="00CB090E"/>
    <w:rsid w:val="00CB269E"/>
    <w:rsid w:val="00CB2D39"/>
    <w:rsid w:val="00CB30CF"/>
    <w:rsid w:val="00CB3832"/>
    <w:rsid w:val="00CB3DEF"/>
    <w:rsid w:val="00CB45F1"/>
    <w:rsid w:val="00CB64B9"/>
    <w:rsid w:val="00CB6D02"/>
    <w:rsid w:val="00CB769D"/>
    <w:rsid w:val="00CB793E"/>
    <w:rsid w:val="00CB7FD7"/>
    <w:rsid w:val="00CC0ACF"/>
    <w:rsid w:val="00CC1AF9"/>
    <w:rsid w:val="00CC2AF5"/>
    <w:rsid w:val="00CC387E"/>
    <w:rsid w:val="00CC4740"/>
    <w:rsid w:val="00CC4D95"/>
    <w:rsid w:val="00CC4EDE"/>
    <w:rsid w:val="00CC542A"/>
    <w:rsid w:val="00CC6B48"/>
    <w:rsid w:val="00CD0DF1"/>
    <w:rsid w:val="00CD1BCE"/>
    <w:rsid w:val="00CD1F69"/>
    <w:rsid w:val="00CD27A3"/>
    <w:rsid w:val="00CD2885"/>
    <w:rsid w:val="00CD296A"/>
    <w:rsid w:val="00CD2BB5"/>
    <w:rsid w:val="00CD2EAB"/>
    <w:rsid w:val="00CD38F9"/>
    <w:rsid w:val="00CD3944"/>
    <w:rsid w:val="00CD49FB"/>
    <w:rsid w:val="00CD5EBE"/>
    <w:rsid w:val="00CD6259"/>
    <w:rsid w:val="00CD6E62"/>
    <w:rsid w:val="00CD732F"/>
    <w:rsid w:val="00CD7E82"/>
    <w:rsid w:val="00CE030F"/>
    <w:rsid w:val="00CE1C1E"/>
    <w:rsid w:val="00CE1CAC"/>
    <w:rsid w:val="00CE2837"/>
    <w:rsid w:val="00CE4034"/>
    <w:rsid w:val="00CE43BB"/>
    <w:rsid w:val="00CE6B26"/>
    <w:rsid w:val="00CE6F8B"/>
    <w:rsid w:val="00CF0248"/>
    <w:rsid w:val="00CF1A47"/>
    <w:rsid w:val="00CF1B08"/>
    <w:rsid w:val="00CF2F0D"/>
    <w:rsid w:val="00CF31A4"/>
    <w:rsid w:val="00CF394B"/>
    <w:rsid w:val="00CF3AC4"/>
    <w:rsid w:val="00CF4290"/>
    <w:rsid w:val="00CF4425"/>
    <w:rsid w:val="00CF44C1"/>
    <w:rsid w:val="00CF4D9E"/>
    <w:rsid w:val="00CF4E1E"/>
    <w:rsid w:val="00CF53C4"/>
    <w:rsid w:val="00CF58A5"/>
    <w:rsid w:val="00CF5EB7"/>
    <w:rsid w:val="00CF62F6"/>
    <w:rsid w:val="00CF6D80"/>
    <w:rsid w:val="00CF7161"/>
    <w:rsid w:val="00CF782B"/>
    <w:rsid w:val="00CF78BB"/>
    <w:rsid w:val="00D00209"/>
    <w:rsid w:val="00D0032D"/>
    <w:rsid w:val="00D00846"/>
    <w:rsid w:val="00D00E9F"/>
    <w:rsid w:val="00D012D3"/>
    <w:rsid w:val="00D01DFE"/>
    <w:rsid w:val="00D02851"/>
    <w:rsid w:val="00D028C2"/>
    <w:rsid w:val="00D02B73"/>
    <w:rsid w:val="00D02F0F"/>
    <w:rsid w:val="00D04B19"/>
    <w:rsid w:val="00D04E6E"/>
    <w:rsid w:val="00D05006"/>
    <w:rsid w:val="00D06F8F"/>
    <w:rsid w:val="00D078E3"/>
    <w:rsid w:val="00D1077E"/>
    <w:rsid w:val="00D1082E"/>
    <w:rsid w:val="00D1223C"/>
    <w:rsid w:val="00D141FF"/>
    <w:rsid w:val="00D14D0D"/>
    <w:rsid w:val="00D1530C"/>
    <w:rsid w:val="00D1671C"/>
    <w:rsid w:val="00D16AF6"/>
    <w:rsid w:val="00D1710B"/>
    <w:rsid w:val="00D17810"/>
    <w:rsid w:val="00D17874"/>
    <w:rsid w:val="00D17EFB"/>
    <w:rsid w:val="00D22D61"/>
    <w:rsid w:val="00D2334F"/>
    <w:rsid w:val="00D236DE"/>
    <w:rsid w:val="00D23C06"/>
    <w:rsid w:val="00D245D3"/>
    <w:rsid w:val="00D24A0A"/>
    <w:rsid w:val="00D251EF"/>
    <w:rsid w:val="00D25F6D"/>
    <w:rsid w:val="00D26377"/>
    <w:rsid w:val="00D26B8D"/>
    <w:rsid w:val="00D275E8"/>
    <w:rsid w:val="00D27B6E"/>
    <w:rsid w:val="00D31B34"/>
    <w:rsid w:val="00D324D3"/>
    <w:rsid w:val="00D32977"/>
    <w:rsid w:val="00D336E2"/>
    <w:rsid w:val="00D33A1F"/>
    <w:rsid w:val="00D34394"/>
    <w:rsid w:val="00D3472B"/>
    <w:rsid w:val="00D34942"/>
    <w:rsid w:val="00D34FB0"/>
    <w:rsid w:val="00D3511A"/>
    <w:rsid w:val="00D360EC"/>
    <w:rsid w:val="00D37A20"/>
    <w:rsid w:val="00D41EBE"/>
    <w:rsid w:val="00D432C5"/>
    <w:rsid w:val="00D43379"/>
    <w:rsid w:val="00D43F0F"/>
    <w:rsid w:val="00D44C76"/>
    <w:rsid w:val="00D44D0C"/>
    <w:rsid w:val="00D4511F"/>
    <w:rsid w:val="00D50FD2"/>
    <w:rsid w:val="00D514E4"/>
    <w:rsid w:val="00D517E9"/>
    <w:rsid w:val="00D523E9"/>
    <w:rsid w:val="00D524F1"/>
    <w:rsid w:val="00D532EC"/>
    <w:rsid w:val="00D53DFC"/>
    <w:rsid w:val="00D540BC"/>
    <w:rsid w:val="00D54B7C"/>
    <w:rsid w:val="00D54D46"/>
    <w:rsid w:val="00D5581B"/>
    <w:rsid w:val="00D558E8"/>
    <w:rsid w:val="00D56FFB"/>
    <w:rsid w:val="00D5754E"/>
    <w:rsid w:val="00D6019E"/>
    <w:rsid w:val="00D605B0"/>
    <w:rsid w:val="00D6101E"/>
    <w:rsid w:val="00D610ED"/>
    <w:rsid w:val="00D61260"/>
    <w:rsid w:val="00D619C6"/>
    <w:rsid w:val="00D61B01"/>
    <w:rsid w:val="00D61BC8"/>
    <w:rsid w:val="00D62F68"/>
    <w:rsid w:val="00D6356D"/>
    <w:rsid w:val="00D64D04"/>
    <w:rsid w:val="00D64E96"/>
    <w:rsid w:val="00D65B4D"/>
    <w:rsid w:val="00D65CAC"/>
    <w:rsid w:val="00D65FF3"/>
    <w:rsid w:val="00D66A0D"/>
    <w:rsid w:val="00D67524"/>
    <w:rsid w:val="00D67B51"/>
    <w:rsid w:val="00D67F01"/>
    <w:rsid w:val="00D704D4"/>
    <w:rsid w:val="00D710AE"/>
    <w:rsid w:val="00D71FF0"/>
    <w:rsid w:val="00D72167"/>
    <w:rsid w:val="00D72666"/>
    <w:rsid w:val="00D73FE0"/>
    <w:rsid w:val="00D74294"/>
    <w:rsid w:val="00D749CD"/>
    <w:rsid w:val="00D755AA"/>
    <w:rsid w:val="00D75AB0"/>
    <w:rsid w:val="00D760E8"/>
    <w:rsid w:val="00D76372"/>
    <w:rsid w:val="00D76ABB"/>
    <w:rsid w:val="00D76E12"/>
    <w:rsid w:val="00D776A2"/>
    <w:rsid w:val="00D8036D"/>
    <w:rsid w:val="00D8057F"/>
    <w:rsid w:val="00D80890"/>
    <w:rsid w:val="00D80A0A"/>
    <w:rsid w:val="00D811F4"/>
    <w:rsid w:val="00D81562"/>
    <w:rsid w:val="00D823B2"/>
    <w:rsid w:val="00D82C2A"/>
    <w:rsid w:val="00D8506C"/>
    <w:rsid w:val="00D85C6C"/>
    <w:rsid w:val="00D85F8F"/>
    <w:rsid w:val="00D87FCE"/>
    <w:rsid w:val="00D900B9"/>
    <w:rsid w:val="00D90916"/>
    <w:rsid w:val="00D91C1E"/>
    <w:rsid w:val="00D92124"/>
    <w:rsid w:val="00D922EA"/>
    <w:rsid w:val="00D92411"/>
    <w:rsid w:val="00D936A4"/>
    <w:rsid w:val="00D93804"/>
    <w:rsid w:val="00D94250"/>
    <w:rsid w:val="00D9448C"/>
    <w:rsid w:val="00D944D9"/>
    <w:rsid w:val="00D94D12"/>
    <w:rsid w:val="00D95039"/>
    <w:rsid w:val="00D96B80"/>
    <w:rsid w:val="00D9717B"/>
    <w:rsid w:val="00D978AA"/>
    <w:rsid w:val="00DA1290"/>
    <w:rsid w:val="00DA22F9"/>
    <w:rsid w:val="00DA3802"/>
    <w:rsid w:val="00DA4A94"/>
    <w:rsid w:val="00DA6FBF"/>
    <w:rsid w:val="00DA739B"/>
    <w:rsid w:val="00DA7EE6"/>
    <w:rsid w:val="00DB0414"/>
    <w:rsid w:val="00DB14AA"/>
    <w:rsid w:val="00DB1EFE"/>
    <w:rsid w:val="00DB394B"/>
    <w:rsid w:val="00DB4DEC"/>
    <w:rsid w:val="00DB50C6"/>
    <w:rsid w:val="00DB56EB"/>
    <w:rsid w:val="00DB6FB6"/>
    <w:rsid w:val="00DB7D8F"/>
    <w:rsid w:val="00DB7E10"/>
    <w:rsid w:val="00DC07E6"/>
    <w:rsid w:val="00DC1195"/>
    <w:rsid w:val="00DC1B8B"/>
    <w:rsid w:val="00DC21FB"/>
    <w:rsid w:val="00DC2426"/>
    <w:rsid w:val="00DC262F"/>
    <w:rsid w:val="00DC2AAA"/>
    <w:rsid w:val="00DC2D59"/>
    <w:rsid w:val="00DC313A"/>
    <w:rsid w:val="00DC36AD"/>
    <w:rsid w:val="00DC3F67"/>
    <w:rsid w:val="00DC4268"/>
    <w:rsid w:val="00DC48C6"/>
    <w:rsid w:val="00DC7167"/>
    <w:rsid w:val="00DC7A57"/>
    <w:rsid w:val="00DD01BA"/>
    <w:rsid w:val="00DD29BC"/>
    <w:rsid w:val="00DD2C77"/>
    <w:rsid w:val="00DD3022"/>
    <w:rsid w:val="00DD38C7"/>
    <w:rsid w:val="00DD3A22"/>
    <w:rsid w:val="00DD40A2"/>
    <w:rsid w:val="00DD4B23"/>
    <w:rsid w:val="00DD5D32"/>
    <w:rsid w:val="00DD66C6"/>
    <w:rsid w:val="00DD6A82"/>
    <w:rsid w:val="00DD7114"/>
    <w:rsid w:val="00DD723A"/>
    <w:rsid w:val="00DE2917"/>
    <w:rsid w:val="00DE2CE8"/>
    <w:rsid w:val="00DE3A39"/>
    <w:rsid w:val="00DE4336"/>
    <w:rsid w:val="00DE4438"/>
    <w:rsid w:val="00DE5225"/>
    <w:rsid w:val="00DE5BD9"/>
    <w:rsid w:val="00DE5EEA"/>
    <w:rsid w:val="00DE61D8"/>
    <w:rsid w:val="00DE7F0A"/>
    <w:rsid w:val="00DE7F4C"/>
    <w:rsid w:val="00DF0135"/>
    <w:rsid w:val="00DF17DC"/>
    <w:rsid w:val="00DF2DFD"/>
    <w:rsid w:val="00DF47ED"/>
    <w:rsid w:val="00DF5831"/>
    <w:rsid w:val="00DF5E94"/>
    <w:rsid w:val="00DF6520"/>
    <w:rsid w:val="00DF778B"/>
    <w:rsid w:val="00DF7BC9"/>
    <w:rsid w:val="00DF7EC0"/>
    <w:rsid w:val="00DF7F55"/>
    <w:rsid w:val="00E004D2"/>
    <w:rsid w:val="00E00703"/>
    <w:rsid w:val="00E007AB"/>
    <w:rsid w:val="00E007DB"/>
    <w:rsid w:val="00E00843"/>
    <w:rsid w:val="00E00A12"/>
    <w:rsid w:val="00E00ECF"/>
    <w:rsid w:val="00E018A3"/>
    <w:rsid w:val="00E0321B"/>
    <w:rsid w:val="00E04532"/>
    <w:rsid w:val="00E048C7"/>
    <w:rsid w:val="00E04928"/>
    <w:rsid w:val="00E061C5"/>
    <w:rsid w:val="00E064E7"/>
    <w:rsid w:val="00E06BFE"/>
    <w:rsid w:val="00E06D38"/>
    <w:rsid w:val="00E11739"/>
    <w:rsid w:val="00E11FF2"/>
    <w:rsid w:val="00E12FF4"/>
    <w:rsid w:val="00E14772"/>
    <w:rsid w:val="00E1580B"/>
    <w:rsid w:val="00E15D09"/>
    <w:rsid w:val="00E17090"/>
    <w:rsid w:val="00E170BE"/>
    <w:rsid w:val="00E179CF"/>
    <w:rsid w:val="00E17D3E"/>
    <w:rsid w:val="00E21A37"/>
    <w:rsid w:val="00E21D64"/>
    <w:rsid w:val="00E21FDE"/>
    <w:rsid w:val="00E232FB"/>
    <w:rsid w:val="00E24784"/>
    <w:rsid w:val="00E2556C"/>
    <w:rsid w:val="00E25764"/>
    <w:rsid w:val="00E26132"/>
    <w:rsid w:val="00E27690"/>
    <w:rsid w:val="00E2782B"/>
    <w:rsid w:val="00E3066B"/>
    <w:rsid w:val="00E306E7"/>
    <w:rsid w:val="00E313BD"/>
    <w:rsid w:val="00E35DD2"/>
    <w:rsid w:val="00E36FBE"/>
    <w:rsid w:val="00E376AE"/>
    <w:rsid w:val="00E37C74"/>
    <w:rsid w:val="00E4084B"/>
    <w:rsid w:val="00E40A3E"/>
    <w:rsid w:val="00E4144A"/>
    <w:rsid w:val="00E41A4C"/>
    <w:rsid w:val="00E425A1"/>
    <w:rsid w:val="00E426CC"/>
    <w:rsid w:val="00E43D5F"/>
    <w:rsid w:val="00E441BB"/>
    <w:rsid w:val="00E44B74"/>
    <w:rsid w:val="00E45DD4"/>
    <w:rsid w:val="00E46057"/>
    <w:rsid w:val="00E462AE"/>
    <w:rsid w:val="00E4654A"/>
    <w:rsid w:val="00E51708"/>
    <w:rsid w:val="00E55682"/>
    <w:rsid w:val="00E56973"/>
    <w:rsid w:val="00E56B2E"/>
    <w:rsid w:val="00E56FB4"/>
    <w:rsid w:val="00E578D8"/>
    <w:rsid w:val="00E609C4"/>
    <w:rsid w:val="00E61999"/>
    <w:rsid w:val="00E621A7"/>
    <w:rsid w:val="00E645FD"/>
    <w:rsid w:val="00E648D3"/>
    <w:rsid w:val="00E6605E"/>
    <w:rsid w:val="00E66353"/>
    <w:rsid w:val="00E6732B"/>
    <w:rsid w:val="00E67580"/>
    <w:rsid w:val="00E677E5"/>
    <w:rsid w:val="00E67F79"/>
    <w:rsid w:val="00E706C0"/>
    <w:rsid w:val="00E718BD"/>
    <w:rsid w:val="00E75E4C"/>
    <w:rsid w:val="00E76D77"/>
    <w:rsid w:val="00E7742B"/>
    <w:rsid w:val="00E7773B"/>
    <w:rsid w:val="00E82197"/>
    <w:rsid w:val="00E821B2"/>
    <w:rsid w:val="00E82DC9"/>
    <w:rsid w:val="00E8349C"/>
    <w:rsid w:val="00E846D5"/>
    <w:rsid w:val="00E84748"/>
    <w:rsid w:val="00E84972"/>
    <w:rsid w:val="00E84AEB"/>
    <w:rsid w:val="00E84BBE"/>
    <w:rsid w:val="00E84E1A"/>
    <w:rsid w:val="00E858EB"/>
    <w:rsid w:val="00E86965"/>
    <w:rsid w:val="00E875F0"/>
    <w:rsid w:val="00E87B54"/>
    <w:rsid w:val="00E90CA0"/>
    <w:rsid w:val="00E918E1"/>
    <w:rsid w:val="00E91914"/>
    <w:rsid w:val="00E927CD"/>
    <w:rsid w:val="00E939CD"/>
    <w:rsid w:val="00E93B0E"/>
    <w:rsid w:val="00E943F1"/>
    <w:rsid w:val="00E9474A"/>
    <w:rsid w:val="00E947B7"/>
    <w:rsid w:val="00E94F64"/>
    <w:rsid w:val="00E95408"/>
    <w:rsid w:val="00E9712D"/>
    <w:rsid w:val="00E97EB4"/>
    <w:rsid w:val="00EA015A"/>
    <w:rsid w:val="00EA07D2"/>
    <w:rsid w:val="00EA25AD"/>
    <w:rsid w:val="00EA27AD"/>
    <w:rsid w:val="00EA2DD9"/>
    <w:rsid w:val="00EA324B"/>
    <w:rsid w:val="00EA44E3"/>
    <w:rsid w:val="00EA4BCC"/>
    <w:rsid w:val="00EA5A05"/>
    <w:rsid w:val="00EA68BA"/>
    <w:rsid w:val="00EA7A1C"/>
    <w:rsid w:val="00EB017A"/>
    <w:rsid w:val="00EB0E03"/>
    <w:rsid w:val="00EB1A65"/>
    <w:rsid w:val="00EB2B41"/>
    <w:rsid w:val="00EB6B00"/>
    <w:rsid w:val="00EB6DAA"/>
    <w:rsid w:val="00EC2F5B"/>
    <w:rsid w:val="00EC2F97"/>
    <w:rsid w:val="00EC30F3"/>
    <w:rsid w:val="00EC4DDB"/>
    <w:rsid w:val="00EC5A22"/>
    <w:rsid w:val="00EC5A9B"/>
    <w:rsid w:val="00EC7F17"/>
    <w:rsid w:val="00ED019B"/>
    <w:rsid w:val="00ED261E"/>
    <w:rsid w:val="00ED26DD"/>
    <w:rsid w:val="00ED2C42"/>
    <w:rsid w:val="00ED2C83"/>
    <w:rsid w:val="00ED326B"/>
    <w:rsid w:val="00ED3A04"/>
    <w:rsid w:val="00ED4546"/>
    <w:rsid w:val="00ED4776"/>
    <w:rsid w:val="00ED48B9"/>
    <w:rsid w:val="00ED48CE"/>
    <w:rsid w:val="00ED5F20"/>
    <w:rsid w:val="00ED62BB"/>
    <w:rsid w:val="00ED73D7"/>
    <w:rsid w:val="00EE035B"/>
    <w:rsid w:val="00EE24AE"/>
    <w:rsid w:val="00EE24F3"/>
    <w:rsid w:val="00EE3A89"/>
    <w:rsid w:val="00EE3EBB"/>
    <w:rsid w:val="00EE4228"/>
    <w:rsid w:val="00EE44B4"/>
    <w:rsid w:val="00EE44BC"/>
    <w:rsid w:val="00EE4674"/>
    <w:rsid w:val="00EE4A5E"/>
    <w:rsid w:val="00EE4AF3"/>
    <w:rsid w:val="00EE57D9"/>
    <w:rsid w:val="00EE5C6D"/>
    <w:rsid w:val="00EE65A2"/>
    <w:rsid w:val="00EE7060"/>
    <w:rsid w:val="00EE7067"/>
    <w:rsid w:val="00EE7B36"/>
    <w:rsid w:val="00EF04B1"/>
    <w:rsid w:val="00EF166A"/>
    <w:rsid w:val="00EF1A06"/>
    <w:rsid w:val="00EF286C"/>
    <w:rsid w:val="00EF294A"/>
    <w:rsid w:val="00EF3257"/>
    <w:rsid w:val="00EF3746"/>
    <w:rsid w:val="00EF3E85"/>
    <w:rsid w:val="00EF419B"/>
    <w:rsid w:val="00EF4922"/>
    <w:rsid w:val="00EF52E0"/>
    <w:rsid w:val="00EF57BB"/>
    <w:rsid w:val="00EF5D9E"/>
    <w:rsid w:val="00EF6D8C"/>
    <w:rsid w:val="00EF7265"/>
    <w:rsid w:val="00EF7B10"/>
    <w:rsid w:val="00EF7B14"/>
    <w:rsid w:val="00EF7C9C"/>
    <w:rsid w:val="00F0022F"/>
    <w:rsid w:val="00F0103A"/>
    <w:rsid w:val="00F01B97"/>
    <w:rsid w:val="00F0289D"/>
    <w:rsid w:val="00F0309B"/>
    <w:rsid w:val="00F03535"/>
    <w:rsid w:val="00F06040"/>
    <w:rsid w:val="00F06959"/>
    <w:rsid w:val="00F06DAF"/>
    <w:rsid w:val="00F077AC"/>
    <w:rsid w:val="00F1092A"/>
    <w:rsid w:val="00F10990"/>
    <w:rsid w:val="00F11798"/>
    <w:rsid w:val="00F11B08"/>
    <w:rsid w:val="00F11B36"/>
    <w:rsid w:val="00F13B64"/>
    <w:rsid w:val="00F13CCF"/>
    <w:rsid w:val="00F14BDC"/>
    <w:rsid w:val="00F14F65"/>
    <w:rsid w:val="00F158BE"/>
    <w:rsid w:val="00F205D4"/>
    <w:rsid w:val="00F2060E"/>
    <w:rsid w:val="00F22161"/>
    <w:rsid w:val="00F224EC"/>
    <w:rsid w:val="00F23811"/>
    <w:rsid w:val="00F24665"/>
    <w:rsid w:val="00F24996"/>
    <w:rsid w:val="00F24BC3"/>
    <w:rsid w:val="00F24CDD"/>
    <w:rsid w:val="00F24FE5"/>
    <w:rsid w:val="00F25D2D"/>
    <w:rsid w:val="00F26160"/>
    <w:rsid w:val="00F26D4E"/>
    <w:rsid w:val="00F27428"/>
    <w:rsid w:val="00F27BEA"/>
    <w:rsid w:val="00F30B1D"/>
    <w:rsid w:val="00F314FC"/>
    <w:rsid w:val="00F32246"/>
    <w:rsid w:val="00F330F8"/>
    <w:rsid w:val="00F34634"/>
    <w:rsid w:val="00F35407"/>
    <w:rsid w:val="00F35674"/>
    <w:rsid w:val="00F3581B"/>
    <w:rsid w:val="00F363D4"/>
    <w:rsid w:val="00F36622"/>
    <w:rsid w:val="00F3726C"/>
    <w:rsid w:val="00F40714"/>
    <w:rsid w:val="00F40F31"/>
    <w:rsid w:val="00F42C94"/>
    <w:rsid w:val="00F44C3D"/>
    <w:rsid w:val="00F46779"/>
    <w:rsid w:val="00F47014"/>
    <w:rsid w:val="00F4736E"/>
    <w:rsid w:val="00F47F9B"/>
    <w:rsid w:val="00F5034C"/>
    <w:rsid w:val="00F50A51"/>
    <w:rsid w:val="00F530C3"/>
    <w:rsid w:val="00F552D2"/>
    <w:rsid w:val="00F56E71"/>
    <w:rsid w:val="00F57411"/>
    <w:rsid w:val="00F57BDC"/>
    <w:rsid w:val="00F602FB"/>
    <w:rsid w:val="00F60503"/>
    <w:rsid w:val="00F60B28"/>
    <w:rsid w:val="00F62559"/>
    <w:rsid w:val="00F63092"/>
    <w:rsid w:val="00F63968"/>
    <w:rsid w:val="00F656E5"/>
    <w:rsid w:val="00F6683C"/>
    <w:rsid w:val="00F66DF2"/>
    <w:rsid w:val="00F67898"/>
    <w:rsid w:val="00F67F82"/>
    <w:rsid w:val="00F67FF6"/>
    <w:rsid w:val="00F70DAE"/>
    <w:rsid w:val="00F722FC"/>
    <w:rsid w:val="00F7381C"/>
    <w:rsid w:val="00F76868"/>
    <w:rsid w:val="00F7695A"/>
    <w:rsid w:val="00F77750"/>
    <w:rsid w:val="00F7793B"/>
    <w:rsid w:val="00F77CA0"/>
    <w:rsid w:val="00F80DC2"/>
    <w:rsid w:val="00F816D8"/>
    <w:rsid w:val="00F8233C"/>
    <w:rsid w:val="00F82E14"/>
    <w:rsid w:val="00F83E4C"/>
    <w:rsid w:val="00F83FCC"/>
    <w:rsid w:val="00F842E1"/>
    <w:rsid w:val="00F8494D"/>
    <w:rsid w:val="00F84C54"/>
    <w:rsid w:val="00F84FAF"/>
    <w:rsid w:val="00F8557D"/>
    <w:rsid w:val="00F85F77"/>
    <w:rsid w:val="00F86265"/>
    <w:rsid w:val="00F8652B"/>
    <w:rsid w:val="00F86855"/>
    <w:rsid w:val="00F87764"/>
    <w:rsid w:val="00F9011B"/>
    <w:rsid w:val="00F90D16"/>
    <w:rsid w:val="00F90E05"/>
    <w:rsid w:val="00F915E0"/>
    <w:rsid w:val="00F91EBE"/>
    <w:rsid w:val="00F9291D"/>
    <w:rsid w:val="00F93067"/>
    <w:rsid w:val="00F9361F"/>
    <w:rsid w:val="00F93E2E"/>
    <w:rsid w:val="00F958ED"/>
    <w:rsid w:val="00F96C5A"/>
    <w:rsid w:val="00F96EEC"/>
    <w:rsid w:val="00F97E75"/>
    <w:rsid w:val="00FA142A"/>
    <w:rsid w:val="00FA14B9"/>
    <w:rsid w:val="00FA1D96"/>
    <w:rsid w:val="00FA219E"/>
    <w:rsid w:val="00FA2575"/>
    <w:rsid w:val="00FA371E"/>
    <w:rsid w:val="00FA3757"/>
    <w:rsid w:val="00FA3832"/>
    <w:rsid w:val="00FA3AF5"/>
    <w:rsid w:val="00FA449C"/>
    <w:rsid w:val="00FA6AC1"/>
    <w:rsid w:val="00FA745A"/>
    <w:rsid w:val="00FA756C"/>
    <w:rsid w:val="00FA7893"/>
    <w:rsid w:val="00FA7B5C"/>
    <w:rsid w:val="00FB156E"/>
    <w:rsid w:val="00FB1E12"/>
    <w:rsid w:val="00FB2507"/>
    <w:rsid w:val="00FB268E"/>
    <w:rsid w:val="00FB32F8"/>
    <w:rsid w:val="00FB3545"/>
    <w:rsid w:val="00FB35CE"/>
    <w:rsid w:val="00FB3AC6"/>
    <w:rsid w:val="00FB3E80"/>
    <w:rsid w:val="00FB3F8D"/>
    <w:rsid w:val="00FB5317"/>
    <w:rsid w:val="00FB6FED"/>
    <w:rsid w:val="00FC02B5"/>
    <w:rsid w:val="00FC1362"/>
    <w:rsid w:val="00FC19EC"/>
    <w:rsid w:val="00FC2C13"/>
    <w:rsid w:val="00FC2C9D"/>
    <w:rsid w:val="00FC2F5F"/>
    <w:rsid w:val="00FC42CE"/>
    <w:rsid w:val="00FC48D4"/>
    <w:rsid w:val="00FC53CA"/>
    <w:rsid w:val="00FC79B2"/>
    <w:rsid w:val="00FD034E"/>
    <w:rsid w:val="00FD0B2B"/>
    <w:rsid w:val="00FD0E10"/>
    <w:rsid w:val="00FD1B21"/>
    <w:rsid w:val="00FD1F52"/>
    <w:rsid w:val="00FD2B8F"/>
    <w:rsid w:val="00FD2EC6"/>
    <w:rsid w:val="00FD333E"/>
    <w:rsid w:val="00FD3C6B"/>
    <w:rsid w:val="00FD3FFC"/>
    <w:rsid w:val="00FD43AE"/>
    <w:rsid w:val="00FD43BB"/>
    <w:rsid w:val="00FD4A23"/>
    <w:rsid w:val="00FD4E26"/>
    <w:rsid w:val="00FD50ED"/>
    <w:rsid w:val="00FD5939"/>
    <w:rsid w:val="00FD7E30"/>
    <w:rsid w:val="00FE0092"/>
    <w:rsid w:val="00FE26C4"/>
    <w:rsid w:val="00FE319A"/>
    <w:rsid w:val="00FE31AD"/>
    <w:rsid w:val="00FE3863"/>
    <w:rsid w:val="00FE46DD"/>
    <w:rsid w:val="00FE4A29"/>
    <w:rsid w:val="00FE4C96"/>
    <w:rsid w:val="00FE6359"/>
    <w:rsid w:val="00FE69BB"/>
    <w:rsid w:val="00FF0632"/>
    <w:rsid w:val="00FF0C39"/>
    <w:rsid w:val="00FF237D"/>
    <w:rsid w:val="00FF4287"/>
    <w:rsid w:val="00FF468E"/>
    <w:rsid w:val="00FF56F4"/>
    <w:rsid w:val="00FF60BE"/>
    <w:rsid w:val="00FF653F"/>
    <w:rsid w:val="00FF692D"/>
    <w:rsid w:val="00FF7D1E"/>
    <w:rsid w:val="00FF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23FE279"/>
  <w15:docId w15:val="{E8DB3C5C-B779-4ED2-852C-3462C052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9111C1"/>
    <w:pPr>
      <w:widowControl w:val="0"/>
    </w:pPr>
    <w:rPr>
      <w:rFonts w:ascii="Times New Roman" w:eastAsia="標楷體" w:hAnsi="Times New Roman"/>
    </w:rPr>
  </w:style>
  <w:style w:type="paragraph" w:styleId="1">
    <w:name w:val="heading 1"/>
    <w:aliases w:val="Fab-1,h1,1 ghost,g,ghost,H1,Section Title,l1,Section Head,1.0,Chapter Heading,Head 1 (Chapter heading),Titre§,1,R1,H11,1st level,numreq,ch,Section,MIGHeading 1,ch1,Huvudrubrik,PA Chapter,Level 1,Schedule number,Section Heading,fjb1,Head,章"/>
    <w:basedOn w:val="a2"/>
    <w:next w:val="a2"/>
    <w:link w:val="10"/>
    <w:uiPriority w:val="99"/>
    <w:qFormat/>
    <w:rsid w:val="00BF034E"/>
    <w:pPr>
      <w:keepNext/>
      <w:widowControl/>
      <w:numPr>
        <w:numId w:val="1"/>
      </w:numPr>
      <w:spacing w:before="240" w:after="60" w:line="360" w:lineRule="auto"/>
      <w:jc w:val="both"/>
      <w:outlineLvl w:val="0"/>
    </w:pPr>
    <w:rPr>
      <w:rFonts w:cs="Times New Roman"/>
      <w:b/>
      <w:bCs/>
      <w:kern w:val="32"/>
      <w:sz w:val="32"/>
      <w:szCs w:val="32"/>
      <w:lang w:val="en-AU" w:eastAsia="en-US"/>
    </w:rPr>
  </w:style>
  <w:style w:type="paragraph" w:styleId="2">
    <w:name w:val="heading 2"/>
    <w:aliases w:val="Fab-2,h2,2,Header 2,l2,Level 2 Head,H2,Head2A,Heading 2 Hidden,Titre 2S,Sub-section Title,Head 2,UNDERRUBRIK 1-2,TitreProp,ITT t2,PA Major Section,Livello 2,R2,H21,Head1,2nd level,Major,h1a,Titre 2 VGX,título 2,heading 21,Nivel X.1"/>
    <w:basedOn w:val="a2"/>
    <w:next w:val="a2"/>
    <w:link w:val="20"/>
    <w:uiPriority w:val="99"/>
    <w:qFormat/>
    <w:rsid w:val="00BF034E"/>
    <w:pPr>
      <w:keepNext/>
      <w:widowControl/>
      <w:numPr>
        <w:ilvl w:val="1"/>
        <w:numId w:val="1"/>
      </w:numPr>
      <w:spacing w:before="240" w:after="60" w:line="360" w:lineRule="auto"/>
      <w:jc w:val="both"/>
      <w:outlineLvl w:val="1"/>
    </w:pPr>
    <w:rPr>
      <w:rFonts w:cs="Times New Roman"/>
      <w:b/>
      <w:bCs/>
      <w:kern w:val="0"/>
      <w:sz w:val="28"/>
      <w:szCs w:val="28"/>
      <w:lang w:val="en-AU" w:eastAsia="en-US"/>
    </w:rPr>
  </w:style>
  <w:style w:type="paragraph" w:styleId="3">
    <w:name w:val="heading 3"/>
    <w:aliases w:val="Fab-3,Table Attribute Heading,H3,Sub-sub section Title,h3,Underrubrik2,3,list 3,Head 3,1.1.1,3rd level,l3+toc 3,CT,PARA3,PARA31,Minor,sub-sub,dd heading 3,dh3,13,Level-3 heading,heading3,C Sub-Sub/Italic,h3 sub heading,Head 31,e"/>
    <w:basedOn w:val="a2"/>
    <w:next w:val="a2"/>
    <w:link w:val="30"/>
    <w:uiPriority w:val="99"/>
    <w:qFormat/>
    <w:rsid w:val="00BF034E"/>
    <w:pPr>
      <w:keepNext/>
      <w:widowControl/>
      <w:numPr>
        <w:ilvl w:val="2"/>
        <w:numId w:val="1"/>
      </w:numPr>
      <w:spacing w:before="240" w:after="60" w:line="360" w:lineRule="auto"/>
      <w:jc w:val="both"/>
      <w:outlineLvl w:val="2"/>
    </w:pPr>
    <w:rPr>
      <w:rFonts w:cs="Times New Roman"/>
      <w:b/>
      <w:bCs/>
      <w:kern w:val="0"/>
      <w:sz w:val="26"/>
      <w:szCs w:val="26"/>
      <w:lang w:val="en-AU" w:eastAsia="en-US"/>
    </w:rPr>
  </w:style>
  <w:style w:type="paragraph" w:styleId="4">
    <w:name w:val="heading 4"/>
    <w:aliases w:val="Fab-4,T5,Paragraph Title,h4,H4,A-req,Sub-Minor,Case Sub-Header,heading4,Level 4 Topic Heading,T4,Annex 4,Contract 3rd Level,KJL:3rd Level,KJL:Octel 3rd Level,Title 1,(Alt+4),H41,(Alt+4)1,H42,(Alt+4)2,H43,(Alt+4)3,H44,(Alt+4)4,H45,(Alt+4)5"/>
    <w:basedOn w:val="a2"/>
    <w:next w:val="a2"/>
    <w:link w:val="40"/>
    <w:uiPriority w:val="99"/>
    <w:qFormat/>
    <w:rsid w:val="00806937"/>
    <w:pPr>
      <w:keepNext/>
      <w:widowControl/>
      <w:numPr>
        <w:ilvl w:val="3"/>
        <w:numId w:val="1"/>
      </w:numPr>
      <w:spacing w:before="240" w:after="60" w:line="360" w:lineRule="auto"/>
      <w:jc w:val="both"/>
      <w:outlineLvl w:val="3"/>
    </w:pPr>
    <w:rPr>
      <w:rFonts w:cs="Times New Roman"/>
      <w:b/>
      <w:bCs/>
      <w:kern w:val="0"/>
      <w:szCs w:val="24"/>
      <w:lang w:val="en-AU" w:eastAsia="en-US"/>
    </w:rPr>
  </w:style>
  <w:style w:type="paragraph" w:styleId="5">
    <w:name w:val="heading 5"/>
    <w:aliases w:val="H5,Block Label,h5,Contract 4th Level,Sub4Para,h51,h52,Entrust Heading 5,Heading 5-1,**Level 4 Paragraph Header,L5,Bloc,Bloc1,Bloc2,Bloc3,Bloc4,Roman list,Blank 1,PA Pico Section,Appendix A to X,T:,Bullet2,5,FMH1,First Bullet,dash,ds,dd"/>
    <w:basedOn w:val="a2"/>
    <w:next w:val="a2"/>
    <w:link w:val="50"/>
    <w:uiPriority w:val="99"/>
    <w:qFormat/>
    <w:rsid w:val="009F75D4"/>
    <w:pPr>
      <w:keepNext/>
      <w:widowControl/>
      <w:numPr>
        <w:ilvl w:val="4"/>
        <w:numId w:val="1"/>
      </w:numPr>
      <w:spacing w:line="360" w:lineRule="auto"/>
      <w:jc w:val="both"/>
      <w:outlineLvl w:val="4"/>
    </w:pPr>
    <w:rPr>
      <w:rFonts w:eastAsia="新細明體" w:cs="Times New Roman"/>
      <w:b/>
      <w:bCs/>
      <w:kern w:val="0"/>
      <w:sz w:val="22"/>
      <w:lang w:val="en-AU" w:eastAsia="en-US"/>
    </w:rPr>
  </w:style>
  <w:style w:type="paragraph" w:styleId="6">
    <w:name w:val="heading 6"/>
    <w:aliases w:val="H6,T1,L1 Heading 6,table footer,Contract 5th Level,h6,h61,h62,Entrust Heading 6,Annexe,Bullet list,Annexe1,T6,Blank 2,PA Appendix,Sub sub sub sub heading,Bullet list1,Bullet list2,Bullet list11,Bullet list3,Bullet list12,Bullet list21"/>
    <w:basedOn w:val="a2"/>
    <w:next w:val="a2"/>
    <w:link w:val="60"/>
    <w:uiPriority w:val="99"/>
    <w:qFormat/>
    <w:rsid w:val="009F75D4"/>
    <w:pPr>
      <w:keepNext/>
      <w:widowControl/>
      <w:numPr>
        <w:ilvl w:val="5"/>
        <w:numId w:val="1"/>
      </w:numPr>
      <w:spacing w:line="360" w:lineRule="auto"/>
      <w:jc w:val="both"/>
      <w:outlineLvl w:val="5"/>
    </w:pPr>
    <w:rPr>
      <w:rFonts w:eastAsia="新細明體" w:cs="Times New Roman"/>
      <w:b/>
      <w:bCs/>
      <w:kern w:val="0"/>
      <w:sz w:val="22"/>
      <w:lang w:val="en-AU" w:eastAsia="en-US"/>
    </w:rPr>
  </w:style>
  <w:style w:type="paragraph" w:styleId="7">
    <w:name w:val="heading 7"/>
    <w:aliases w:val="L7,L1 Heading 7,figure footer,Contract 6th level,Appendix Heading,Entrust Heading 7,Standard,Annexe 1,H7,letter list,lettered list,Annexe2,T7,Blank 3,PA Appendix Major,App Head,App heading,letter list1,lettered list1,letter list2"/>
    <w:basedOn w:val="a2"/>
    <w:next w:val="a2"/>
    <w:link w:val="70"/>
    <w:uiPriority w:val="99"/>
    <w:qFormat/>
    <w:rsid w:val="009F75D4"/>
    <w:pPr>
      <w:keepNext/>
      <w:widowControl/>
      <w:numPr>
        <w:ilvl w:val="6"/>
        <w:numId w:val="1"/>
      </w:numPr>
      <w:spacing w:line="360" w:lineRule="auto"/>
      <w:jc w:val="both"/>
      <w:outlineLvl w:val="6"/>
    </w:pPr>
    <w:rPr>
      <w:rFonts w:eastAsia="新細明體" w:cs="Times New Roman"/>
      <w:kern w:val="0"/>
      <w:sz w:val="32"/>
      <w:szCs w:val="32"/>
      <w:lang w:val="en-AU" w:eastAsia="x-none"/>
    </w:rPr>
  </w:style>
  <w:style w:type="paragraph" w:styleId="8">
    <w:name w:val="heading 8"/>
    <w:aliases w:val="Annex,L1 Heading 8,Contract 7th level,Entrust Heading 8,Annexe 2,Annexe3,T8,Blank 4,PA Appendix Minor,action,action1,action2,action11,action3,action4,action5,action6,action7,action12,action21,action111,action31,action8,action13"/>
    <w:basedOn w:val="a2"/>
    <w:next w:val="a2"/>
    <w:link w:val="80"/>
    <w:uiPriority w:val="99"/>
    <w:qFormat/>
    <w:rsid w:val="009F75D4"/>
    <w:pPr>
      <w:keepNext/>
      <w:widowControl/>
      <w:numPr>
        <w:ilvl w:val="7"/>
        <w:numId w:val="1"/>
      </w:numPr>
      <w:spacing w:line="360" w:lineRule="auto"/>
      <w:jc w:val="right"/>
      <w:outlineLvl w:val="7"/>
    </w:pPr>
    <w:rPr>
      <w:rFonts w:eastAsia="新細明體" w:cs="Times New Roman"/>
      <w:b/>
      <w:bCs/>
      <w:kern w:val="0"/>
      <w:sz w:val="36"/>
      <w:szCs w:val="36"/>
      <w:lang w:val="en-AU" w:eastAsia="en-US"/>
    </w:rPr>
  </w:style>
  <w:style w:type="paragraph" w:styleId="9">
    <w:name w:val="heading 9"/>
    <w:aliases w:val="Appendix,Annex1,Appen 1,L1 Heading 9,App Heading,Contract 8th level,Appendix 1st Level,Entrust Heading 9,Annexe 3,Titre 10,Annexe4,T9,Blank 5,appendix,App1,App Heading1,App Heading2,App Heading3,App Heading4,App Heading5,9,progress"/>
    <w:basedOn w:val="a2"/>
    <w:next w:val="a2"/>
    <w:link w:val="90"/>
    <w:uiPriority w:val="99"/>
    <w:qFormat/>
    <w:rsid w:val="009F75D4"/>
    <w:pPr>
      <w:keepNext/>
      <w:widowControl/>
      <w:numPr>
        <w:ilvl w:val="8"/>
        <w:numId w:val="1"/>
      </w:numPr>
      <w:spacing w:line="360" w:lineRule="auto"/>
      <w:jc w:val="center"/>
      <w:outlineLvl w:val="8"/>
    </w:pPr>
    <w:rPr>
      <w:rFonts w:eastAsia="新細明體" w:cs="Times New Roman"/>
      <w:b/>
      <w:bCs/>
      <w:kern w:val="0"/>
      <w:sz w:val="16"/>
      <w:szCs w:val="16"/>
      <w:lang w:val="x-none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標題 1 字元"/>
    <w:aliases w:val="Fab-1 字元,h1 字元,1 ghost 字元,g 字元,ghost 字元,H1 字元,Section Title 字元,l1 字元,Section Head 字元,1.0 字元,Chapter Heading 字元,Head 1 (Chapter heading) 字元,Titre§ 字元,1 字元,R1 字元,H11 字元,1st level 字元,numreq 字元,ch 字元,Section 字元,MIGHeading 1 字元,ch1 字元,Huvudrubrik 字元"/>
    <w:basedOn w:val="a3"/>
    <w:link w:val="1"/>
    <w:uiPriority w:val="99"/>
    <w:rsid w:val="00BF034E"/>
    <w:rPr>
      <w:rFonts w:ascii="Times New Roman" w:eastAsia="標楷體" w:hAnsi="Times New Roman" w:cs="Times New Roman"/>
      <w:b/>
      <w:bCs/>
      <w:kern w:val="32"/>
      <w:sz w:val="32"/>
      <w:szCs w:val="32"/>
      <w:lang w:val="en-AU" w:eastAsia="en-US"/>
    </w:rPr>
  </w:style>
  <w:style w:type="character" w:customStyle="1" w:styleId="20">
    <w:name w:val="標題 2 字元"/>
    <w:aliases w:val="Fab-2 字元,h2 字元,2 字元,Header 2 字元,l2 字元,Level 2 Head 字元,H2 字元,Head2A 字元,Heading 2 Hidden 字元,Titre 2S 字元,Sub-section Title 字元,Head 2 字元,UNDERRUBRIK 1-2 字元,TitreProp 字元,ITT t2 字元,PA Major Section 字元,Livello 2 字元,R2 字元,H21 字元,Head1 字元,2nd level 字元"/>
    <w:basedOn w:val="a3"/>
    <w:link w:val="2"/>
    <w:uiPriority w:val="99"/>
    <w:rsid w:val="00BF034E"/>
    <w:rPr>
      <w:rFonts w:ascii="Times New Roman" w:eastAsia="標楷體" w:hAnsi="Times New Roman" w:cs="Times New Roman"/>
      <w:b/>
      <w:bCs/>
      <w:kern w:val="0"/>
      <w:sz w:val="28"/>
      <w:szCs w:val="28"/>
      <w:lang w:val="en-AU" w:eastAsia="en-US"/>
    </w:rPr>
  </w:style>
  <w:style w:type="character" w:customStyle="1" w:styleId="30">
    <w:name w:val="標題 3 字元"/>
    <w:aliases w:val="Fab-3 字元,Table Attribute Heading 字元,H3 字元,Sub-sub section Title 字元,h3 字元,Underrubrik2 字元,3 字元,list 3 字元,Head 3 字元,1.1.1 字元,3rd level 字元,l3+toc 3 字元,CT 字元,PARA3 字元,PARA31 字元,Minor 字元,sub-sub 字元,dd heading 3 字元,dh3 字元,13 字元,Level-3 heading 字元,e 字元"/>
    <w:basedOn w:val="a3"/>
    <w:link w:val="3"/>
    <w:uiPriority w:val="99"/>
    <w:rsid w:val="00BF034E"/>
    <w:rPr>
      <w:rFonts w:ascii="Times New Roman" w:eastAsia="標楷體" w:hAnsi="Times New Roman" w:cs="Times New Roman"/>
      <w:b/>
      <w:bCs/>
      <w:kern w:val="0"/>
      <w:sz w:val="26"/>
      <w:szCs w:val="26"/>
      <w:lang w:val="en-AU" w:eastAsia="en-US"/>
    </w:rPr>
  </w:style>
  <w:style w:type="character" w:customStyle="1" w:styleId="40">
    <w:name w:val="標題 4 字元"/>
    <w:aliases w:val="Fab-4 字元,T5 字元,Paragraph Title 字元,h4 字元,H4 字元,A-req 字元,Sub-Minor 字元,Case Sub-Header 字元,heading4 字元,Level 4 Topic Heading 字元,T4 字元,Annex 4 字元,Contract 3rd Level 字元,KJL:3rd Level 字元,KJL:Octel 3rd Level 字元,Title 1 字元,(Alt+4) 字元,H41 字元,(Alt+4)1 字元"/>
    <w:basedOn w:val="a3"/>
    <w:link w:val="4"/>
    <w:uiPriority w:val="99"/>
    <w:rsid w:val="00806937"/>
    <w:rPr>
      <w:rFonts w:ascii="Times New Roman" w:eastAsia="標楷體" w:hAnsi="Times New Roman" w:cs="Times New Roman"/>
      <w:b/>
      <w:bCs/>
      <w:kern w:val="0"/>
      <w:szCs w:val="24"/>
      <w:lang w:val="en-AU" w:eastAsia="en-US"/>
    </w:rPr>
  </w:style>
  <w:style w:type="character" w:customStyle="1" w:styleId="50">
    <w:name w:val="標題 5 字元"/>
    <w:aliases w:val="H5 字元,Block Label 字元,h5 字元,Contract 4th Level 字元,Sub4Para 字元,h51 字元,h52 字元,Entrust Heading 5 字元,Heading 5-1 字元,**Level 4 Paragraph Header 字元,L5 字元,Bloc 字元,Bloc1 字元,Bloc2 字元,Bloc3 字元,Bloc4 字元,Roman list 字元,Blank 1 字元,PA Pico Section 字元,T: 字元,5 字元"/>
    <w:basedOn w:val="a3"/>
    <w:link w:val="5"/>
    <w:uiPriority w:val="99"/>
    <w:rsid w:val="009F75D4"/>
    <w:rPr>
      <w:rFonts w:ascii="Times New Roman" w:eastAsia="新細明體" w:hAnsi="Times New Roman" w:cs="Times New Roman"/>
      <w:b/>
      <w:bCs/>
      <w:kern w:val="0"/>
      <w:sz w:val="22"/>
      <w:lang w:val="en-AU" w:eastAsia="en-US"/>
    </w:rPr>
  </w:style>
  <w:style w:type="character" w:customStyle="1" w:styleId="60">
    <w:name w:val="標題 6 字元"/>
    <w:aliases w:val="H6 字元,T1 字元,L1 Heading 6 字元,table footer 字元,Contract 5th Level 字元,h6 字元,h61 字元,h62 字元,Entrust Heading 6 字元,Annexe 字元,Bullet list 字元,Annexe1 字元,T6 字元,Blank 2 字元,PA Appendix 字元,Sub sub sub sub heading 字元,Bullet list1 字元,Bullet list2 字元"/>
    <w:basedOn w:val="a3"/>
    <w:link w:val="6"/>
    <w:uiPriority w:val="99"/>
    <w:rsid w:val="009F75D4"/>
    <w:rPr>
      <w:rFonts w:ascii="Times New Roman" w:eastAsia="新細明體" w:hAnsi="Times New Roman" w:cs="Times New Roman"/>
      <w:b/>
      <w:bCs/>
      <w:kern w:val="0"/>
      <w:sz w:val="22"/>
      <w:lang w:val="en-AU" w:eastAsia="en-US"/>
    </w:rPr>
  </w:style>
  <w:style w:type="character" w:customStyle="1" w:styleId="70">
    <w:name w:val="標題 7 字元"/>
    <w:aliases w:val="L7 字元,L1 Heading 7 字元,figure footer 字元,Contract 6th level 字元,Appendix Heading 字元,Entrust Heading 7 字元,Standard 字元,Annexe 1 字元,H7 字元,letter list 字元,lettered list 字元,Annexe2 字元,T7 字元,Blank 3 字元,PA Appendix Major 字元,App Head 字元,App heading 字元"/>
    <w:basedOn w:val="a3"/>
    <w:link w:val="7"/>
    <w:uiPriority w:val="99"/>
    <w:rsid w:val="009F75D4"/>
    <w:rPr>
      <w:rFonts w:ascii="Times New Roman" w:eastAsia="新細明體" w:hAnsi="Times New Roman" w:cs="Times New Roman"/>
      <w:kern w:val="0"/>
      <w:sz w:val="32"/>
      <w:szCs w:val="32"/>
      <w:lang w:val="en-AU" w:eastAsia="x-none"/>
    </w:rPr>
  </w:style>
  <w:style w:type="character" w:customStyle="1" w:styleId="80">
    <w:name w:val="標題 8 字元"/>
    <w:aliases w:val="Annex 字元,L1 Heading 8 字元,Contract 7th level 字元,Entrust Heading 8 字元,Annexe 2 字元,Annexe3 字元,T8 字元,Blank 4 字元,PA Appendix Minor 字元,action 字元,action1 字元,action2 字元,action11 字元,action3 字元,action4 字元,action5 字元,action6 字元,action7 字元,action12 字元"/>
    <w:basedOn w:val="a3"/>
    <w:link w:val="8"/>
    <w:uiPriority w:val="99"/>
    <w:rsid w:val="009F75D4"/>
    <w:rPr>
      <w:rFonts w:ascii="Times New Roman" w:eastAsia="新細明體" w:hAnsi="Times New Roman" w:cs="Times New Roman"/>
      <w:b/>
      <w:bCs/>
      <w:kern w:val="0"/>
      <w:sz w:val="36"/>
      <w:szCs w:val="36"/>
      <w:lang w:val="en-AU" w:eastAsia="en-US"/>
    </w:rPr>
  </w:style>
  <w:style w:type="character" w:customStyle="1" w:styleId="90">
    <w:name w:val="標題 9 字元"/>
    <w:aliases w:val="Appendix 字元,Annex1 字元,Appen 1 字元,L1 Heading 9 字元,App Heading 字元,Contract 8th level 字元,Appendix 1st Level 字元,Entrust Heading 9 字元,Annexe 3 字元,Titre 10 字元,Annexe4 字元,T9 字元,Blank 5 字元,appendix 字元,App1 字元,App Heading1 字元,App Heading2 字元,9 字元"/>
    <w:basedOn w:val="a3"/>
    <w:link w:val="9"/>
    <w:uiPriority w:val="99"/>
    <w:rsid w:val="009F75D4"/>
    <w:rPr>
      <w:rFonts w:ascii="Times New Roman" w:eastAsia="新細明體" w:hAnsi="Times New Roman" w:cs="Times New Roman"/>
      <w:b/>
      <w:bCs/>
      <w:kern w:val="0"/>
      <w:sz w:val="16"/>
      <w:szCs w:val="16"/>
      <w:lang w:val="x-none" w:eastAsia="en-US"/>
    </w:rPr>
  </w:style>
  <w:style w:type="paragraph" w:styleId="a6">
    <w:name w:val="header"/>
    <w:basedOn w:val="a2"/>
    <w:link w:val="a7"/>
    <w:uiPriority w:val="99"/>
    <w:unhideWhenUsed/>
    <w:rsid w:val="00381F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3"/>
    <w:link w:val="a6"/>
    <w:uiPriority w:val="99"/>
    <w:rsid w:val="00381F37"/>
    <w:rPr>
      <w:sz w:val="20"/>
      <w:szCs w:val="20"/>
    </w:rPr>
  </w:style>
  <w:style w:type="paragraph" w:styleId="a8">
    <w:name w:val="footer"/>
    <w:basedOn w:val="a2"/>
    <w:link w:val="a9"/>
    <w:uiPriority w:val="99"/>
    <w:unhideWhenUsed/>
    <w:rsid w:val="00381F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3"/>
    <w:link w:val="a8"/>
    <w:uiPriority w:val="99"/>
    <w:rsid w:val="00381F37"/>
    <w:rPr>
      <w:sz w:val="20"/>
      <w:szCs w:val="20"/>
    </w:rPr>
  </w:style>
  <w:style w:type="paragraph" w:customStyle="1" w:styleId="TableHeaderText">
    <w:name w:val="Table Header Text"/>
    <w:basedOn w:val="a2"/>
    <w:uiPriority w:val="99"/>
    <w:rsid w:val="00381F37"/>
    <w:pPr>
      <w:widowControl/>
      <w:jc w:val="center"/>
    </w:pPr>
    <w:rPr>
      <w:rFonts w:ascii="Times" w:eastAsia="新細明體" w:hAnsi="Times" w:cs="Times"/>
      <w:b/>
      <w:bCs/>
      <w:kern w:val="0"/>
      <w:szCs w:val="24"/>
      <w:lang w:eastAsia="en-US"/>
    </w:rPr>
  </w:style>
  <w:style w:type="paragraph" w:styleId="Web">
    <w:name w:val="Normal (Web)"/>
    <w:basedOn w:val="a2"/>
    <w:uiPriority w:val="99"/>
    <w:rsid w:val="009F75D4"/>
    <w:pPr>
      <w:widowControl/>
      <w:spacing w:line="360" w:lineRule="auto"/>
      <w:jc w:val="both"/>
    </w:pPr>
    <w:rPr>
      <w:rFonts w:eastAsia="新細明體" w:cs="Times New Roman"/>
      <w:kern w:val="0"/>
      <w:szCs w:val="24"/>
      <w:lang w:val="en-AU" w:eastAsia="en-US"/>
    </w:rPr>
  </w:style>
  <w:style w:type="character" w:styleId="aa">
    <w:name w:val="Hyperlink"/>
    <w:basedOn w:val="a3"/>
    <w:uiPriority w:val="99"/>
    <w:unhideWhenUsed/>
    <w:rsid w:val="009906B0"/>
    <w:rPr>
      <w:color w:val="0000FF" w:themeColor="hyperlink"/>
      <w:u w:val="single"/>
    </w:rPr>
  </w:style>
  <w:style w:type="character" w:styleId="ab">
    <w:name w:val="FollowedHyperlink"/>
    <w:basedOn w:val="a3"/>
    <w:uiPriority w:val="99"/>
    <w:semiHidden/>
    <w:unhideWhenUsed/>
    <w:rsid w:val="009906B0"/>
    <w:rPr>
      <w:color w:val="800080" w:themeColor="followedHyperlink"/>
      <w:u w:val="single"/>
    </w:rPr>
  </w:style>
  <w:style w:type="paragraph" w:styleId="ac">
    <w:name w:val="TOC Heading"/>
    <w:basedOn w:val="1"/>
    <w:next w:val="a2"/>
    <w:uiPriority w:val="39"/>
    <w:semiHidden/>
    <w:unhideWhenUsed/>
    <w:qFormat/>
    <w:rsid w:val="009906B0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zh-TW"/>
    </w:rPr>
  </w:style>
  <w:style w:type="paragraph" w:styleId="21">
    <w:name w:val="toc 2"/>
    <w:basedOn w:val="a2"/>
    <w:next w:val="a2"/>
    <w:autoRedefine/>
    <w:uiPriority w:val="39"/>
    <w:unhideWhenUsed/>
    <w:qFormat/>
    <w:rsid w:val="009F3D69"/>
    <w:pPr>
      <w:widowControl/>
      <w:tabs>
        <w:tab w:val="left" w:pos="715"/>
        <w:tab w:val="right" w:leader="dot" w:pos="9736"/>
      </w:tabs>
      <w:spacing w:after="100" w:line="276" w:lineRule="auto"/>
      <w:ind w:left="220"/>
      <w:jc w:val="right"/>
    </w:pPr>
    <w:rPr>
      <w:kern w:val="0"/>
      <w:sz w:val="20"/>
      <w:szCs w:val="20"/>
      <w:lang w:val="zh-TW"/>
    </w:rPr>
  </w:style>
  <w:style w:type="paragraph" w:styleId="11">
    <w:name w:val="toc 1"/>
    <w:basedOn w:val="a2"/>
    <w:next w:val="a2"/>
    <w:autoRedefine/>
    <w:uiPriority w:val="39"/>
    <w:unhideWhenUsed/>
    <w:qFormat/>
    <w:rsid w:val="005047F6"/>
    <w:pPr>
      <w:widowControl/>
      <w:tabs>
        <w:tab w:val="left" w:pos="440"/>
        <w:tab w:val="right" w:leader="dot" w:pos="9736"/>
      </w:tabs>
      <w:spacing w:after="100" w:line="276" w:lineRule="auto"/>
    </w:pPr>
    <w:rPr>
      <w:kern w:val="0"/>
    </w:rPr>
  </w:style>
  <w:style w:type="paragraph" w:styleId="31">
    <w:name w:val="toc 3"/>
    <w:basedOn w:val="a2"/>
    <w:next w:val="a2"/>
    <w:autoRedefine/>
    <w:uiPriority w:val="39"/>
    <w:unhideWhenUsed/>
    <w:qFormat/>
    <w:rsid w:val="00860364"/>
    <w:pPr>
      <w:widowControl/>
      <w:tabs>
        <w:tab w:val="left" w:pos="1134"/>
        <w:tab w:val="right" w:leader="dot" w:pos="9736"/>
      </w:tabs>
      <w:spacing w:after="100" w:line="276" w:lineRule="auto"/>
      <w:ind w:left="440"/>
    </w:pPr>
    <w:rPr>
      <w:kern w:val="0"/>
      <w:sz w:val="22"/>
    </w:rPr>
  </w:style>
  <w:style w:type="paragraph" w:styleId="ad">
    <w:name w:val="Balloon Text"/>
    <w:basedOn w:val="a2"/>
    <w:link w:val="ae"/>
    <w:uiPriority w:val="99"/>
    <w:semiHidden/>
    <w:unhideWhenUsed/>
    <w:rsid w:val="009906B0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3"/>
    <w:link w:val="ad"/>
    <w:uiPriority w:val="99"/>
    <w:semiHidden/>
    <w:rsid w:val="009906B0"/>
    <w:rPr>
      <w:rFonts w:asciiTheme="majorHAnsi" w:eastAsiaTheme="majorEastAsia" w:hAnsiTheme="majorHAnsi" w:cstheme="majorBidi"/>
      <w:sz w:val="18"/>
      <w:szCs w:val="18"/>
    </w:rPr>
  </w:style>
  <w:style w:type="paragraph" w:customStyle="1" w:styleId="a0">
    <w:name w:val="圖式"/>
    <w:basedOn w:val="a2"/>
    <w:qFormat/>
    <w:rsid w:val="00283BA1"/>
    <w:pPr>
      <w:numPr>
        <w:numId w:val="4"/>
      </w:numPr>
      <w:jc w:val="center"/>
    </w:pPr>
  </w:style>
  <w:style w:type="paragraph" w:styleId="af">
    <w:name w:val="table of figures"/>
    <w:basedOn w:val="a2"/>
    <w:next w:val="a2"/>
    <w:uiPriority w:val="99"/>
    <w:unhideWhenUsed/>
    <w:rsid w:val="00A739CE"/>
  </w:style>
  <w:style w:type="paragraph" w:styleId="a">
    <w:name w:val="List Bullet"/>
    <w:basedOn w:val="a2"/>
    <w:autoRedefine/>
    <w:uiPriority w:val="99"/>
    <w:rsid w:val="000A0694"/>
    <w:pPr>
      <w:numPr>
        <w:numId w:val="2"/>
      </w:numPr>
      <w:autoSpaceDE w:val="0"/>
      <w:autoSpaceDN w:val="0"/>
      <w:adjustRightInd w:val="0"/>
      <w:textAlignment w:val="baseline"/>
    </w:pPr>
    <w:rPr>
      <w:rFonts w:ascii="細明體" w:eastAsia="Times New Roman" w:hAnsi="Tms Rmn" w:cs="細明體"/>
      <w:kern w:val="0"/>
      <w:sz w:val="20"/>
      <w:szCs w:val="20"/>
      <w:lang w:val="en-GB"/>
    </w:rPr>
  </w:style>
  <w:style w:type="table" w:styleId="af0">
    <w:name w:val="Table Grid"/>
    <w:basedOn w:val="a4"/>
    <w:uiPriority w:val="59"/>
    <w:rsid w:val="009111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Subtitle"/>
    <w:basedOn w:val="a2"/>
    <w:next w:val="a2"/>
    <w:link w:val="af2"/>
    <w:uiPriority w:val="11"/>
    <w:qFormat/>
    <w:rsid w:val="00AB161E"/>
    <w:pPr>
      <w:spacing w:after="60"/>
      <w:jc w:val="center"/>
      <w:outlineLvl w:val="1"/>
    </w:pPr>
    <w:rPr>
      <w:rFonts w:asciiTheme="majorHAnsi" w:eastAsia="新細明體" w:hAnsiTheme="majorHAnsi" w:cstheme="majorBidi"/>
      <w:i/>
      <w:iCs/>
      <w:szCs w:val="24"/>
    </w:rPr>
  </w:style>
  <w:style w:type="character" w:customStyle="1" w:styleId="af2">
    <w:name w:val="副標題 字元"/>
    <w:basedOn w:val="a3"/>
    <w:link w:val="af1"/>
    <w:uiPriority w:val="11"/>
    <w:rsid w:val="00AB161E"/>
    <w:rPr>
      <w:rFonts w:asciiTheme="majorHAnsi" w:eastAsia="新細明體" w:hAnsiTheme="majorHAnsi" w:cstheme="majorBidi"/>
      <w:i/>
      <w:iCs/>
      <w:szCs w:val="24"/>
    </w:rPr>
  </w:style>
  <w:style w:type="paragraph" w:styleId="af3">
    <w:name w:val="List Paragraph"/>
    <w:basedOn w:val="a2"/>
    <w:uiPriority w:val="34"/>
    <w:qFormat/>
    <w:rsid w:val="00E04928"/>
    <w:pPr>
      <w:ind w:leftChars="200" w:left="480"/>
    </w:pPr>
  </w:style>
  <w:style w:type="paragraph" w:customStyle="1" w:styleId="a1">
    <w:name w:val="表式"/>
    <w:basedOn w:val="a2"/>
    <w:qFormat/>
    <w:rsid w:val="00383112"/>
    <w:pPr>
      <w:widowControl/>
      <w:numPr>
        <w:numId w:val="3"/>
      </w:numPr>
      <w:textAlignment w:val="center"/>
    </w:pPr>
    <w:rPr>
      <w:rFonts w:cs="Times New Roman"/>
      <w:kern w:val="24"/>
      <w:szCs w:val="24"/>
    </w:rPr>
  </w:style>
  <w:style w:type="character" w:styleId="af4">
    <w:name w:val="annotation reference"/>
    <w:basedOn w:val="a3"/>
    <w:unhideWhenUsed/>
    <w:rsid w:val="00290798"/>
    <w:rPr>
      <w:sz w:val="18"/>
      <w:szCs w:val="18"/>
    </w:rPr>
  </w:style>
  <w:style w:type="paragraph" w:styleId="af5">
    <w:name w:val="annotation text"/>
    <w:basedOn w:val="a2"/>
    <w:link w:val="af6"/>
    <w:unhideWhenUsed/>
    <w:rsid w:val="00290798"/>
  </w:style>
  <w:style w:type="character" w:customStyle="1" w:styleId="af6">
    <w:name w:val="註解文字 字元"/>
    <w:basedOn w:val="a3"/>
    <w:link w:val="af5"/>
    <w:rsid w:val="00290798"/>
    <w:rPr>
      <w:rFonts w:ascii="Times New Roman" w:eastAsia="標楷體" w:hAnsi="Times New Roman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290798"/>
    <w:rPr>
      <w:b/>
      <w:bCs/>
    </w:rPr>
  </w:style>
  <w:style w:type="character" w:customStyle="1" w:styleId="af8">
    <w:name w:val="註解主旨 字元"/>
    <w:basedOn w:val="af6"/>
    <w:link w:val="af7"/>
    <w:uiPriority w:val="99"/>
    <w:semiHidden/>
    <w:rsid w:val="00290798"/>
    <w:rPr>
      <w:rFonts w:ascii="Times New Roman" w:eastAsia="標楷體" w:hAnsi="Times New Roman"/>
      <w:b/>
      <w:bCs/>
    </w:rPr>
  </w:style>
  <w:style w:type="paragraph" w:styleId="af9">
    <w:name w:val="Revision"/>
    <w:hidden/>
    <w:uiPriority w:val="99"/>
    <w:semiHidden/>
    <w:rsid w:val="00290798"/>
    <w:rPr>
      <w:rFonts w:ascii="Times New Roman" w:eastAsia="標楷體" w:hAnsi="Times New Roman"/>
    </w:rPr>
  </w:style>
  <w:style w:type="paragraph" w:styleId="afa">
    <w:name w:val="Quote"/>
    <w:basedOn w:val="a2"/>
    <w:next w:val="a2"/>
    <w:link w:val="afb"/>
    <w:uiPriority w:val="29"/>
    <w:qFormat/>
    <w:rsid w:val="00BD5A49"/>
    <w:rPr>
      <w:i/>
      <w:iCs/>
      <w:color w:val="000000" w:themeColor="text1"/>
    </w:rPr>
  </w:style>
  <w:style w:type="character" w:customStyle="1" w:styleId="afb">
    <w:name w:val="引文 字元"/>
    <w:basedOn w:val="a3"/>
    <w:link w:val="afa"/>
    <w:uiPriority w:val="29"/>
    <w:rsid w:val="00BD5A49"/>
    <w:rPr>
      <w:rFonts w:ascii="Times New Roman" w:eastAsia="標楷體" w:hAnsi="Times New Roman"/>
      <w:i/>
      <w:iCs/>
      <w:color w:val="000000" w:themeColor="text1"/>
    </w:rPr>
  </w:style>
  <w:style w:type="paragraph" w:customStyle="1" w:styleId="SingleSpacing">
    <w:name w:val="Single Spacing"/>
    <w:aliases w:val="ss"/>
    <w:basedOn w:val="a2"/>
    <w:uiPriority w:val="99"/>
    <w:rsid w:val="00EF3257"/>
    <w:pPr>
      <w:spacing w:line="280" w:lineRule="atLeast"/>
      <w:jc w:val="both"/>
    </w:pPr>
    <w:rPr>
      <w:rFonts w:ascii="Times" w:eastAsia="新細明體" w:hAnsi="Times" w:cs="Times"/>
      <w:kern w:val="0"/>
      <w:sz w:val="22"/>
      <w:lang w:eastAsia="en-US"/>
    </w:rPr>
  </w:style>
  <w:style w:type="character" w:customStyle="1" w:styleId="apple-converted-space">
    <w:name w:val="apple-converted-space"/>
    <w:basedOn w:val="a3"/>
    <w:rsid w:val="00C41447"/>
  </w:style>
  <w:style w:type="paragraph" w:styleId="41">
    <w:name w:val="toc 4"/>
    <w:basedOn w:val="a2"/>
    <w:next w:val="a2"/>
    <w:autoRedefine/>
    <w:uiPriority w:val="39"/>
    <w:unhideWhenUsed/>
    <w:rsid w:val="001942F5"/>
    <w:pPr>
      <w:ind w:leftChars="600" w:left="1440"/>
    </w:pPr>
    <w:rPr>
      <w:rFonts w:asciiTheme="minorHAnsi" w:eastAsiaTheme="minorEastAsia" w:hAnsiTheme="minorHAnsi"/>
    </w:rPr>
  </w:style>
  <w:style w:type="paragraph" w:styleId="51">
    <w:name w:val="toc 5"/>
    <w:basedOn w:val="a2"/>
    <w:next w:val="a2"/>
    <w:autoRedefine/>
    <w:uiPriority w:val="39"/>
    <w:unhideWhenUsed/>
    <w:rsid w:val="001942F5"/>
    <w:pPr>
      <w:ind w:leftChars="800" w:left="1920"/>
    </w:pPr>
    <w:rPr>
      <w:rFonts w:asciiTheme="minorHAnsi" w:eastAsiaTheme="minorEastAsia" w:hAnsiTheme="minorHAnsi"/>
    </w:rPr>
  </w:style>
  <w:style w:type="paragraph" w:styleId="61">
    <w:name w:val="toc 6"/>
    <w:basedOn w:val="a2"/>
    <w:next w:val="a2"/>
    <w:autoRedefine/>
    <w:uiPriority w:val="39"/>
    <w:unhideWhenUsed/>
    <w:rsid w:val="001942F5"/>
    <w:pPr>
      <w:ind w:leftChars="1000" w:left="2400"/>
    </w:pPr>
    <w:rPr>
      <w:rFonts w:asciiTheme="minorHAnsi" w:eastAsiaTheme="minorEastAsia" w:hAnsiTheme="minorHAnsi"/>
    </w:rPr>
  </w:style>
  <w:style w:type="paragraph" w:styleId="71">
    <w:name w:val="toc 7"/>
    <w:basedOn w:val="a2"/>
    <w:next w:val="a2"/>
    <w:autoRedefine/>
    <w:uiPriority w:val="39"/>
    <w:unhideWhenUsed/>
    <w:rsid w:val="001942F5"/>
    <w:pPr>
      <w:ind w:leftChars="1200" w:left="2880"/>
    </w:pPr>
    <w:rPr>
      <w:rFonts w:asciiTheme="minorHAnsi" w:eastAsiaTheme="minorEastAsia" w:hAnsiTheme="minorHAnsi"/>
    </w:rPr>
  </w:style>
  <w:style w:type="paragraph" w:styleId="81">
    <w:name w:val="toc 8"/>
    <w:basedOn w:val="a2"/>
    <w:next w:val="a2"/>
    <w:autoRedefine/>
    <w:uiPriority w:val="39"/>
    <w:unhideWhenUsed/>
    <w:rsid w:val="001942F5"/>
    <w:pPr>
      <w:ind w:leftChars="1400" w:left="3360"/>
    </w:pPr>
    <w:rPr>
      <w:rFonts w:asciiTheme="minorHAnsi" w:eastAsiaTheme="minorEastAsia" w:hAnsiTheme="minorHAnsi"/>
    </w:rPr>
  </w:style>
  <w:style w:type="paragraph" w:styleId="91">
    <w:name w:val="toc 9"/>
    <w:basedOn w:val="a2"/>
    <w:next w:val="a2"/>
    <w:autoRedefine/>
    <w:uiPriority w:val="39"/>
    <w:unhideWhenUsed/>
    <w:rsid w:val="001942F5"/>
    <w:pPr>
      <w:ind w:leftChars="1600" w:left="3840"/>
    </w:pPr>
    <w:rPr>
      <w:rFonts w:asciiTheme="minorHAnsi" w:eastAsiaTheme="minorEastAsia" w:hAnsiTheme="minorHAnsi"/>
    </w:rPr>
  </w:style>
  <w:style w:type="paragraph" w:styleId="HTML">
    <w:name w:val="HTML Preformatted"/>
    <w:basedOn w:val="a2"/>
    <w:link w:val="HTML0"/>
    <w:uiPriority w:val="99"/>
    <w:unhideWhenUsed/>
    <w:rsid w:val="0027526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3"/>
    <w:link w:val="HTML"/>
    <w:uiPriority w:val="99"/>
    <w:rsid w:val="00275262"/>
    <w:rPr>
      <w:rFonts w:ascii="細明體" w:eastAsia="細明體" w:hAnsi="細明體" w:cs="細明體"/>
      <w:kern w:val="0"/>
      <w:szCs w:val="24"/>
    </w:rPr>
  </w:style>
  <w:style w:type="character" w:styleId="afc">
    <w:name w:val="Emphasis"/>
    <w:basedOn w:val="a3"/>
    <w:uiPriority w:val="20"/>
    <w:qFormat/>
    <w:rsid w:val="004F4DAB"/>
    <w:rPr>
      <w:i/>
      <w:iCs/>
    </w:rPr>
  </w:style>
  <w:style w:type="paragraph" w:styleId="afd">
    <w:name w:val="Title"/>
    <w:basedOn w:val="a2"/>
    <w:next w:val="a2"/>
    <w:link w:val="afe"/>
    <w:qFormat/>
    <w:rsid w:val="004D5279"/>
    <w:pPr>
      <w:spacing w:before="240" w:after="60"/>
      <w:jc w:val="center"/>
      <w:outlineLvl w:val="0"/>
    </w:pPr>
    <w:rPr>
      <w:rFonts w:ascii="Cambria" w:eastAsia="新細明體" w:hAnsi="Cambria" w:cs="Times New Roman"/>
      <w:b/>
      <w:bCs/>
      <w:sz w:val="32"/>
      <w:szCs w:val="32"/>
    </w:rPr>
  </w:style>
  <w:style w:type="character" w:customStyle="1" w:styleId="afe">
    <w:name w:val="標題 字元"/>
    <w:basedOn w:val="a3"/>
    <w:link w:val="afd"/>
    <w:rsid w:val="004D5279"/>
    <w:rPr>
      <w:rFonts w:ascii="Cambria" w:eastAsia="新細明體" w:hAnsi="Cambria" w:cs="Times New Roman"/>
      <w:b/>
      <w:bCs/>
      <w:sz w:val="32"/>
      <w:szCs w:val="32"/>
    </w:rPr>
  </w:style>
  <w:style w:type="paragraph" w:customStyle="1" w:styleId="Default">
    <w:name w:val="Default"/>
    <w:rsid w:val="00FB32F8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7.emf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D7B54D4628CE5A419C1AE814F000E972" ma:contentTypeVersion="1" ma:contentTypeDescription="建立新的文件。" ma:contentTypeScope="" ma:versionID="680d5d83a3281142f644c6c991e5f1c1">
  <xsd:schema xmlns:xsd="http://www.w3.org/2001/XMLSchema" xmlns:xs="http://www.w3.org/2001/XMLSchema" xmlns:p="http://schemas.microsoft.com/office/2006/metadata/properties" xmlns:ns2="46074c13-13ed-41c3-ad66-16925aabe407" targetNamespace="http://schemas.microsoft.com/office/2006/metadata/properties" ma:root="true" ma:fieldsID="02143b9ca41686ca92edce182320111c" ns2:_="">
    <xsd:import namespace="46074c13-13ed-41c3-ad66-16925aabe407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74c13-13ed-41c3-ad66-16925aabe40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88DA9C-AAC4-4A4D-B6AF-6165FE6DE3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074c13-13ed-41c3-ad66-16925aabe4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E3D1A0-3AE6-4AC5-BFC6-D96C74051A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3F92E3-6FE2-4D7A-B371-4679FFE99A8B}">
  <ds:schemaRefs>
    <ds:schemaRef ds:uri="http://schemas.microsoft.com/office/infopath/2007/PartnerControls"/>
    <ds:schemaRef ds:uri="http://purl.org/dc/elements/1.1/"/>
    <ds:schemaRef ds:uri="http://purl.org/dc/terms/"/>
    <ds:schemaRef ds:uri="http://www.w3.org/XML/1998/namespace"/>
    <ds:schemaRef ds:uri="46074c13-13ed-41c3-ad66-16925aabe407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E31ADFDA-B875-4916-B643-EECC197BB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27</Pages>
  <Words>2377</Words>
  <Characters>13554</Characters>
  <Application>Microsoft Office Word</Application>
  <DocSecurity>2</DocSecurity>
  <Lines>112</Lines>
  <Paragraphs>31</Paragraphs>
  <ScaleCrop>false</ScaleCrop>
  <Company>FISC</Company>
  <LinksUpToDate>false</LinksUpToDate>
  <CharactersWithSpaces>15900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danny_tien_田育任</dc:creator>
  <cp:keywords>遠端交易</cp:keywords>
  <cp:lastModifiedBy>紀勝雲</cp:lastModifiedBy>
  <cp:revision>31</cp:revision>
  <cp:lastPrinted>2017-01-06T11:07:00Z</cp:lastPrinted>
  <dcterms:created xsi:type="dcterms:W3CDTF">2017-01-06T02:45:00Z</dcterms:created>
  <dcterms:modified xsi:type="dcterms:W3CDTF">2018-03-13T02:00:00Z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版本">
    <vt:lpwstr>v1.2</vt:lpwstr>
  </property>
  <property fmtid="{D5CDD505-2E9C-101B-9397-08002B2CF9AE}" pid="3" name="ContentTypeId">
    <vt:lpwstr>0x010100D7B54D4628CE5A419C1AE814F000E972</vt:lpwstr>
  </property>
</Properties>
</file>