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489C0E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6697ABE3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7C5AC10F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0AD58E8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55388AE1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FA1593A" w14:textId="77777777" w:rsidR="004D5279" w:rsidRPr="002C2159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E1316B2" w14:textId="77777777" w:rsidR="004D5279" w:rsidRPr="002C2159" w:rsidRDefault="004D5279" w:rsidP="004D5279">
      <w:pPr>
        <w:jc w:val="center"/>
        <w:rPr>
          <w:rFonts w:cs="Times New Roman"/>
          <w:b/>
          <w:sz w:val="56"/>
          <w:szCs w:val="56"/>
        </w:rPr>
      </w:pPr>
      <w:r w:rsidRPr="002C2159">
        <w:rPr>
          <w:rFonts w:cs="Times New Roman"/>
          <w:b/>
          <w:sz w:val="56"/>
          <w:szCs w:val="56"/>
        </w:rPr>
        <w:t>財金資訊股份有限公司</w:t>
      </w:r>
    </w:p>
    <w:p w14:paraId="23D0E397" w14:textId="7DC5DFAA" w:rsidR="004D5279" w:rsidRPr="002C2159" w:rsidRDefault="004D5279" w:rsidP="004D5279">
      <w:pPr>
        <w:jc w:val="center"/>
        <w:rPr>
          <w:rFonts w:cs="Times New Roman"/>
          <w:b/>
          <w:sz w:val="56"/>
          <w:szCs w:val="56"/>
        </w:rPr>
      </w:pPr>
      <w:r w:rsidRPr="002C2159">
        <w:rPr>
          <w:rFonts w:cs="Times New Roman"/>
          <w:b/>
          <w:sz w:val="56"/>
          <w:szCs w:val="56"/>
        </w:rPr>
        <w:t>跨境</w:t>
      </w:r>
      <w:r w:rsidR="00CB2D39" w:rsidRPr="002C2159">
        <w:rPr>
          <w:rFonts w:cs="Times New Roman"/>
          <w:b/>
          <w:sz w:val="56"/>
          <w:szCs w:val="56"/>
        </w:rPr>
        <w:t>匯入</w:t>
      </w:r>
      <w:r w:rsidR="00FD1B21" w:rsidRPr="002C2159">
        <w:rPr>
          <w:rFonts w:cs="Times New Roman"/>
          <w:b/>
          <w:sz w:val="56"/>
          <w:szCs w:val="56"/>
        </w:rPr>
        <w:t>網路</w:t>
      </w:r>
      <w:r w:rsidR="00CB2D39" w:rsidRPr="002C2159">
        <w:rPr>
          <w:rFonts w:cs="Times New Roman"/>
          <w:b/>
          <w:sz w:val="56"/>
          <w:szCs w:val="56"/>
        </w:rPr>
        <w:t>電子</w:t>
      </w:r>
      <w:r w:rsidRPr="002C2159">
        <w:rPr>
          <w:rFonts w:cs="Times New Roman"/>
          <w:b/>
          <w:sz w:val="56"/>
          <w:szCs w:val="56"/>
        </w:rPr>
        <w:t>支付交易規格書</w:t>
      </w:r>
    </w:p>
    <w:p w14:paraId="72BDFC42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7D836BE8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35CF8DC1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5B5160CF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68380220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47B66B4D" w14:textId="77777777" w:rsidR="004D5279" w:rsidRPr="002C2159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1E98DD30" w14:textId="77777777" w:rsidR="004834CF" w:rsidRPr="002C2159" w:rsidRDefault="004834CF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3C3F5578" w14:textId="5801321C" w:rsidR="004D5279" w:rsidRPr="002C2159" w:rsidRDefault="004D5279" w:rsidP="00AE79ED">
      <w:pPr>
        <w:jc w:val="center"/>
        <w:rPr>
          <w:rFonts w:cs="Times New Roman"/>
          <w:b/>
          <w:bCs/>
          <w:sz w:val="28"/>
          <w:szCs w:val="28"/>
        </w:rPr>
      </w:pPr>
      <w:r w:rsidRPr="002C2159">
        <w:rPr>
          <w:rFonts w:cs="Times New Roman"/>
          <w:b/>
          <w:bCs/>
          <w:sz w:val="28"/>
          <w:szCs w:val="28"/>
        </w:rPr>
        <w:t>版本：</w:t>
      </w:r>
      <w:ins w:id="0" w:author="蔡孟芹" w:date="2018-03-07T11:29:00Z">
        <w:r w:rsidR="00216434">
          <w:rPr>
            <w:rFonts w:cs="Times New Roman"/>
            <w:b/>
            <w:bCs/>
            <w:sz w:val="28"/>
            <w:szCs w:val="28"/>
          </w:rPr>
          <w:t>V</w:t>
        </w:r>
      </w:ins>
      <w:del w:id="1" w:author="蔡孟芹" w:date="2018-03-07T11:29:00Z">
        <w:r w:rsidRPr="002C2159" w:rsidDel="00216434">
          <w:rPr>
            <w:rFonts w:cs="Times New Roman"/>
            <w:b/>
            <w:bCs/>
            <w:sz w:val="28"/>
            <w:szCs w:val="28"/>
          </w:rPr>
          <w:delText>v</w:delText>
        </w:r>
      </w:del>
      <w:r w:rsidRPr="002C2159">
        <w:rPr>
          <w:rFonts w:cs="Times New Roman"/>
          <w:b/>
          <w:bCs/>
          <w:sz w:val="28"/>
          <w:szCs w:val="28"/>
        </w:rPr>
        <w:t>1.</w:t>
      </w:r>
      <w:del w:id="2" w:author="蔡孟芹" w:date="2018-03-07T11:29:00Z">
        <w:r w:rsidR="00A561BB" w:rsidRPr="002C2159" w:rsidDel="00216434">
          <w:rPr>
            <w:rFonts w:cs="Times New Roman"/>
            <w:b/>
            <w:bCs/>
            <w:sz w:val="28"/>
            <w:szCs w:val="28"/>
          </w:rPr>
          <w:delText>0</w:delText>
        </w:r>
      </w:del>
      <w:ins w:id="3" w:author="蔡孟芹" w:date="2018-03-07T11:29:00Z">
        <w:r w:rsidR="00216434">
          <w:rPr>
            <w:rFonts w:cs="Times New Roman"/>
            <w:b/>
            <w:bCs/>
            <w:sz w:val="28"/>
            <w:szCs w:val="28"/>
          </w:rPr>
          <w:t>1</w:t>
        </w:r>
      </w:ins>
    </w:p>
    <w:p w14:paraId="34411F44" w14:textId="4637F3AC" w:rsidR="004D5279" w:rsidRPr="002C2159" w:rsidRDefault="004D5279" w:rsidP="006166A2">
      <w:pPr>
        <w:jc w:val="center"/>
        <w:rPr>
          <w:rFonts w:cs="Times New Roman"/>
        </w:rPr>
      </w:pPr>
      <w:r w:rsidRPr="002C2159">
        <w:rPr>
          <w:rFonts w:cs="Times New Roman"/>
          <w:b/>
          <w:bCs/>
          <w:sz w:val="28"/>
          <w:szCs w:val="28"/>
        </w:rPr>
        <w:t>201</w:t>
      </w:r>
      <w:ins w:id="4" w:author="蔡孟芹" w:date="2018-03-07T11:30:00Z">
        <w:r w:rsidR="00216434">
          <w:rPr>
            <w:rFonts w:cs="Times New Roman"/>
            <w:b/>
            <w:bCs/>
            <w:sz w:val="28"/>
            <w:szCs w:val="28"/>
          </w:rPr>
          <w:t>8</w:t>
        </w:r>
      </w:ins>
      <w:del w:id="5" w:author="蔡孟芹" w:date="2018-03-07T11:30:00Z">
        <w:r w:rsidR="00CB2D39" w:rsidRPr="002C2159" w:rsidDel="00216434">
          <w:rPr>
            <w:rFonts w:cs="Times New Roman"/>
            <w:b/>
            <w:bCs/>
            <w:sz w:val="28"/>
            <w:szCs w:val="28"/>
          </w:rPr>
          <w:delText>6</w:delText>
        </w:r>
      </w:del>
      <w:r w:rsidRPr="002C2159">
        <w:rPr>
          <w:rFonts w:cs="Times New Roman"/>
          <w:b/>
          <w:bCs/>
          <w:sz w:val="28"/>
          <w:szCs w:val="28"/>
        </w:rPr>
        <w:t xml:space="preserve"> </w:t>
      </w:r>
      <w:r w:rsidRPr="002C2159">
        <w:rPr>
          <w:rFonts w:cs="Times New Roman"/>
          <w:b/>
          <w:bCs/>
          <w:sz w:val="28"/>
          <w:szCs w:val="28"/>
        </w:rPr>
        <w:t>年</w:t>
      </w:r>
      <w:r w:rsidRPr="002C2159">
        <w:rPr>
          <w:rFonts w:cs="Times New Roman"/>
          <w:b/>
          <w:bCs/>
          <w:sz w:val="28"/>
          <w:szCs w:val="28"/>
        </w:rPr>
        <w:t xml:space="preserve"> </w:t>
      </w:r>
      <w:r w:rsidR="00CB2D39" w:rsidRPr="002C2159">
        <w:rPr>
          <w:rFonts w:cs="Times New Roman"/>
          <w:b/>
          <w:bCs/>
          <w:sz w:val="28"/>
          <w:szCs w:val="28"/>
        </w:rPr>
        <w:t>0</w:t>
      </w:r>
      <w:del w:id="6" w:author="蔡孟芹" w:date="2018-03-07T11:30:00Z">
        <w:r w:rsidR="000D2B14" w:rsidDel="00216434">
          <w:rPr>
            <w:rFonts w:cs="Times New Roman" w:hint="eastAsia"/>
            <w:b/>
            <w:bCs/>
            <w:sz w:val="28"/>
            <w:szCs w:val="28"/>
          </w:rPr>
          <w:delText>6</w:delText>
        </w:r>
      </w:del>
      <w:ins w:id="7" w:author="蔡孟芹" w:date="2018-03-07T11:30:00Z">
        <w:r w:rsidR="00216434">
          <w:rPr>
            <w:rFonts w:cs="Times New Roman"/>
            <w:b/>
            <w:bCs/>
            <w:sz w:val="28"/>
            <w:szCs w:val="28"/>
          </w:rPr>
          <w:t>3</w:t>
        </w:r>
      </w:ins>
      <w:r w:rsidRPr="002C2159">
        <w:rPr>
          <w:rFonts w:cs="Times New Roman"/>
          <w:b/>
          <w:bCs/>
          <w:sz w:val="28"/>
          <w:szCs w:val="28"/>
        </w:rPr>
        <w:t xml:space="preserve"> </w:t>
      </w:r>
      <w:r w:rsidRPr="002C2159">
        <w:rPr>
          <w:rFonts w:cs="Times New Roman"/>
          <w:b/>
          <w:bCs/>
          <w:sz w:val="28"/>
          <w:szCs w:val="28"/>
        </w:rPr>
        <w:t>月</w:t>
      </w:r>
      <w:r w:rsidRPr="002C2159">
        <w:rPr>
          <w:rFonts w:cs="Times New Roman"/>
          <w:b/>
          <w:bCs/>
          <w:sz w:val="28"/>
          <w:szCs w:val="28"/>
        </w:rPr>
        <w:t xml:space="preserve"> </w:t>
      </w:r>
      <w:r w:rsidR="000D2B14">
        <w:rPr>
          <w:rFonts w:cs="Times New Roman" w:hint="eastAsia"/>
          <w:b/>
          <w:bCs/>
          <w:sz w:val="28"/>
          <w:szCs w:val="28"/>
        </w:rPr>
        <w:t>0</w:t>
      </w:r>
      <w:del w:id="8" w:author="蔡孟芹" w:date="2018-03-07T11:30:00Z">
        <w:r w:rsidR="000D2B14" w:rsidDel="00216434">
          <w:rPr>
            <w:rFonts w:cs="Times New Roman" w:hint="eastAsia"/>
            <w:b/>
            <w:bCs/>
            <w:sz w:val="28"/>
            <w:szCs w:val="28"/>
          </w:rPr>
          <w:delText>1</w:delText>
        </w:r>
      </w:del>
      <w:ins w:id="9" w:author="蔡孟芹" w:date="2018-03-07T11:30:00Z">
        <w:r w:rsidR="00216434">
          <w:rPr>
            <w:rFonts w:cs="Times New Roman"/>
            <w:b/>
            <w:bCs/>
            <w:sz w:val="28"/>
            <w:szCs w:val="28"/>
          </w:rPr>
          <w:t>7</w:t>
        </w:r>
      </w:ins>
      <w:r w:rsidRPr="002C2159">
        <w:rPr>
          <w:rFonts w:cs="Times New Roman"/>
          <w:b/>
          <w:bCs/>
          <w:sz w:val="28"/>
          <w:szCs w:val="28"/>
        </w:rPr>
        <w:t xml:space="preserve"> </w:t>
      </w:r>
      <w:r w:rsidRPr="002C2159">
        <w:rPr>
          <w:rFonts w:cs="Times New Roman"/>
          <w:b/>
          <w:bCs/>
          <w:sz w:val="28"/>
          <w:szCs w:val="28"/>
        </w:rPr>
        <w:t>日</w:t>
      </w:r>
      <w:r w:rsidRPr="002C2159">
        <w:rPr>
          <w:rFonts w:cs="Times New Roman"/>
        </w:rPr>
        <w:br w:type="page"/>
      </w:r>
    </w:p>
    <w:p w14:paraId="41594FA4" w14:textId="77777777" w:rsidR="00381F37" w:rsidRPr="002C2159" w:rsidRDefault="00381F37" w:rsidP="00381F37">
      <w:pPr>
        <w:spacing w:line="320" w:lineRule="exact"/>
        <w:jc w:val="center"/>
        <w:rPr>
          <w:rFonts w:cs="Times New Roman"/>
          <w:b/>
          <w:bCs/>
        </w:rPr>
      </w:pPr>
      <w:r w:rsidRPr="002C2159">
        <w:rPr>
          <w:rFonts w:cs="Times New Roman"/>
          <w:b/>
          <w:bCs/>
        </w:rPr>
        <w:lastRenderedPageBreak/>
        <w:t>版權聲明</w:t>
      </w:r>
    </w:p>
    <w:p w14:paraId="73058EFF" w14:textId="77777777" w:rsidR="004D5279" w:rsidRPr="002C2159" w:rsidRDefault="004D5279" w:rsidP="004D5279">
      <w:pPr>
        <w:spacing w:line="320" w:lineRule="exact"/>
        <w:rPr>
          <w:rFonts w:cs="Times New Roman"/>
        </w:rPr>
      </w:pPr>
      <w:r w:rsidRPr="002C2159">
        <w:rPr>
          <w:rFonts w:cs="Times New Roman"/>
        </w:rPr>
        <w:t>此文件為財金資訊股份有限公司所有，非經本公司之同意或授權不得重製、改作、散布或為其他侵權行為。</w:t>
      </w:r>
    </w:p>
    <w:p w14:paraId="2B6A1CFE" w14:textId="77777777" w:rsidR="00381F37" w:rsidRPr="002C2159" w:rsidRDefault="00381F37">
      <w:pPr>
        <w:widowControl/>
        <w:rPr>
          <w:rFonts w:cs="Times New Roman"/>
        </w:rPr>
      </w:pPr>
      <w:r w:rsidRPr="002C2159">
        <w:rPr>
          <w:rFonts w:cs="Times New Roman"/>
        </w:rPr>
        <w:br w:type="page"/>
      </w:r>
    </w:p>
    <w:p w14:paraId="20E71883" w14:textId="77777777" w:rsidR="00381F37" w:rsidRPr="002C2159" w:rsidRDefault="00381F37" w:rsidP="00173E74">
      <w:pPr>
        <w:jc w:val="center"/>
        <w:rPr>
          <w:rFonts w:cs="Times New Roman"/>
        </w:rPr>
      </w:pPr>
      <w:r w:rsidRPr="002C2159">
        <w:rPr>
          <w:rFonts w:cs="Times New Roman"/>
          <w:b/>
          <w:bCs/>
          <w:sz w:val="36"/>
          <w:szCs w:val="36"/>
        </w:rPr>
        <w:lastRenderedPageBreak/>
        <w:t>版本記錄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147"/>
        <w:gridCol w:w="6662"/>
      </w:tblGrid>
      <w:tr w:rsidR="00381F37" w:rsidRPr="002C2159" w14:paraId="551DF32E" w14:textId="77777777" w:rsidTr="00B7326E">
        <w:tc>
          <w:tcPr>
            <w:tcW w:w="1080" w:type="dxa"/>
            <w:shd w:val="clear" w:color="auto" w:fill="E0E0E0"/>
          </w:tcPr>
          <w:p w14:paraId="5CA42411" w14:textId="77777777" w:rsidR="00381F37" w:rsidRPr="002C2159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C2159">
              <w:rPr>
                <w:rFonts w:cs="Times New Roman"/>
                <w:b/>
                <w:bCs/>
                <w:sz w:val="22"/>
              </w:rPr>
              <w:t>版本</w:t>
            </w:r>
          </w:p>
        </w:tc>
        <w:tc>
          <w:tcPr>
            <w:tcW w:w="2147" w:type="dxa"/>
            <w:shd w:val="clear" w:color="auto" w:fill="E0E0E0"/>
          </w:tcPr>
          <w:p w14:paraId="20088F26" w14:textId="77777777" w:rsidR="00381F37" w:rsidRPr="002C2159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C2159">
              <w:rPr>
                <w:rFonts w:cs="Times New Roman"/>
                <w:b/>
                <w:bCs/>
                <w:sz w:val="22"/>
              </w:rPr>
              <w:t>日期</w:t>
            </w:r>
          </w:p>
        </w:tc>
        <w:tc>
          <w:tcPr>
            <w:tcW w:w="6662" w:type="dxa"/>
            <w:shd w:val="clear" w:color="auto" w:fill="E0E0E0"/>
          </w:tcPr>
          <w:p w14:paraId="036858A9" w14:textId="77777777" w:rsidR="00381F37" w:rsidRPr="002C2159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C2159">
              <w:rPr>
                <w:rFonts w:cs="Times New Roman"/>
                <w:b/>
                <w:bCs/>
                <w:sz w:val="22"/>
              </w:rPr>
              <w:t>備註</w:t>
            </w:r>
          </w:p>
        </w:tc>
      </w:tr>
      <w:tr w:rsidR="003E0E72" w:rsidRPr="002C2159" w14:paraId="58BCBE10" w14:textId="77777777" w:rsidTr="00B7326E">
        <w:trPr>
          <w:cantSplit/>
        </w:trPr>
        <w:tc>
          <w:tcPr>
            <w:tcW w:w="1080" w:type="dxa"/>
          </w:tcPr>
          <w:p w14:paraId="790716DB" w14:textId="77777777" w:rsidR="003E0E72" w:rsidRPr="002C2159" w:rsidRDefault="00FE46DD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1.0</w:t>
            </w:r>
          </w:p>
        </w:tc>
        <w:tc>
          <w:tcPr>
            <w:tcW w:w="2147" w:type="dxa"/>
          </w:tcPr>
          <w:p w14:paraId="2004C606" w14:textId="2B8F2AB6" w:rsidR="003E0E72" w:rsidRPr="002C2159" w:rsidRDefault="00C63376" w:rsidP="006C2F0C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sz w:val="22"/>
              </w:rPr>
            </w:pPr>
            <w:r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201</w:t>
            </w:r>
            <w:r w:rsidR="00EA25AD"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6</w:t>
            </w:r>
            <w:r w:rsidR="003E0E72"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/</w:t>
            </w:r>
            <w:r w:rsidR="00EA25AD"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0</w:t>
            </w:r>
            <w:r w:rsidR="006C2F0C"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6</w:t>
            </w:r>
            <w:r w:rsidR="003E0E72" w:rsidRPr="002C2159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/</w:t>
            </w:r>
            <w:r w:rsidR="006C2F0C"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01</w:t>
            </w:r>
          </w:p>
        </w:tc>
        <w:tc>
          <w:tcPr>
            <w:tcW w:w="6662" w:type="dxa"/>
          </w:tcPr>
          <w:p w14:paraId="722D8E65" w14:textId="77777777" w:rsidR="003E0E72" w:rsidRPr="002C2159" w:rsidRDefault="003E0E72" w:rsidP="00910245">
            <w:pPr>
              <w:rPr>
                <w:rFonts w:cs="Times New Roman"/>
                <w:sz w:val="22"/>
              </w:rPr>
            </w:pPr>
            <w:r w:rsidRPr="002C2159">
              <w:rPr>
                <w:rFonts w:cs="Times New Roman"/>
              </w:rPr>
              <w:t>初版</w:t>
            </w:r>
          </w:p>
        </w:tc>
      </w:tr>
      <w:tr w:rsidR="00216434" w:rsidRPr="002C2159" w14:paraId="7E44F49A" w14:textId="77777777" w:rsidTr="00B7326E">
        <w:trPr>
          <w:cantSplit/>
          <w:ins w:id="10" w:author="蔡孟芹" w:date="2018-03-07T11:30:00Z"/>
        </w:trPr>
        <w:tc>
          <w:tcPr>
            <w:tcW w:w="1080" w:type="dxa"/>
          </w:tcPr>
          <w:p w14:paraId="1894C521" w14:textId="58DEE205" w:rsidR="00216434" w:rsidRPr="002C2159" w:rsidRDefault="00216434">
            <w:pPr>
              <w:pStyle w:val="TableHeaderText"/>
              <w:tabs>
                <w:tab w:val="left" w:pos="5220"/>
              </w:tabs>
              <w:rPr>
                <w:ins w:id="11" w:author="蔡孟芹" w:date="2018-03-07T11:30:00Z"/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ins w:id="12" w:author="蔡孟芹" w:date="2018-03-07T11:30:00Z">
              <w:r>
                <w:rPr>
                  <w:rFonts w:ascii="Times New Roman" w:eastAsia="標楷體" w:hAnsi="Times New Roman" w:cs="Times New Roman"/>
                  <w:b w:val="0"/>
                  <w:bCs w:val="0"/>
                  <w:sz w:val="22"/>
                  <w:szCs w:val="22"/>
                  <w:lang w:eastAsia="zh-TW"/>
                </w:rPr>
                <w:t>1.1</w:t>
              </w:r>
            </w:ins>
          </w:p>
        </w:tc>
        <w:tc>
          <w:tcPr>
            <w:tcW w:w="2147" w:type="dxa"/>
          </w:tcPr>
          <w:p w14:paraId="1E5B39B0" w14:textId="30792F48" w:rsidR="00216434" w:rsidRPr="002C2159" w:rsidRDefault="00115215" w:rsidP="006C2F0C">
            <w:pPr>
              <w:pStyle w:val="TableHeaderText"/>
              <w:tabs>
                <w:tab w:val="left" w:pos="5220"/>
              </w:tabs>
              <w:rPr>
                <w:ins w:id="13" w:author="蔡孟芹" w:date="2018-03-07T11:30:00Z"/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ins w:id="14" w:author="蔡孟芹" w:date="2018-03-07T11:35:00Z">
              <w:r>
                <w:rPr>
                  <w:rFonts w:ascii="Times New Roman" w:eastAsia="標楷體" w:hAnsi="Times New Roman" w:cs="Times New Roman" w:hint="eastAsia"/>
                  <w:b w:val="0"/>
                  <w:bCs w:val="0"/>
                  <w:sz w:val="22"/>
                  <w:szCs w:val="22"/>
                  <w:lang w:eastAsia="zh-TW"/>
                </w:rPr>
                <w:t>2018/03/07</w:t>
              </w:r>
            </w:ins>
          </w:p>
        </w:tc>
        <w:tc>
          <w:tcPr>
            <w:tcW w:w="6662" w:type="dxa"/>
          </w:tcPr>
          <w:p w14:paraId="2CC0DF58" w14:textId="2D99E6F1" w:rsidR="00216434" w:rsidRPr="002C2159" w:rsidRDefault="00115215" w:rsidP="00941159">
            <w:pPr>
              <w:rPr>
                <w:ins w:id="15" w:author="蔡孟芹" w:date="2018-03-07T11:30:00Z"/>
                <w:rFonts w:cs="Times New Roman"/>
              </w:rPr>
            </w:pPr>
            <w:ins w:id="16" w:author="蔡孟芹" w:date="2018-03-07T11:35:00Z">
              <w:r>
                <w:rPr>
                  <w:rFonts w:cs="Times New Roman" w:hint="eastAsia"/>
                </w:rPr>
                <w:t>欄位</w:t>
              </w:r>
              <w:r>
                <w:rPr>
                  <w:rFonts w:cs="Times New Roman" w:hint="eastAsia"/>
                </w:rPr>
                <w:t>21</w:t>
              </w:r>
              <w:r>
                <w:rPr>
                  <w:rFonts w:cs="Times New Roman" w:hint="eastAsia"/>
                </w:rPr>
                <w:t>「</w:t>
              </w:r>
              <w:r w:rsidRPr="00757E50">
                <w:rPr>
                  <w:rFonts w:cs="Times New Roman" w:hint="eastAsia"/>
                </w:rPr>
                <w:t>附加資訊</w:t>
              </w:r>
              <w:r>
                <w:rPr>
                  <w:rFonts w:cs="Times New Roman" w:hint="eastAsia"/>
                </w:rPr>
                <w:t>」增加註記</w:t>
              </w:r>
            </w:ins>
            <w:ins w:id="17" w:author="蔡孟芹" w:date="2018-03-07T11:31:00Z">
              <w:r w:rsidR="00216434">
                <w:rPr>
                  <w:rFonts w:cs="Times New Roman" w:hint="eastAsia"/>
                </w:rPr>
                <w:t>說明</w:t>
              </w:r>
            </w:ins>
            <w:ins w:id="18" w:author="蔡孟芹" w:date="2018-03-07T11:35:00Z">
              <w:r>
                <w:rPr>
                  <w:rFonts w:cs="Times New Roman" w:hint="eastAsia"/>
                </w:rPr>
                <w:t>。</w:t>
              </w:r>
            </w:ins>
          </w:p>
        </w:tc>
      </w:tr>
    </w:tbl>
    <w:p w14:paraId="0B8E5E19" w14:textId="77777777" w:rsidR="009F75D4" w:rsidRPr="002C2159" w:rsidRDefault="009F75D4">
      <w:pPr>
        <w:widowControl/>
        <w:rPr>
          <w:rFonts w:cs="Times New Roman"/>
        </w:rPr>
      </w:pPr>
    </w:p>
    <w:p w14:paraId="6FBC8D8A" w14:textId="77777777" w:rsidR="00E46057" w:rsidRPr="002C2159" w:rsidRDefault="00E46057">
      <w:pPr>
        <w:widowControl/>
        <w:rPr>
          <w:rFonts w:cs="Times New Roman"/>
          <w:b/>
          <w:bCs/>
          <w:sz w:val="36"/>
          <w:szCs w:val="36"/>
        </w:rPr>
      </w:pPr>
      <w:r w:rsidRPr="002C2159">
        <w:rPr>
          <w:rFonts w:cs="Times New Roman"/>
          <w:b/>
          <w:bCs/>
          <w:sz w:val="36"/>
          <w:szCs w:val="36"/>
        </w:rPr>
        <w:br w:type="page"/>
      </w:r>
    </w:p>
    <w:p w14:paraId="2F8EEAA2" w14:textId="77777777" w:rsidR="009F75D4" w:rsidRPr="002C2159" w:rsidRDefault="009F75D4">
      <w:pPr>
        <w:jc w:val="center"/>
        <w:rPr>
          <w:rFonts w:cs="Times New Roman"/>
          <w:b/>
          <w:bCs/>
          <w:sz w:val="36"/>
          <w:szCs w:val="36"/>
        </w:rPr>
      </w:pPr>
      <w:r w:rsidRPr="002C2159">
        <w:rPr>
          <w:rFonts w:cs="Times New Roman"/>
          <w:b/>
          <w:bCs/>
          <w:sz w:val="36"/>
          <w:szCs w:val="36"/>
        </w:rPr>
        <w:lastRenderedPageBreak/>
        <w:t>目錄</w:t>
      </w:r>
    </w:p>
    <w:p w14:paraId="23E9AF6B" w14:textId="77777777" w:rsidR="001B5F15" w:rsidRDefault="000A0694">
      <w:pPr>
        <w:pStyle w:val="11"/>
        <w:rPr>
          <w:rFonts w:asciiTheme="minorHAnsi" w:eastAsiaTheme="minorEastAsia" w:hAnsiTheme="minorHAnsi"/>
          <w:noProof/>
          <w:kern w:val="2"/>
        </w:rPr>
      </w:pPr>
      <w:r w:rsidRPr="002C2159">
        <w:rPr>
          <w:rFonts w:cs="Times New Roman"/>
          <w:lang w:val="en-AU"/>
        </w:rPr>
        <w:fldChar w:fldCharType="begin"/>
      </w:r>
      <w:r w:rsidRPr="002C2159">
        <w:rPr>
          <w:rFonts w:cs="Times New Roman"/>
          <w:lang w:val="en-AU"/>
        </w:rPr>
        <w:instrText xml:space="preserve"> TOC \o "1-3" \h \z \u </w:instrText>
      </w:r>
      <w:r w:rsidRPr="002C2159">
        <w:rPr>
          <w:rFonts w:cs="Times New Roman"/>
          <w:lang w:val="en-AU"/>
        </w:rPr>
        <w:fldChar w:fldCharType="separate"/>
      </w:r>
      <w:hyperlink w:anchor="_Toc458000135" w:history="1">
        <w:r w:rsidR="001B5F15" w:rsidRPr="00D9641A">
          <w:rPr>
            <w:rStyle w:val="aa"/>
            <w:noProof/>
          </w:rPr>
          <w:t>1</w:t>
        </w:r>
        <w:r w:rsidR="001B5F15">
          <w:rPr>
            <w:rFonts w:asciiTheme="minorHAnsi" w:eastAsiaTheme="minorEastAsia" w:hAnsiTheme="minorHAnsi"/>
            <w:noProof/>
            <w:kern w:val="2"/>
          </w:rPr>
          <w:tab/>
        </w:r>
        <w:r w:rsidR="001B5F15" w:rsidRPr="00D9641A">
          <w:rPr>
            <w:rStyle w:val="aa"/>
            <w:rFonts w:hint="eastAsia"/>
            <w:noProof/>
          </w:rPr>
          <w:t>規格說明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_Toc458000135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6</w:t>
        </w:r>
        <w:r w:rsidR="001B5F15">
          <w:rPr>
            <w:noProof/>
            <w:webHidden/>
          </w:rPr>
          <w:fldChar w:fldCharType="end"/>
        </w:r>
      </w:hyperlink>
    </w:p>
    <w:p w14:paraId="56FB5E8E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36" w:history="1">
        <w:r w:rsidR="001B5F15" w:rsidRPr="00D9641A">
          <w:rPr>
            <w:rStyle w:val="aa"/>
            <w:noProof/>
          </w:rPr>
          <w:t>1.1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rFonts w:hint="eastAsia"/>
            <w:noProof/>
          </w:rPr>
          <w:t>格式說明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_Toc458000136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6</w:t>
        </w:r>
        <w:r w:rsidR="001B5F15">
          <w:rPr>
            <w:noProof/>
            <w:webHidden/>
          </w:rPr>
          <w:fldChar w:fldCharType="end"/>
        </w:r>
      </w:hyperlink>
    </w:p>
    <w:p w14:paraId="046760C1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37" w:history="1">
        <w:r w:rsidR="001B5F15" w:rsidRPr="00D9641A">
          <w:rPr>
            <w:rStyle w:val="aa"/>
            <w:noProof/>
          </w:rPr>
          <w:t>1.2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rFonts w:hint="eastAsia"/>
            <w:noProof/>
          </w:rPr>
          <w:t>欄位名稱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_Toc458000137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6</w:t>
        </w:r>
        <w:r w:rsidR="001B5F15">
          <w:rPr>
            <w:noProof/>
            <w:webHidden/>
          </w:rPr>
          <w:fldChar w:fldCharType="end"/>
        </w:r>
      </w:hyperlink>
    </w:p>
    <w:p w14:paraId="0CF78690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38" w:history="1">
        <w:r w:rsidR="001B5F15" w:rsidRPr="00D9641A">
          <w:rPr>
            <w:rStyle w:val="aa"/>
            <w:noProof/>
          </w:rPr>
          <w:t>1.3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Web</w:t>
        </w:r>
        <w:r w:rsidR="001B5F15" w:rsidRPr="00D9641A">
          <w:rPr>
            <w:rStyle w:val="aa"/>
            <w:rFonts w:hint="eastAsia"/>
            <w:noProof/>
          </w:rPr>
          <w:t>模式收送電文結構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_Toc458000138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8</w:t>
        </w:r>
        <w:r w:rsidR="001B5F15">
          <w:rPr>
            <w:noProof/>
            <w:webHidden/>
          </w:rPr>
          <w:fldChar w:fldCharType="end"/>
        </w:r>
      </w:hyperlink>
    </w:p>
    <w:p w14:paraId="0EF1E981" w14:textId="77777777" w:rsidR="001B5F15" w:rsidRDefault="00160D32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58000139" w:history="1">
        <w:r w:rsidR="001B5F15" w:rsidRPr="00D9641A">
          <w:rPr>
            <w:rStyle w:val="aa"/>
            <w:noProof/>
          </w:rPr>
          <w:t>2</w:t>
        </w:r>
        <w:r w:rsidR="001B5F15">
          <w:rPr>
            <w:rFonts w:asciiTheme="minorHAnsi" w:eastAsiaTheme="minorEastAsia" w:hAnsiTheme="minorHAnsi"/>
            <w:noProof/>
            <w:kern w:val="2"/>
          </w:rPr>
          <w:tab/>
        </w:r>
        <w:r w:rsidR="001B5F15" w:rsidRPr="00D9641A">
          <w:rPr>
            <w:rStyle w:val="aa"/>
            <w:noProof/>
          </w:rPr>
          <w:t>Online</w:t>
        </w:r>
        <w:r w:rsidR="001B5F15" w:rsidRPr="00D9641A">
          <w:rPr>
            <w:rStyle w:val="aa"/>
            <w:rFonts w:hint="eastAsia"/>
            <w:noProof/>
          </w:rPr>
          <w:t>交易電文說明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_Toc458000139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9</w:t>
        </w:r>
        <w:r w:rsidR="001B5F15">
          <w:rPr>
            <w:noProof/>
            <w:webHidden/>
          </w:rPr>
          <w:fldChar w:fldCharType="end"/>
        </w:r>
      </w:hyperlink>
    </w:p>
    <w:p w14:paraId="7197AD43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0" w:history="1">
        <w:r w:rsidR="001B5F15" w:rsidRPr="00D9641A">
          <w:rPr>
            <w:rStyle w:val="aa"/>
            <w:noProof/>
          </w:rPr>
          <w:t>2.1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rFonts w:hint="eastAsia"/>
            <w:noProof/>
          </w:rPr>
          <w:t>跨境匯入網路電文交易說明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_Toc458000140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9</w:t>
        </w:r>
        <w:r w:rsidR="001B5F15">
          <w:rPr>
            <w:noProof/>
            <w:webHidden/>
          </w:rPr>
          <w:fldChar w:fldCharType="end"/>
        </w:r>
      </w:hyperlink>
    </w:p>
    <w:p w14:paraId="62DED468" w14:textId="77777777" w:rsidR="001B5F15" w:rsidRDefault="00160D32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58000141" w:history="1">
        <w:r w:rsidR="001B5F15" w:rsidRPr="00D9641A">
          <w:rPr>
            <w:rStyle w:val="aa"/>
            <w:noProof/>
          </w:rPr>
          <w:t>2.1.1</w:t>
        </w:r>
        <w:r w:rsidR="001B5F15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1B5F15" w:rsidRPr="00D9641A">
          <w:rPr>
            <w:rStyle w:val="aa"/>
            <w:rFonts w:hint="eastAsia"/>
            <w:noProof/>
          </w:rPr>
          <w:t>跨境匯入網路電子支付交易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_Toc458000141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9</w:t>
        </w:r>
        <w:r w:rsidR="001B5F15">
          <w:rPr>
            <w:noProof/>
            <w:webHidden/>
          </w:rPr>
          <w:fldChar w:fldCharType="end"/>
        </w:r>
      </w:hyperlink>
    </w:p>
    <w:p w14:paraId="1987775F" w14:textId="77777777" w:rsidR="001B5F15" w:rsidRDefault="00160D32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58000142" w:history="1">
        <w:r w:rsidR="001B5F15" w:rsidRPr="00D9641A">
          <w:rPr>
            <w:rStyle w:val="aa"/>
            <w:noProof/>
          </w:rPr>
          <w:t>2.1.2</w:t>
        </w:r>
        <w:r w:rsidR="001B5F15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1B5F15" w:rsidRPr="00D9641A">
          <w:rPr>
            <w:rStyle w:val="aa"/>
            <w:rFonts w:hint="eastAsia"/>
            <w:noProof/>
          </w:rPr>
          <w:t>跨境匯入網路電子支付退款交易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_Toc458000142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11</w:t>
        </w:r>
        <w:r w:rsidR="001B5F15">
          <w:rPr>
            <w:noProof/>
            <w:webHidden/>
          </w:rPr>
          <w:fldChar w:fldCharType="end"/>
        </w:r>
      </w:hyperlink>
    </w:p>
    <w:p w14:paraId="7CFB25F7" w14:textId="77777777" w:rsidR="001B5F15" w:rsidRDefault="00160D32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58000143" w:history="1">
        <w:r w:rsidR="001B5F15" w:rsidRPr="00D9641A">
          <w:rPr>
            <w:rStyle w:val="aa"/>
            <w:noProof/>
          </w:rPr>
          <w:t>2.1.3</w:t>
        </w:r>
        <w:r w:rsidR="001B5F15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1B5F15" w:rsidRPr="00D9641A">
          <w:rPr>
            <w:rStyle w:val="aa"/>
            <w:rFonts w:hint="eastAsia"/>
            <w:noProof/>
          </w:rPr>
          <w:t>跨境匯入網路電子支付訂單狀態查詢交易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_Toc458000143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13</w:t>
        </w:r>
        <w:r w:rsidR="001B5F15">
          <w:rPr>
            <w:noProof/>
            <w:webHidden/>
          </w:rPr>
          <w:fldChar w:fldCharType="end"/>
        </w:r>
      </w:hyperlink>
    </w:p>
    <w:p w14:paraId="49EC663F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4" w:history="1">
        <w:r w:rsidR="001B5F15" w:rsidRPr="00D9641A">
          <w:rPr>
            <w:rStyle w:val="aa"/>
            <w:noProof/>
          </w:rPr>
          <w:t>2.2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rFonts w:hint="eastAsia"/>
            <w:noProof/>
          </w:rPr>
          <w:t>驗證碼更新交易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_Toc458000144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14</w:t>
        </w:r>
        <w:r w:rsidR="001B5F15">
          <w:rPr>
            <w:noProof/>
            <w:webHidden/>
          </w:rPr>
          <w:fldChar w:fldCharType="end"/>
        </w:r>
      </w:hyperlink>
    </w:p>
    <w:p w14:paraId="0D1B5FEC" w14:textId="77777777" w:rsidR="001B5F15" w:rsidRDefault="00160D32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58000145" w:history="1">
        <w:r w:rsidR="001B5F15" w:rsidRPr="00D9641A">
          <w:rPr>
            <w:rStyle w:val="aa"/>
            <w:noProof/>
          </w:rPr>
          <w:t>3</w:t>
        </w:r>
        <w:r w:rsidR="001B5F15">
          <w:rPr>
            <w:rFonts w:asciiTheme="minorHAnsi" w:eastAsiaTheme="minorEastAsia" w:hAnsiTheme="minorHAnsi"/>
            <w:noProof/>
            <w:kern w:val="2"/>
          </w:rPr>
          <w:tab/>
        </w:r>
        <w:r w:rsidR="001B5F15" w:rsidRPr="00D9641A">
          <w:rPr>
            <w:rStyle w:val="aa"/>
            <w:rFonts w:hint="eastAsia"/>
            <w:noProof/>
          </w:rPr>
          <w:t>欄位說明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_Toc458000145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15</w:t>
        </w:r>
        <w:r w:rsidR="001B5F15">
          <w:rPr>
            <w:noProof/>
            <w:webHidden/>
          </w:rPr>
          <w:fldChar w:fldCharType="end"/>
        </w:r>
      </w:hyperlink>
    </w:p>
    <w:p w14:paraId="6E3B9CD3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6" w:history="1">
        <w:r w:rsidR="001B5F15" w:rsidRPr="00D9641A">
          <w:rPr>
            <w:rStyle w:val="aa"/>
            <w:noProof/>
          </w:rPr>
          <w:t>3.1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FIELD_01 </w:t>
        </w:r>
        <w:r w:rsidR="001B5F15" w:rsidRPr="00D9641A">
          <w:rPr>
            <w:rStyle w:val="aa"/>
            <w:rFonts w:hint="eastAsia"/>
            <w:noProof/>
          </w:rPr>
          <w:t>交易狀態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_Toc458000146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15</w:t>
        </w:r>
        <w:r w:rsidR="001B5F15">
          <w:rPr>
            <w:noProof/>
            <w:webHidden/>
          </w:rPr>
          <w:fldChar w:fldCharType="end"/>
        </w:r>
      </w:hyperlink>
    </w:p>
    <w:p w14:paraId="7FFC3E6A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7" w:history="1">
        <w:r w:rsidR="001B5F15" w:rsidRPr="00D9641A">
          <w:rPr>
            <w:rStyle w:val="aa"/>
            <w:noProof/>
          </w:rPr>
          <w:t>3.2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FIELD_02 </w:t>
        </w:r>
        <w:r w:rsidR="001B5F15" w:rsidRPr="00D9641A">
          <w:rPr>
            <w:rStyle w:val="aa"/>
            <w:rFonts w:hint="eastAsia"/>
            <w:noProof/>
          </w:rPr>
          <w:t>交易類型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_Toc458000147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15</w:t>
        </w:r>
        <w:r w:rsidR="001B5F15">
          <w:rPr>
            <w:noProof/>
            <w:webHidden/>
          </w:rPr>
          <w:fldChar w:fldCharType="end"/>
        </w:r>
      </w:hyperlink>
    </w:p>
    <w:p w14:paraId="0AF35AC7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8" w:history="1">
        <w:r w:rsidR="001B5F15" w:rsidRPr="00D9641A">
          <w:rPr>
            <w:rStyle w:val="aa"/>
            <w:noProof/>
          </w:rPr>
          <w:t>3.3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FIELD_03 </w:t>
        </w:r>
        <w:r w:rsidR="001B5F15" w:rsidRPr="00D9641A">
          <w:rPr>
            <w:rStyle w:val="aa"/>
            <w:rFonts w:hint="eastAsia"/>
            <w:noProof/>
          </w:rPr>
          <w:t>平台代號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_Toc458000148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15</w:t>
        </w:r>
        <w:r w:rsidR="001B5F15">
          <w:rPr>
            <w:noProof/>
            <w:webHidden/>
          </w:rPr>
          <w:fldChar w:fldCharType="end"/>
        </w:r>
      </w:hyperlink>
    </w:p>
    <w:p w14:paraId="34EE37EB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49" w:history="1">
        <w:r w:rsidR="001B5F15" w:rsidRPr="00D9641A">
          <w:rPr>
            <w:rStyle w:val="aa"/>
            <w:noProof/>
          </w:rPr>
          <w:t>3.4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FIELD_04 </w:t>
        </w:r>
        <w:r w:rsidR="001B5F15" w:rsidRPr="00D9641A">
          <w:rPr>
            <w:rStyle w:val="aa"/>
            <w:rFonts w:hint="eastAsia"/>
            <w:noProof/>
          </w:rPr>
          <w:t>訂單編號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_Toc458000149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15</w:t>
        </w:r>
        <w:r w:rsidR="001B5F15">
          <w:rPr>
            <w:noProof/>
            <w:webHidden/>
          </w:rPr>
          <w:fldChar w:fldCharType="end"/>
        </w:r>
      </w:hyperlink>
    </w:p>
    <w:p w14:paraId="31E411FB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0" w:history="1">
        <w:r w:rsidR="001B5F15" w:rsidRPr="00D9641A">
          <w:rPr>
            <w:rStyle w:val="aa"/>
            <w:noProof/>
          </w:rPr>
          <w:t>3.5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FIELD_05</w:t>
        </w:r>
        <w:r w:rsidR="001B5F15" w:rsidRPr="00D9641A">
          <w:rPr>
            <w:rStyle w:val="aa"/>
            <w:rFonts w:hint="eastAsia"/>
            <w:noProof/>
          </w:rPr>
          <w:t>收單行代碼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_Toc458000150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16</w:t>
        </w:r>
        <w:r w:rsidR="001B5F15">
          <w:rPr>
            <w:noProof/>
            <w:webHidden/>
          </w:rPr>
          <w:fldChar w:fldCharType="end"/>
        </w:r>
      </w:hyperlink>
    </w:p>
    <w:p w14:paraId="15929B55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1" w:history="1">
        <w:r w:rsidR="001B5F15" w:rsidRPr="00D9641A">
          <w:rPr>
            <w:rStyle w:val="aa"/>
            <w:noProof/>
          </w:rPr>
          <w:t>3.6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FIELD_06 </w:t>
        </w:r>
        <w:r w:rsidR="001B5F15" w:rsidRPr="00D9641A">
          <w:rPr>
            <w:rStyle w:val="aa"/>
            <w:rFonts w:hint="eastAsia"/>
            <w:noProof/>
          </w:rPr>
          <w:t>特店代號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_Toc458000151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16</w:t>
        </w:r>
        <w:r w:rsidR="001B5F15">
          <w:rPr>
            <w:noProof/>
            <w:webHidden/>
          </w:rPr>
          <w:fldChar w:fldCharType="end"/>
        </w:r>
      </w:hyperlink>
    </w:p>
    <w:p w14:paraId="345DDADB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2" w:history="1">
        <w:r w:rsidR="001B5F15" w:rsidRPr="00D9641A">
          <w:rPr>
            <w:rStyle w:val="aa"/>
            <w:noProof/>
          </w:rPr>
          <w:t>3.7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FIELD_07 </w:t>
        </w:r>
        <w:r w:rsidR="001B5F15" w:rsidRPr="00D9641A">
          <w:rPr>
            <w:rStyle w:val="aa"/>
            <w:rFonts w:hint="eastAsia"/>
            <w:noProof/>
          </w:rPr>
          <w:t>端末代號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_Toc458000152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16</w:t>
        </w:r>
        <w:r w:rsidR="001B5F15">
          <w:rPr>
            <w:noProof/>
            <w:webHidden/>
          </w:rPr>
          <w:fldChar w:fldCharType="end"/>
        </w:r>
      </w:hyperlink>
    </w:p>
    <w:p w14:paraId="0FA1C845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3" w:history="1">
        <w:r w:rsidR="001B5F15" w:rsidRPr="00D9641A">
          <w:rPr>
            <w:rStyle w:val="aa"/>
            <w:noProof/>
          </w:rPr>
          <w:t>3.8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FIELD_08 </w:t>
        </w:r>
        <w:r w:rsidR="001B5F15" w:rsidRPr="00D9641A">
          <w:rPr>
            <w:rStyle w:val="aa"/>
            <w:rFonts w:hint="eastAsia"/>
            <w:noProof/>
          </w:rPr>
          <w:t>交易金額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_Toc458000153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16</w:t>
        </w:r>
        <w:r w:rsidR="001B5F15">
          <w:rPr>
            <w:noProof/>
            <w:webHidden/>
          </w:rPr>
          <w:fldChar w:fldCharType="end"/>
        </w:r>
      </w:hyperlink>
    </w:p>
    <w:p w14:paraId="4C8CC832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4" w:history="1">
        <w:r w:rsidR="001B5F15" w:rsidRPr="00D9641A">
          <w:rPr>
            <w:rStyle w:val="aa"/>
            <w:noProof/>
          </w:rPr>
          <w:t>3.9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FIELD_09 </w:t>
        </w:r>
        <w:r w:rsidR="001B5F15" w:rsidRPr="00D9641A">
          <w:rPr>
            <w:rStyle w:val="aa"/>
            <w:rFonts w:hint="eastAsia"/>
            <w:noProof/>
          </w:rPr>
          <w:t>交易日期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_Toc458000154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16</w:t>
        </w:r>
        <w:r w:rsidR="001B5F15">
          <w:rPr>
            <w:noProof/>
            <w:webHidden/>
          </w:rPr>
          <w:fldChar w:fldCharType="end"/>
        </w:r>
      </w:hyperlink>
    </w:p>
    <w:p w14:paraId="4FE90ACB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5" w:history="1">
        <w:r w:rsidR="001B5F15" w:rsidRPr="00D9641A">
          <w:rPr>
            <w:rStyle w:val="aa"/>
            <w:noProof/>
          </w:rPr>
          <w:t>3.10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FIELD_10 </w:t>
        </w:r>
        <w:r w:rsidR="001B5F15" w:rsidRPr="00D9641A">
          <w:rPr>
            <w:rStyle w:val="aa"/>
            <w:rFonts w:hint="eastAsia"/>
            <w:noProof/>
          </w:rPr>
          <w:t>交易時間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_Toc458000155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3A4FE56A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6" w:history="1">
        <w:r w:rsidR="001B5F15" w:rsidRPr="00D9641A">
          <w:rPr>
            <w:rStyle w:val="aa"/>
            <w:noProof/>
          </w:rPr>
          <w:t>3.11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FIELD_11 </w:t>
        </w:r>
        <w:r w:rsidR="001B5F15" w:rsidRPr="00D9641A">
          <w:rPr>
            <w:rStyle w:val="aa"/>
            <w:rFonts w:hint="eastAsia"/>
            <w:noProof/>
          </w:rPr>
          <w:t>商品名稱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_Toc458000156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2620DAEB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7" w:history="1">
        <w:r w:rsidR="001B5F15" w:rsidRPr="00D9641A">
          <w:rPr>
            <w:rStyle w:val="aa"/>
            <w:noProof/>
          </w:rPr>
          <w:t>3.12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FIELD_12 </w:t>
        </w:r>
        <w:r w:rsidR="001B5F15" w:rsidRPr="00D9641A">
          <w:rPr>
            <w:rStyle w:val="aa"/>
            <w:rFonts w:hint="eastAsia"/>
            <w:noProof/>
          </w:rPr>
          <w:t>商品描述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_Toc458000157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557B20D1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8" w:history="1">
        <w:r w:rsidR="001B5F15" w:rsidRPr="00D9641A">
          <w:rPr>
            <w:rStyle w:val="aa"/>
            <w:noProof/>
          </w:rPr>
          <w:t>3.13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FIELD_13 </w:t>
        </w:r>
        <w:r w:rsidR="001B5F15" w:rsidRPr="00D9641A">
          <w:rPr>
            <w:rStyle w:val="aa"/>
            <w:rFonts w:hint="eastAsia"/>
            <w:noProof/>
          </w:rPr>
          <w:t>退款編號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_Toc458000158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6FA6DBA6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59" w:history="1">
        <w:r w:rsidR="001B5F15" w:rsidRPr="00D9641A">
          <w:rPr>
            <w:rStyle w:val="aa"/>
            <w:noProof/>
          </w:rPr>
          <w:t>3.14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FIELD_14 </w:t>
        </w:r>
        <w:r w:rsidR="001B5F15" w:rsidRPr="00D9641A">
          <w:rPr>
            <w:rStyle w:val="aa"/>
            <w:rFonts w:hint="eastAsia"/>
            <w:noProof/>
          </w:rPr>
          <w:t>退款金額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_Toc458000159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6F455475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0" w:history="1">
        <w:r w:rsidR="001B5F15" w:rsidRPr="00D9641A">
          <w:rPr>
            <w:rStyle w:val="aa"/>
            <w:noProof/>
          </w:rPr>
          <w:t>3.15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FIELD_15 </w:t>
        </w:r>
        <w:r w:rsidR="001B5F15" w:rsidRPr="00D9641A">
          <w:rPr>
            <w:rStyle w:val="aa"/>
            <w:rFonts w:hint="eastAsia"/>
            <w:noProof/>
          </w:rPr>
          <w:t>退款原因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_Toc458000160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17</w:t>
        </w:r>
        <w:r w:rsidR="001B5F15">
          <w:rPr>
            <w:noProof/>
            <w:webHidden/>
          </w:rPr>
          <w:fldChar w:fldCharType="end"/>
        </w:r>
      </w:hyperlink>
    </w:p>
    <w:p w14:paraId="51C5EE96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1" w:history="1">
        <w:r w:rsidR="001B5F15" w:rsidRPr="00D9641A">
          <w:rPr>
            <w:rStyle w:val="aa"/>
            <w:noProof/>
          </w:rPr>
          <w:t>3.16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FIELD_16</w:t>
        </w:r>
        <w:r w:rsidR="001B5F15" w:rsidRPr="00D9641A">
          <w:rPr>
            <w:rStyle w:val="aa"/>
            <w:rFonts w:hint="eastAsia"/>
            <w:noProof/>
          </w:rPr>
          <w:t>交易結果回傳網址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_Toc458000161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315EC17E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2" w:history="1">
        <w:r w:rsidR="001B5F15" w:rsidRPr="00D9641A">
          <w:rPr>
            <w:rStyle w:val="aa"/>
            <w:noProof/>
          </w:rPr>
          <w:t>3.17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FIELD_17 </w:t>
        </w:r>
        <w:r w:rsidR="001B5F15" w:rsidRPr="00D9641A">
          <w:rPr>
            <w:rStyle w:val="aa"/>
            <w:rFonts w:hint="eastAsia"/>
            <w:noProof/>
          </w:rPr>
          <w:t>交易處理回應時間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_Toc458000162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1B31BFD0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3" w:history="1">
        <w:r w:rsidR="001B5F15" w:rsidRPr="00D9641A">
          <w:rPr>
            <w:rStyle w:val="aa"/>
            <w:noProof/>
          </w:rPr>
          <w:t>3.18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FIELD_18 REQ</w:t>
        </w:r>
        <w:r w:rsidR="001B5F15" w:rsidRPr="00D9641A">
          <w:rPr>
            <w:rStyle w:val="aa"/>
            <w:rFonts w:hint="eastAsia"/>
            <w:noProof/>
          </w:rPr>
          <w:t>交易驗證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_Toc458000163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5E985B83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4" w:history="1">
        <w:r w:rsidR="001B5F15" w:rsidRPr="00D9641A">
          <w:rPr>
            <w:rStyle w:val="aa"/>
            <w:noProof/>
          </w:rPr>
          <w:t>3.19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FIELD_19 RESP</w:t>
        </w:r>
        <w:r w:rsidR="001B5F15" w:rsidRPr="00D9641A">
          <w:rPr>
            <w:rStyle w:val="aa"/>
            <w:rFonts w:hint="eastAsia"/>
            <w:noProof/>
          </w:rPr>
          <w:t>交易驗證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_Toc458000164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15FB9F56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5" w:history="1">
        <w:r w:rsidR="001B5F15" w:rsidRPr="00D9641A">
          <w:rPr>
            <w:rStyle w:val="aa"/>
            <w:noProof/>
          </w:rPr>
          <w:t>3.20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FIELD_20</w:t>
        </w:r>
        <w:r w:rsidR="001B5F15" w:rsidRPr="00D9641A">
          <w:rPr>
            <w:rStyle w:val="aa"/>
            <w:rFonts w:hint="eastAsia"/>
            <w:noProof/>
          </w:rPr>
          <w:t>回應碼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_Toc458000165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711C6B8C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6" w:history="1">
        <w:r w:rsidR="001B5F15" w:rsidRPr="00D9641A">
          <w:rPr>
            <w:rStyle w:val="aa"/>
            <w:noProof/>
          </w:rPr>
          <w:t>3.21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FIELD_21 </w:t>
        </w:r>
        <w:r w:rsidR="001B5F15" w:rsidRPr="00D9641A">
          <w:rPr>
            <w:rStyle w:val="aa"/>
            <w:rFonts w:hint="eastAsia"/>
            <w:noProof/>
          </w:rPr>
          <w:t>附加資訊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_Toc458000166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18</w:t>
        </w:r>
        <w:r w:rsidR="001B5F15">
          <w:rPr>
            <w:noProof/>
            <w:webHidden/>
          </w:rPr>
          <w:fldChar w:fldCharType="end"/>
        </w:r>
      </w:hyperlink>
    </w:p>
    <w:p w14:paraId="6A56DABC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7" w:history="1">
        <w:r w:rsidR="001B5F15" w:rsidRPr="00D9641A">
          <w:rPr>
            <w:rStyle w:val="aa"/>
            <w:noProof/>
          </w:rPr>
          <w:t>3.22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>FIELD_22</w:t>
        </w:r>
        <w:r w:rsidR="001B5F15" w:rsidRPr="00D9641A">
          <w:rPr>
            <w:rStyle w:val="aa"/>
            <w:rFonts w:hint="eastAsia"/>
            <w:noProof/>
          </w:rPr>
          <w:t>驗證碼押碼方式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_Toc458000167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19</w:t>
        </w:r>
        <w:r w:rsidR="001B5F15">
          <w:rPr>
            <w:noProof/>
            <w:webHidden/>
          </w:rPr>
          <w:fldChar w:fldCharType="end"/>
        </w:r>
      </w:hyperlink>
    </w:p>
    <w:p w14:paraId="21124853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8" w:history="1">
        <w:r w:rsidR="001B5F15" w:rsidRPr="00D9641A">
          <w:rPr>
            <w:rStyle w:val="aa"/>
            <w:noProof/>
          </w:rPr>
          <w:t>3.23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FIELD_23 </w:t>
        </w:r>
        <w:r w:rsidR="001B5F15" w:rsidRPr="00D9641A">
          <w:rPr>
            <w:rStyle w:val="aa"/>
            <w:rFonts w:hint="eastAsia"/>
            <w:noProof/>
          </w:rPr>
          <w:t>交易追蹤號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_Toc458000168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20</w:t>
        </w:r>
        <w:r w:rsidR="001B5F15">
          <w:rPr>
            <w:noProof/>
            <w:webHidden/>
          </w:rPr>
          <w:fldChar w:fldCharType="end"/>
        </w:r>
      </w:hyperlink>
    </w:p>
    <w:p w14:paraId="556D4C74" w14:textId="77777777" w:rsidR="001B5F15" w:rsidRDefault="00160D32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2"/>
          <w:lang w:val="en-US"/>
        </w:rPr>
      </w:pPr>
      <w:hyperlink w:anchor="_Toc458000169" w:history="1">
        <w:r w:rsidR="001B5F15" w:rsidRPr="00D9641A">
          <w:rPr>
            <w:rStyle w:val="aa"/>
            <w:noProof/>
          </w:rPr>
          <w:t>3.24</w:t>
        </w:r>
        <w:r w:rsidR="001B5F15">
          <w:rPr>
            <w:rFonts w:asciiTheme="minorHAnsi" w:eastAsiaTheme="minorEastAsia" w:hAnsiTheme="minorHAnsi" w:cstheme="minorBidi"/>
            <w:noProof/>
            <w:kern w:val="2"/>
            <w:sz w:val="24"/>
            <w:szCs w:val="22"/>
            <w:lang w:val="en-US"/>
          </w:rPr>
          <w:tab/>
        </w:r>
        <w:r w:rsidR="001B5F15" w:rsidRPr="00D9641A">
          <w:rPr>
            <w:rStyle w:val="aa"/>
            <w:noProof/>
          </w:rPr>
          <w:t xml:space="preserve">FIELD_24 </w:t>
        </w:r>
        <w:r w:rsidR="001B5F15" w:rsidRPr="00D9641A">
          <w:rPr>
            <w:rStyle w:val="aa"/>
            <w:rFonts w:hint="eastAsia"/>
            <w:noProof/>
          </w:rPr>
          <w:t>錯誤描述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_Toc458000169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20</w:t>
        </w:r>
        <w:r w:rsidR="001B5F15">
          <w:rPr>
            <w:noProof/>
            <w:webHidden/>
          </w:rPr>
          <w:fldChar w:fldCharType="end"/>
        </w:r>
      </w:hyperlink>
    </w:p>
    <w:p w14:paraId="5D1ACFBC" w14:textId="77777777" w:rsidR="001B5F15" w:rsidRDefault="00160D32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58000170" w:history="1">
        <w:r w:rsidR="001B5F15" w:rsidRPr="00D9641A">
          <w:rPr>
            <w:rStyle w:val="aa"/>
            <w:noProof/>
          </w:rPr>
          <w:t>4</w:t>
        </w:r>
        <w:r w:rsidR="001B5F15">
          <w:rPr>
            <w:rFonts w:asciiTheme="minorHAnsi" w:eastAsiaTheme="minorEastAsia" w:hAnsiTheme="minorHAnsi"/>
            <w:noProof/>
            <w:kern w:val="2"/>
          </w:rPr>
          <w:tab/>
        </w:r>
        <w:r w:rsidR="001B5F15" w:rsidRPr="00D9641A">
          <w:rPr>
            <w:rStyle w:val="aa"/>
            <w:rFonts w:hint="eastAsia"/>
            <w:noProof/>
          </w:rPr>
          <w:t>其他注意事項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_Toc458000170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21</w:t>
        </w:r>
        <w:r w:rsidR="001B5F15">
          <w:rPr>
            <w:noProof/>
            <w:webHidden/>
          </w:rPr>
          <w:fldChar w:fldCharType="end"/>
        </w:r>
      </w:hyperlink>
    </w:p>
    <w:p w14:paraId="68A05814" w14:textId="77777777" w:rsidR="001B5F15" w:rsidRDefault="00160D32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58000171" w:history="1">
        <w:r w:rsidR="001B5F15" w:rsidRPr="00D9641A">
          <w:rPr>
            <w:rStyle w:val="aa"/>
            <w:rFonts w:hint="eastAsia"/>
            <w:noProof/>
          </w:rPr>
          <w:t>附錄一：回應碼</w:t>
        </w:r>
        <w:r w:rsidR="001B5F15">
          <w:rPr>
            <w:noProof/>
            <w:webHidden/>
          </w:rPr>
          <w:tab/>
        </w:r>
        <w:r w:rsidR="001B5F15">
          <w:rPr>
            <w:noProof/>
            <w:webHidden/>
          </w:rPr>
          <w:fldChar w:fldCharType="begin"/>
        </w:r>
        <w:r w:rsidR="001B5F15">
          <w:rPr>
            <w:noProof/>
            <w:webHidden/>
          </w:rPr>
          <w:instrText xml:space="preserve"> PAGEREF _Toc458000171 \h </w:instrText>
        </w:r>
        <w:r w:rsidR="001B5F15">
          <w:rPr>
            <w:noProof/>
            <w:webHidden/>
          </w:rPr>
        </w:r>
        <w:r w:rsidR="001B5F15">
          <w:rPr>
            <w:noProof/>
            <w:webHidden/>
          </w:rPr>
          <w:fldChar w:fldCharType="separate"/>
        </w:r>
        <w:r w:rsidR="001B5F15">
          <w:rPr>
            <w:noProof/>
            <w:webHidden/>
          </w:rPr>
          <w:t>22</w:t>
        </w:r>
        <w:r w:rsidR="001B5F15">
          <w:rPr>
            <w:noProof/>
            <w:webHidden/>
          </w:rPr>
          <w:fldChar w:fldCharType="end"/>
        </w:r>
      </w:hyperlink>
    </w:p>
    <w:p w14:paraId="3DCDC7F9" w14:textId="08BD63FF" w:rsidR="00981FF1" w:rsidRPr="002C2159" w:rsidRDefault="000A0694" w:rsidP="00F42C94">
      <w:pPr>
        <w:rPr>
          <w:rFonts w:cs="Times New Roman"/>
          <w:b/>
          <w:bCs/>
          <w:sz w:val="36"/>
          <w:szCs w:val="36"/>
        </w:rPr>
      </w:pPr>
      <w:r w:rsidRPr="002C2159">
        <w:rPr>
          <w:rFonts w:cs="Times New Roman"/>
          <w:lang w:val="en-AU"/>
        </w:rPr>
        <w:fldChar w:fldCharType="end"/>
      </w:r>
      <w:r w:rsidR="00981FF1" w:rsidRPr="002C2159">
        <w:rPr>
          <w:rFonts w:cs="Times New Roman"/>
          <w:b/>
          <w:bCs/>
          <w:sz w:val="36"/>
          <w:szCs w:val="36"/>
        </w:rPr>
        <w:br w:type="page"/>
      </w:r>
    </w:p>
    <w:p w14:paraId="15CB2AD4" w14:textId="77777777" w:rsidR="000A0694" w:rsidRPr="002C2159" w:rsidRDefault="009906B0" w:rsidP="006544B7">
      <w:pPr>
        <w:pStyle w:val="1"/>
        <w:spacing w:before="0" w:after="0"/>
        <w:rPr>
          <w:lang w:eastAsia="zh-TW"/>
        </w:rPr>
      </w:pPr>
      <w:bookmarkStart w:id="19" w:name="_Toc432605820"/>
      <w:bookmarkStart w:id="20" w:name="_Toc432606967"/>
      <w:bookmarkStart w:id="21" w:name="_Toc432608114"/>
      <w:bookmarkStart w:id="22" w:name="_Toc432609270"/>
      <w:bookmarkStart w:id="23" w:name="_Toc432610423"/>
      <w:bookmarkStart w:id="24" w:name="_Toc432605835"/>
      <w:bookmarkStart w:id="25" w:name="_Toc432606982"/>
      <w:bookmarkStart w:id="26" w:name="_Toc432608129"/>
      <w:bookmarkStart w:id="27" w:name="_Toc432609285"/>
      <w:bookmarkStart w:id="28" w:name="_Toc432610438"/>
      <w:bookmarkStart w:id="29" w:name="_Toc432605422"/>
      <w:bookmarkStart w:id="30" w:name="_Toc432605836"/>
      <w:bookmarkStart w:id="31" w:name="_Toc432606983"/>
      <w:bookmarkStart w:id="32" w:name="_Toc432608130"/>
      <w:bookmarkStart w:id="33" w:name="_Toc432609286"/>
      <w:bookmarkStart w:id="34" w:name="_Toc432610439"/>
      <w:bookmarkStart w:id="35" w:name="_Toc432605837"/>
      <w:bookmarkStart w:id="36" w:name="_Toc432606984"/>
      <w:bookmarkStart w:id="37" w:name="_Toc432608131"/>
      <w:bookmarkStart w:id="38" w:name="_Toc432609287"/>
      <w:bookmarkStart w:id="39" w:name="_Toc432610440"/>
      <w:bookmarkStart w:id="40" w:name="_Toc357153266"/>
      <w:bookmarkStart w:id="41" w:name="_Toc357411763"/>
      <w:bookmarkStart w:id="42" w:name="_Toc432605838"/>
      <w:bookmarkStart w:id="43" w:name="_Toc432606985"/>
      <w:bookmarkStart w:id="44" w:name="_Toc432608132"/>
      <w:bookmarkStart w:id="45" w:name="_Toc432609288"/>
      <w:bookmarkStart w:id="46" w:name="_Toc432610441"/>
      <w:bookmarkStart w:id="47" w:name="_Toc432605839"/>
      <w:bookmarkStart w:id="48" w:name="_Toc432606986"/>
      <w:bookmarkStart w:id="49" w:name="_Toc432608133"/>
      <w:bookmarkStart w:id="50" w:name="_Toc432609289"/>
      <w:bookmarkStart w:id="51" w:name="_Toc432610442"/>
      <w:bookmarkStart w:id="52" w:name="_Toc396310207"/>
      <w:bookmarkStart w:id="53" w:name="_Toc432605840"/>
      <w:bookmarkStart w:id="54" w:name="_Toc432606987"/>
      <w:bookmarkStart w:id="55" w:name="_Toc432608134"/>
      <w:bookmarkStart w:id="56" w:name="_Toc432609290"/>
      <w:bookmarkStart w:id="57" w:name="_Toc432610443"/>
      <w:bookmarkStart w:id="58" w:name="_Toc432605841"/>
      <w:bookmarkStart w:id="59" w:name="_Toc432606988"/>
      <w:bookmarkStart w:id="60" w:name="_Toc432608135"/>
      <w:bookmarkStart w:id="61" w:name="_Toc432609291"/>
      <w:bookmarkStart w:id="62" w:name="_Toc432610444"/>
      <w:bookmarkStart w:id="63" w:name="_Toc432605842"/>
      <w:bookmarkStart w:id="64" w:name="_Toc432606989"/>
      <w:bookmarkStart w:id="65" w:name="_Toc432608136"/>
      <w:bookmarkStart w:id="66" w:name="_Toc432609292"/>
      <w:bookmarkStart w:id="67" w:name="_Toc432610445"/>
      <w:bookmarkStart w:id="68" w:name="_Toc432605843"/>
      <w:bookmarkStart w:id="69" w:name="_Toc432606990"/>
      <w:bookmarkStart w:id="70" w:name="_Toc432608137"/>
      <w:bookmarkStart w:id="71" w:name="_Toc432609293"/>
      <w:bookmarkStart w:id="72" w:name="_Toc432610446"/>
      <w:bookmarkStart w:id="73" w:name="_Toc432605844"/>
      <w:bookmarkStart w:id="74" w:name="_Toc432606991"/>
      <w:bookmarkStart w:id="75" w:name="_Toc432608138"/>
      <w:bookmarkStart w:id="76" w:name="_Toc432609294"/>
      <w:bookmarkStart w:id="77" w:name="_Toc432610447"/>
      <w:bookmarkStart w:id="78" w:name="_Toc432605845"/>
      <w:bookmarkStart w:id="79" w:name="_Toc432606992"/>
      <w:bookmarkStart w:id="80" w:name="_Toc432608139"/>
      <w:bookmarkStart w:id="81" w:name="_Toc432609295"/>
      <w:bookmarkStart w:id="82" w:name="_Toc432610448"/>
      <w:bookmarkStart w:id="83" w:name="_Toc432605846"/>
      <w:bookmarkStart w:id="84" w:name="_Toc432606993"/>
      <w:bookmarkStart w:id="85" w:name="_Toc432608140"/>
      <w:bookmarkStart w:id="86" w:name="_Toc432609296"/>
      <w:bookmarkStart w:id="87" w:name="_Toc432610449"/>
      <w:bookmarkStart w:id="88" w:name="_Toc432605847"/>
      <w:bookmarkStart w:id="89" w:name="_Toc432606994"/>
      <w:bookmarkStart w:id="90" w:name="_Toc432608141"/>
      <w:bookmarkStart w:id="91" w:name="_Toc432609297"/>
      <w:bookmarkStart w:id="92" w:name="_Toc432610450"/>
      <w:bookmarkStart w:id="93" w:name="_Toc432605848"/>
      <w:bookmarkStart w:id="94" w:name="_Toc432606995"/>
      <w:bookmarkStart w:id="95" w:name="_Toc432608142"/>
      <w:bookmarkStart w:id="96" w:name="_Toc432609298"/>
      <w:bookmarkStart w:id="97" w:name="_Toc432610451"/>
      <w:bookmarkStart w:id="98" w:name="_Toc432605849"/>
      <w:bookmarkStart w:id="99" w:name="_Toc432606996"/>
      <w:bookmarkStart w:id="100" w:name="_Toc432608143"/>
      <w:bookmarkStart w:id="101" w:name="_Toc432609299"/>
      <w:bookmarkStart w:id="102" w:name="_Toc432610452"/>
      <w:bookmarkStart w:id="103" w:name="_Toc432605850"/>
      <w:bookmarkStart w:id="104" w:name="_Toc432606997"/>
      <w:bookmarkStart w:id="105" w:name="_Toc432608144"/>
      <w:bookmarkStart w:id="106" w:name="_Toc432609300"/>
      <w:bookmarkStart w:id="107" w:name="_Toc432610453"/>
      <w:bookmarkStart w:id="108" w:name="_Toc432605851"/>
      <w:bookmarkStart w:id="109" w:name="_Toc432606998"/>
      <w:bookmarkStart w:id="110" w:name="_Toc432608145"/>
      <w:bookmarkStart w:id="111" w:name="_Toc432609301"/>
      <w:bookmarkStart w:id="112" w:name="_Toc432610454"/>
      <w:bookmarkStart w:id="113" w:name="_Toc395779443"/>
      <w:bookmarkStart w:id="114" w:name="_Toc395779453"/>
      <w:bookmarkStart w:id="115" w:name="_Toc432605852"/>
      <w:bookmarkStart w:id="116" w:name="_Toc432606999"/>
      <w:bookmarkStart w:id="117" w:name="_Toc432608146"/>
      <w:bookmarkStart w:id="118" w:name="_Toc432609302"/>
      <w:bookmarkStart w:id="119" w:name="_Toc432610455"/>
      <w:bookmarkStart w:id="120" w:name="_Toc432605853"/>
      <w:bookmarkStart w:id="121" w:name="_Toc432607000"/>
      <w:bookmarkStart w:id="122" w:name="_Toc432608147"/>
      <w:bookmarkStart w:id="123" w:name="_Toc432609303"/>
      <w:bookmarkStart w:id="124" w:name="_Toc432610456"/>
      <w:bookmarkStart w:id="125" w:name="_Toc432605854"/>
      <w:bookmarkStart w:id="126" w:name="_Toc432607001"/>
      <w:bookmarkStart w:id="127" w:name="_Toc432608148"/>
      <w:bookmarkStart w:id="128" w:name="_Toc432609304"/>
      <w:bookmarkStart w:id="129" w:name="_Toc432610457"/>
      <w:bookmarkStart w:id="130" w:name="_Toc432605855"/>
      <w:bookmarkStart w:id="131" w:name="_Toc432607002"/>
      <w:bookmarkStart w:id="132" w:name="_Toc432608149"/>
      <w:bookmarkStart w:id="133" w:name="_Toc432609305"/>
      <w:bookmarkStart w:id="134" w:name="_Toc432610458"/>
      <w:bookmarkStart w:id="135" w:name="_Toc432605856"/>
      <w:bookmarkStart w:id="136" w:name="_Toc432607003"/>
      <w:bookmarkStart w:id="137" w:name="_Toc432608150"/>
      <w:bookmarkStart w:id="138" w:name="_Toc432609306"/>
      <w:bookmarkStart w:id="139" w:name="_Toc432610459"/>
      <w:bookmarkStart w:id="140" w:name="_Toc432605857"/>
      <w:bookmarkStart w:id="141" w:name="_Toc432607004"/>
      <w:bookmarkStart w:id="142" w:name="_Toc432608151"/>
      <w:bookmarkStart w:id="143" w:name="_Toc432609307"/>
      <w:bookmarkStart w:id="144" w:name="_Toc432610460"/>
      <w:bookmarkStart w:id="145" w:name="_Toc432605858"/>
      <w:bookmarkStart w:id="146" w:name="_Toc432607005"/>
      <w:bookmarkStart w:id="147" w:name="_Toc432608152"/>
      <w:bookmarkStart w:id="148" w:name="_Toc432609308"/>
      <w:bookmarkStart w:id="149" w:name="_Toc432610461"/>
      <w:bookmarkStart w:id="150" w:name="_Toc432605859"/>
      <w:bookmarkStart w:id="151" w:name="_Toc432607006"/>
      <w:bookmarkStart w:id="152" w:name="_Toc432608153"/>
      <w:bookmarkStart w:id="153" w:name="_Toc432609309"/>
      <w:bookmarkStart w:id="154" w:name="_Toc432610462"/>
      <w:bookmarkStart w:id="155" w:name="_Toc432605870"/>
      <w:bookmarkStart w:id="156" w:name="_Toc432607017"/>
      <w:bookmarkStart w:id="157" w:name="_Toc432608164"/>
      <w:bookmarkStart w:id="158" w:name="_Toc432609320"/>
      <w:bookmarkStart w:id="159" w:name="_Toc432610473"/>
      <w:bookmarkStart w:id="160" w:name="_Toc432605871"/>
      <w:bookmarkStart w:id="161" w:name="_Toc432607018"/>
      <w:bookmarkStart w:id="162" w:name="_Toc432608165"/>
      <w:bookmarkStart w:id="163" w:name="_Toc432609321"/>
      <w:bookmarkStart w:id="164" w:name="_Toc432610474"/>
      <w:bookmarkStart w:id="165" w:name="_Toc432605872"/>
      <w:bookmarkStart w:id="166" w:name="_Toc432607019"/>
      <w:bookmarkStart w:id="167" w:name="_Toc432608166"/>
      <w:bookmarkStart w:id="168" w:name="_Toc432609322"/>
      <w:bookmarkStart w:id="169" w:name="_Toc432610475"/>
      <w:bookmarkStart w:id="170" w:name="_Toc395786714"/>
      <w:bookmarkStart w:id="171" w:name="_Toc395786955"/>
      <w:bookmarkStart w:id="172" w:name="_Toc395787039"/>
      <w:bookmarkStart w:id="173" w:name="_Toc395787779"/>
      <w:bookmarkStart w:id="174" w:name="_Toc395869146"/>
      <w:bookmarkStart w:id="175" w:name="_Toc395889464"/>
      <w:bookmarkStart w:id="176" w:name="_Toc395889566"/>
      <w:bookmarkStart w:id="177" w:name="_Toc395889663"/>
      <w:bookmarkStart w:id="178" w:name="_Toc395889748"/>
      <w:bookmarkStart w:id="179" w:name="_Toc395889833"/>
      <w:bookmarkStart w:id="180" w:name="_Toc432605873"/>
      <w:bookmarkStart w:id="181" w:name="_Toc432607020"/>
      <w:bookmarkStart w:id="182" w:name="_Toc432608167"/>
      <w:bookmarkStart w:id="183" w:name="_Toc432609323"/>
      <w:bookmarkStart w:id="184" w:name="_Toc432610476"/>
      <w:bookmarkStart w:id="185" w:name="_Toc432605874"/>
      <w:bookmarkStart w:id="186" w:name="_Toc432607021"/>
      <w:bookmarkStart w:id="187" w:name="_Toc432608168"/>
      <w:bookmarkStart w:id="188" w:name="_Toc432609324"/>
      <w:bookmarkStart w:id="189" w:name="_Toc432610477"/>
      <w:bookmarkStart w:id="190" w:name="_Toc432605875"/>
      <w:bookmarkStart w:id="191" w:name="_Toc432607022"/>
      <w:bookmarkStart w:id="192" w:name="_Toc432608169"/>
      <w:bookmarkStart w:id="193" w:name="_Toc432609325"/>
      <w:bookmarkStart w:id="194" w:name="_Toc432610478"/>
      <w:bookmarkStart w:id="195" w:name="_Toc432605876"/>
      <w:bookmarkStart w:id="196" w:name="_Toc432607023"/>
      <w:bookmarkStart w:id="197" w:name="_Toc432608170"/>
      <w:bookmarkStart w:id="198" w:name="_Toc432609326"/>
      <w:bookmarkStart w:id="199" w:name="_Toc432610479"/>
      <w:bookmarkStart w:id="200" w:name="_Toc432605877"/>
      <w:bookmarkStart w:id="201" w:name="_Toc432607024"/>
      <w:bookmarkStart w:id="202" w:name="_Toc432608171"/>
      <w:bookmarkStart w:id="203" w:name="_Toc432609327"/>
      <w:bookmarkStart w:id="204" w:name="_Toc432610480"/>
      <w:bookmarkStart w:id="205" w:name="_Toc432605878"/>
      <w:bookmarkStart w:id="206" w:name="_Toc432607025"/>
      <w:bookmarkStart w:id="207" w:name="_Toc432608172"/>
      <w:bookmarkStart w:id="208" w:name="_Toc432609328"/>
      <w:bookmarkStart w:id="209" w:name="_Toc432610481"/>
      <w:bookmarkStart w:id="210" w:name="_Toc432605879"/>
      <w:bookmarkStart w:id="211" w:name="_Toc432607026"/>
      <w:bookmarkStart w:id="212" w:name="_Toc432608173"/>
      <w:bookmarkStart w:id="213" w:name="_Toc432609329"/>
      <w:bookmarkStart w:id="214" w:name="_Toc432610482"/>
      <w:bookmarkStart w:id="215" w:name="_Toc432605880"/>
      <w:bookmarkStart w:id="216" w:name="_Toc432607027"/>
      <w:bookmarkStart w:id="217" w:name="_Toc432608174"/>
      <w:bookmarkStart w:id="218" w:name="_Toc432609330"/>
      <w:bookmarkStart w:id="219" w:name="_Toc432610483"/>
      <w:bookmarkStart w:id="220" w:name="_Toc432605881"/>
      <w:bookmarkStart w:id="221" w:name="_Toc432607028"/>
      <w:bookmarkStart w:id="222" w:name="_Toc432608175"/>
      <w:bookmarkStart w:id="223" w:name="_Toc432609331"/>
      <w:bookmarkStart w:id="224" w:name="_Toc432610484"/>
      <w:bookmarkStart w:id="225" w:name="_Toc432605882"/>
      <w:bookmarkStart w:id="226" w:name="_Toc432607029"/>
      <w:bookmarkStart w:id="227" w:name="_Toc432608176"/>
      <w:bookmarkStart w:id="228" w:name="_Toc432609332"/>
      <w:bookmarkStart w:id="229" w:name="_Toc432610485"/>
      <w:bookmarkStart w:id="230" w:name="_Toc432605883"/>
      <w:bookmarkStart w:id="231" w:name="_Toc432607030"/>
      <w:bookmarkStart w:id="232" w:name="_Toc432608177"/>
      <w:bookmarkStart w:id="233" w:name="_Toc432609333"/>
      <w:bookmarkStart w:id="234" w:name="_Toc432610486"/>
      <w:bookmarkStart w:id="235" w:name="_Toc432605884"/>
      <w:bookmarkStart w:id="236" w:name="_Toc432607031"/>
      <w:bookmarkStart w:id="237" w:name="_Toc432608178"/>
      <w:bookmarkStart w:id="238" w:name="_Toc432609334"/>
      <w:bookmarkStart w:id="239" w:name="_Toc432610487"/>
      <w:bookmarkStart w:id="240" w:name="_Toc432605885"/>
      <w:bookmarkStart w:id="241" w:name="_Toc432607032"/>
      <w:bookmarkStart w:id="242" w:name="_Toc432608179"/>
      <w:bookmarkStart w:id="243" w:name="_Toc432609335"/>
      <w:bookmarkStart w:id="244" w:name="_Toc432610488"/>
      <w:bookmarkStart w:id="245" w:name="_Toc432605886"/>
      <w:bookmarkStart w:id="246" w:name="_Toc432607033"/>
      <w:bookmarkStart w:id="247" w:name="_Toc432608180"/>
      <w:bookmarkStart w:id="248" w:name="_Toc432609336"/>
      <w:bookmarkStart w:id="249" w:name="_Toc432610489"/>
      <w:bookmarkStart w:id="250" w:name="_Toc432605887"/>
      <w:bookmarkStart w:id="251" w:name="_Toc432607034"/>
      <w:bookmarkStart w:id="252" w:name="_Toc432608181"/>
      <w:bookmarkStart w:id="253" w:name="_Toc432609337"/>
      <w:bookmarkStart w:id="254" w:name="_Toc432610490"/>
      <w:bookmarkStart w:id="255" w:name="_Toc432605888"/>
      <w:bookmarkStart w:id="256" w:name="_Toc432607035"/>
      <w:bookmarkStart w:id="257" w:name="_Toc432608182"/>
      <w:bookmarkStart w:id="258" w:name="_Toc432609338"/>
      <w:bookmarkStart w:id="259" w:name="_Toc432610491"/>
      <w:bookmarkStart w:id="260" w:name="_Toc432605889"/>
      <w:bookmarkStart w:id="261" w:name="_Toc432607036"/>
      <w:bookmarkStart w:id="262" w:name="_Toc432608183"/>
      <w:bookmarkStart w:id="263" w:name="_Toc432609339"/>
      <w:bookmarkStart w:id="264" w:name="_Toc432610492"/>
      <w:bookmarkStart w:id="265" w:name="_Toc432605890"/>
      <w:bookmarkStart w:id="266" w:name="_Toc432607037"/>
      <w:bookmarkStart w:id="267" w:name="_Toc432608184"/>
      <w:bookmarkStart w:id="268" w:name="_Toc432609340"/>
      <w:bookmarkStart w:id="269" w:name="_Toc432610493"/>
      <w:bookmarkStart w:id="270" w:name="_Toc432605891"/>
      <w:bookmarkStart w:id="271" w:name="_Toc432607038"/>
      <w:bookmarkStart w:id="272" w:name="_Toc432608185"/>
      <w:bookmarkStart w:id="273" w:name="_Toc432609341"/>
      <w:bookmarkStart w:id="274" w:name="_Toc432610494"/>
      <w:bookmarkStart w:id="275" w:name="_Toc432605892"/>
      <w:bookmarkStart w:id="276" w:name="_Toc432607039"/>
      <w:bookmarkStart w:id="277" w:name="_Toc432608186"/>
      <w:bookmarkStart w:id="278" w:name="_Toc432609342"/>
      <w:bookmarkStart w:id="279" w:name="_Toc432610495"/>
      <w:bookmarkStart w:id="280" w:name="_Toc432605893"/>
      <w:bookmarkStart w:id="281" w:name="_Toc432607040"/>
      <w:bookmarkStart w:id="282" w:name="_Toc432608187"/>
      <w:bookmarkStart w:id="283" w:name="_Toc432609343"/>
      <w:bookmarkStart w:id="284" w:name="_Toc432610496"/>
      <w:bookmarkStart w:id="285" w:name="_Toc396842240"/>
      <w:bookmarkStart w:id="286" w:name="_Toc396929277"/>
      <w:bookmarkStart w:id="287" w:name="_Toc396984673"/>
      <w:bookmarkStart w:id="288" w:name="_Toc396984770"/>
      <w:bookmarkStart w:id="289" w:name="_Toc396985180"/>
      <w:bookmarkStart w:id="290" w:name="_Toc396985277"/>
      <w:bookmarkStart w:id="291" w:name="_Toc432605894"/>
      <w:bookmarkStart w:id="292" w:name="_Toc432607041"/>
      <w:bookmarkStart w:id="293" w:name="_Toc432608188"/>
      <w:bookmarkStart w:id="294" w:name="_Toc432609344"/>
      <w:bookmarkStart w:id="295" w:name="_Toc432610497"/>
      <w:bookmarkStart w:id="296" w:name="_Toc432605895"/>
      <w:bookmarkStart w:id="297" w:name="_Toc432607042"/>
      <w:bookmarkStart w:id="298" w:name="_Toc432608189"/>
      <w:bookmarkStart w:id="299" w:name="_Toc432609345"/>
      <w:bookmarkStart w:id="300" w:name="_Toc432610498"/>
      <w:bookmarkStart w:id="301" w:name="_Toc432605896"/>
      <w:bookmarkStart w:id="302" w:name="_Toc432607043"/>
      <w:bookmarkStart w:id="303" w:name="_Toc432608190"/>
      <w:bookmarkStart w:id="304" w:name="_Toc432609346"/>
      <w:bookmarkStart w:id="305" w:name="_Toc432610499"/>
      <w:bookmarkStart w:id="306" w:name="_Toc432605897"/>
      <w:bookmarkStart w:id="307" w:name="_Toc432607044"/>
      <w:bookmarkStart w:id="308" w:name="_Toc432608191"/>
      <w:bookmarkStart w:id="309" w:name="_Toc432609347"/>
      <w:bookmarkStart w:id="310" w:name="_Toc432610500"/>
      <w:bookmarkStart w:id="311" w:name="_Toc432605898"/>
      <w:bookmarkStart w:id="312" w:name="_Toc432607045"/>
      <w:bookmarkStart w:id="313" w:name="_Toc432608192"/>
      <w:bookmarkStart w:id="314" w:name="_Toc432609348"/>
      <w:bookmarkStart w:id="315" w:name="_Toc432610501"/>
      <w:bookmarkStart w:id="316" w:name="_Toc432605899"/>
      <w:bookmarkStart w:id="317" w:name="_Toc432607046"/>
      <w:bookmarkStart w:id="318" w:name="_Toc432608193"/>
      <w:bookmarkStart w:id="319" w:name="_Toc432609349"/>
      <w:bookmarkStart w:id="320" w:name="_Toc432610502"/>
      <w:bookmarkStart w:id="321" w:name="_Toc432605900"/>
      <w:bookmarkStart w:id="322" w:name="_Toc432607047"/>
      <w:bookmarkStart w:id="323" w:name="_Toc432608194"/>
      <w:bookmarkStart w:id="324" w:name="_Toc432609350"/>
      <w:bookmarkStart w:id="325" w:name="_Toc432610503"/>
      <w:bookmarkStart w:id="326" w:name="_Toc432605901"/>
      <w:bookmarkStart w:id="327" w:name="_Toc432607048"/>
      <w:bookmarkStart w:id="328" w:name="_Toc432608195"/>
      <w:bookmarkStart w:id="329" w:name="_Toc432609351"/>
      <w:bookmarkStart w:id="330" w:name="_Toc432610504"/>
      <w:bookmarkStart w:id="331" w:name="_Toc432605902"/>
      <w:bookmarkStart w:id="332" w:name="_Toc432607049"/>
      <w:bookmarkStart w:id="333" w:name="_Toc432608196"/>
      <w:bookmarkStart w:id="334" w:name="_Toc432609352"/>
      <w:bookmarkStart w:id="335" w:name="_Toc432610505"/>
      <w:bookmarkStart w:id="336" w:name="_Toc432605903"/>
      <w:bookmarkStart w:id="337" w:name="_Toc432607050"/>
      <w:bookmarkStart w:id="338" w:name="_Toc432608197"/>
      <w:bookmarkStart w:id="339" w:name="_Toc432609353"/>
      <w:bookmarkStart w:id="340" w:name="_Toc432610506"/>
      <w:bookmarkStart w:id="341" w:name="_Toc395704906"/>
      <w:bookmarkStart w:id="342" w:name="_Toc395705125"/>
      <w:bookmarkStart w:id="343" w:name="_Toc395777845"/>
      <w:bookmarkStart w:id="344" w:name="_Toc395779363"/>
      <w:bookmarkStart w:id="345" w:name="_Toc395786720"/>
      <w:bookmarkStart w:id="346" w:name="_Toc395786961"/>
      <w:bookmarkStart w:id="347" w:name="_Toc395787045"/>
      <w:bookmarkStart w:id="348" w:name="_Toc395787785"/>
      <w:bookmarkStart w:id="349" w:name="_Toc395869152"/>
      <w:bookmarkStart w:id="350" w:name="_Toc395889470"/>
      <w:bookmarkStart w:id="351" w:name="_Toc395889572"/>
      <w:bookmarkStart w:id="352" w:name="_Toc395889669"/>
      <w:bookmarkStart w:id="353" w:name="_Toc395889754"/>
      <w:bookmarkStart w:id="354" w:name="_Toc395889839"/>
      <w:bookmarkStart w:id="355" w:name="_Toc395704907"/>
      <w:bookmarkStart w:id="356" w:name="_Toc395705126"/>
      <w:bookmarkStart w:id="357" w:name="_Toc395777846"/>
      <w:bookmarkStart w:id="358" w:name="_Toc395779364"/>
      <w:bookmarkStart w:id="359" w:name="_Toc395786721"/>
      <w:bookmarkStart w:id="360" w:name="_Toc395786962"/>
      <w:bookmarkStart w:id="361" w:name="_Toc395787046"/>
      <w:bookmarkStart w:id="362" w:name="_Toc395787786"/>
      <w:bookmarkStart w:id="363" w:name="_Toc395869153"/>
      <w:bookmarkStart w:id="364" w:name="_Toc395889471"/>
      <w:bookmarkStart w:id="365" w:name="_Toc395889573"/>
      <w:bookmarkStart w:id="366" w:name="_Toc395889670"/>
      <w:bookmarkStart w:id="367" w:name="_Toc395889755"/>
      <w:bookmarkStart w:id="368" w:name="_Toc395889840"/>
      <w:bookmarkStart w:id="369" w:name="_Toc395704908"/>
      <w:bookmarkStart w:id="370" w:name="_Toc395705127"/>
      <w:bookmarkStart w:id="371" w:name="_Toc395777847"/>
      <w:bookmarkStart w:id="372" w:name="_Toc395779365"/>
      <w:bookmarkStart w:id="373" w:name="_Toc395786722"/>
      <w:bookmarkStart w:id="374" w:name="_Toc395786963"/>
      <w:bookmarkStart w:id="375" w:name="_Toc395787047"/>
      <w:bookmarkStart w:id="376" w:name="_Toc395787787"/>
      <w:bookmarkStart w:id="377" w:name="_Toc395869154"/>
      <w:bookmarkStart w:id="378" w:name="_Toc395889472"/>
      <w:bookmarkStart w:id="379" w:name="_Toc395889574"/>
      <w:bookmarkStart w:id="380" w:name="_Toc395889671"/>
      <w:bookmarkStart w:id="381" w:name="_Toc395889756"/>
      <w:bookmarkStart w:id="382" w:name="_Toc395889841"/>
      <w:bookmarkStart w:id="383" w:name="_Toc432605904"/>
      <w:bookmarkStart w:id="384" w:name="_Toc432607051"/>
      <w:bookmarkStart w:id="385" w:name="_Toc432608198"/>
      <w:bookmarkStart w:id="386" w:name="_Toc432609354"/>
      <w:bookmarkStart w:id="387" w:name="_Toc432610507"/>
      <w:bookmarkStart w:id="388" w:name="_Toc432605905"/>
      <w:bookmarkStart w:id="389" w:name="_Toc432607052"/>
      <w:bookmarkStart w:id="390" w:name="_Toc432608199"/>
      <w:bookmarkStart w:id="391" w:name="_Toc432609355"/>
      <w:bookmarkStart w:id="392" w:name="_Toc432610508"/>
      <w:bookmarkStart w:id="393" w:name="_Toc432605906"/>
      <w:bookmarkStart w:id="394" w:name="_Toc432607053"/>
      <w:bookmarkStart w:id="395" w:name="_Toc432608200"/>
      <w:bookmarkStart w:id="396" w:name="_Toc432609356"/>
      <w:bookmarkStart w:id="397" w:name="_Toc432610509"/>
      <w:bookmarkStart w:id="398" w:name="_Toc432605907"/>
      <w:bookmarkStart w:id="399" w:name="_Toc432607054"/>
      <w:bookmarkStart w:id="400" w:name="_Toc432608201"/>
      <w:bookmarkStart w:id="401" w:name="_Toc432609357"/>
      <w:bookmarkStart w:id="402" w:name="_Toc432610510"/>
      <w:bookmarkStart w:id="403" w:name="_Toc432605908"/>
      <w:bookmarkStart w:id="404" w:name="_Toc432607055"/>
      <w:bookmarkStart w:id="405" w:name="_Toc432608202"/>
      <w:bookmarkStart w:id="406" w:name="_Toc432609358"/>
      <w:bookmarkStart w:id="407" w:name="_Toc432610511"/>
      <w:bookmarkStart w:id="408" w:name="_Toc432605909"/>
      <w:bookmarkStart w:id="409" w:name="_Toc432607056"/>
      <w:bookmarkStart w:id="410" w:name="_Toc432608203"/>
      <w:bookmarkStart w:id="411" w:name="_Toc432609359"/>
      <w:bookmarkStart w:id="412" w:name="_Toc432610512"/>
      <w:bookmarkStart w:id="413" w:name="_Toc432605910"/>
      <w:bookmarkStart w:id="414" w:name="_Toc432607057"/>
      <w:bookmarkStart w:id="415" w:name="_Toc432608204"/>
      <w:bookmarkStart w:id="416" w:name="_Toc432609360"/>
      <w:bookmarkStart w:id="417" w:name="_Toc432610513"/>
      <w:bookmarkStart w:id="418" w:name="_Toc432605911"/>
      <w:bookmarkStart w:id="419" w:name="_Toc432607058"/>
      <w:bookmarkStart w:id="420" w:name="_Toc432608205"/>
      <w:bookmarkStart w:id="421" w:name="_Toc432609361"/>
      <w:bookmarkStart w:id="422" w:name="_Toc432610514"/>
      <w:bookmarkStart w:id="423" w:name="_Toc432605912"/>
      <w:bookmarkStart w:id="424" w:name="_Toc432607059"/>
      <w:bookmarkStart w:id="425" w:name="_Toc432608206"/>
      <w:bookmarkStart w:id="426" w:name="_Toc432609362"/>
      <w:bookmarkStart w:id="427" w:name="_Toc432610515"/>
      <w:bookmarkStart w:id="428" w:name="_Toc432605913"/>
      <w:bookmarkStart w:id="429" w:name="_Toc432607060"/>
      <w:bookmarkStart w:id="430" w:name="_Toc432608207"/>
      <w:bookmarkStart w:id="431" w:name="_Toc432609363"/>
      <w:bookmarkStart w:id="432" w:name="_Toc432610516"/>
      <w:bookmarkStart w:id="433" w:name="_Toc432605914"/>
      <w:bookmarkStart w:id="434" w:name="_Toc432607061"/>
      <w:bookmarkStart w:id="435" w:name="_Toc432608208"/>
      <w:bookmarkStart w:id="436" w:name="_Toc432609364"/>
      <w:bookmarkStart w:id="437" w:name="_Toc432610517"/>
      <w:bookmarkStart w:id="438" w:name="_Toc432605915"/>
      <w:bookmarkStart w:id="439" w:name="_Toc432607062"/>
      <w:bookmarkStart w:id="440" w:name="_Toc432608209"/>
      <w:bookmarkStart w:id="441" w:name="_Toc432609365"/>
      <w:bookmarkStart w:id="442" w:name="_Toc432610518"/>
      <w:bookmarkStart w:id="443" w:name="_Toc432605916"/>
      <w:bookmarkStart w:id="444" w:name="_Toc432607063"/>
      <w:bookmarkStart w:id="445" w:name="_Toc432608210"/>
      <w:bookmarkStart w:id="446" w:name="_Toc432609366"/>
      <w:bookmarkStart w:id="447" w:name="_Toc432610519"/>
      <w:bookmarkStart w:id="448" w:name="_Toc432605917"/>
      <w:bookmarkStart w:id="449" w:name="_Toc432607064"/>
      <w:bookmarkStart w:id="450" w:name="_Toc432608211"/>
      <w:bookmarkStart w:id="451" w:name="_Toc432609367"/>
      <w:bookmarkStart w:id="452" w:name="_Toc432610520"/>
      <w:bookmarkStart w:id="453" w:name="_Toc432605918"/>
      <w:bookmarkStart w:id="454" w:name="_Toc432607065"/>
      <w:bookmarkStart w:id="455" w:name="_Toc432608212"/>
      <w:bookmarkStart w:id="456" w:name="_Toc432609368"/>
      <w:bookmarkStart w:id="457" w:name="_Toc432610521"/>
      <w:bookmarkStart w:id="458" w:name="_Toc432605919"/>
      <w:bookmarkStart w:id="459" w:name="_Toc432607066"/>
      <w:bookmarkStart w:id="460" w:name="_Toc432608213"/>
      <w:bookmarkStart w:id="461" w:name="_Toc432609369"/>
      <w:bookmarkStart w:id="462" w:name="_Toc432610522"/>
      <w:bookmarkStart w:id="463" w:name="_Toc432605920"/>
      <w:bookmarkStart w:id="464" w:name="_Toc432607067"/>
      <w:bookmarkStart w:id="465" w:name="_Toc432608214"/>
      <w:bookmarkStart w:id="466" w:name="_Toc432609370"/>
      <w:bookmarkStart w:id="467" w:name="_Toc432610523"/>
      <w:bookmarkStart w:id="468" w:name="_Toc432605921"/>
      <w:bookmarkStart w:id="469" w:name="_Toc432607068"/>
      <w:bookmarkStart w:id="470" w:name="_Toc432608215"/>
      <w:bookmarkStart w:id="471" w:name="_Toc432609371"/>
      <w:bookmarkStart w:id="472" w:name="_Toc432610524"/>
      <w:bookmarkStart w:id="473" w:name="_Toc432605922"/>
      <w:bookmarkStart w:id="474" w:name="_Toc432607069"/>
      <w:bookmarkStart w:id="475" w:name="_Toc432608216"/>
      <w:bookmarkStart w:id="476" w:name="_Toc432609372"/>
      <w:bookmarkStart w:id="477" w:name="_Toc432610525"/>
      <w:bookmarkStart w:id="478" w:name="_Toc432605923"/>
      <w:bookmarkStart w:id="479" w:name="_Toc432607070"/>
      <w:bookmarkStart w:id="480" w:name="_Toc432608217"/>
      <w:bookmarkStart w:id="481" w:name="_Toc432609373"/>
      <w:bookmarkStart w:id="482" w:name="_Toc432610526"/>
      <w:bookmarkStart w:id="483" w:name="_Toc432605924"/>
      <w:bookmarkStart w:id="484" w:name="_Toc432607071"/>
      <w:bookmarkStart w:id="485" w:name="_Toc432608218"/>
      <w:bookmarkStart w:id="486" w:name="_Toc432609374"/>
      <w:bookmarkStart w:id="487" w:name="_Toc432610527"/>
      <w:bookmarkStart w:id="488" w:name="_Toc432605925"/>
      <w:bookmarkStart w:id="489" w:name="_Toc432607072"/>
      <w:bookmarkStart w:id="490" w:name="_Toc432608219"/>
      <w:bookmarkStart w:id="491" w:name="_Toc432609375"/>
      <w:bookmarkStart w:id="492" w:name="_Toc432610528"/>
      <w:bookmarkStart w:id="493" w:name="_Toc432605926"/>
      <w:bookmarkStart w:id="494" w:name="_Toc432607073"/>
      <w:bookmarkStart w:id="495" w:name="_Toc432608220"/>
      <w:bookmarkStart w:id="496" w:name="_Toc432609376"/>
      <w:bookmarkStart w:id="497" w:name="_Toc432610529"/>
      <w:bookmarkStart w:id="498" w:name="_Toc432605927"/>
      <w:bookmarkStart w:id="499" w:name="_Toc432607074"/>
      <w:bookmarkStart w:id="500" w:name="_Toc432608221"/>
      <w:bookmarkStart w:id="501" w:name="_Toc432609377"/>
      <w:bookmarkStart w:id="502" w:name="_Toc432610530"/>
      <w:bookmarkStart w:id="503" w:name="_Toc432605928"/>
      <w:bookmarkStart w:id="504" w:name="_Toc432607075"/>
      <w:bookmarkStart w:id="505" w:name="_Toc432608222"/>
      <w:bookmarkStart w:id="506" w:name="_Toc432609378"/>
      <w:bookmarkStart w:id="507" w:name="_Toc432610531"/>
      <w:bookmarkStart w:id="508" w:name="_Toc432605929"/>
      <w:bookmarkStart w:id="509" w:name="_Toc432607076"/>
      <w:bookmarkStart w:id="510" w:name="_Toc432608223"/>
      <w:bookmarkStart w:id="511" w:name="_Toc432609379"/>
      <w:bookmarkStart w:id="512" w:name="_Toc432610532"/>
      <w:bookmarkStart w:id="513" w:name="_Toc432605930"/>
      <w:bookmarkStart w:id="514" w:name="_Toc432607077"/>
      <w:bookmarkStart w:id="515" w:name="_Toc432608224"/>
      <w:bookmarkStart w:id="516" w:name="_Toc432609380"/>
      <w:bookmarkStart w:id="517" w:name="_Toc432610533"/>
      <w:bookmarkStart w:id="518" w:name="_Toc432605931"/>
      <w:bookmarkStart w:id="519" w:name="_Toc432607078"/>
      <w:bookmarkStart w:id="520" w:name="_Toc432608225"/>
      <w:bookmarkStart w:id="521" w:name="_Toc432609381"/>
      <w:bookmarkStart w:id="522" w:name="_Toc432610534"/>
      <w:bookmarkStart w:id="523" w:name="_Toc432605932"/>
      <w:bookmarkStart w:id="524" w:name="_Toc432607079"/>
      <w:bookmarkStart w:id="525" w:name="_Toc432608226"/>
      <w:bookmarkStart w:id="526" w:name="_Toc432609382"/>
      <w:bookmarkStart w:id="527" w:name="_Toc432610535"/>
      <w:bookmarkStart w:id="528" w:name="_Toc432605933"/>
      <w:bookmarkStart w:id="529" w:name="_Toc432607080"/>
      <w:bookmarkStart w:id="530" w:name="_Toc432608227"/>
      <w:bookmarkStart w:id="531" w:name="_Toc432609383"/>
      <w:bookmarkStart w:id="532" w:name="_Toc432610536"/>
      <w:bookmarkStart w:id="533" w:name="_Toc432605934"/>
      <w:bookmarkStart w:id="534" w:name="_Toc432607081"/>
      <w:bookmarkStart w:id="535" w:name="_Toc432608228"/>
      <w:bookmarkStart w:id="536" w:name="_Toc432609384"/>
      <w:bookmarkStart w:id="537" w:name="_Toc432610537"/>
      <w:bookmarkStart w:id="538" w:name="_Toc432605935"/>
      <w:bookmarkStart w:id="539" w:name="_Toc432607082"/>
      <w:bookmarkStart w:id="540" w:name="_Toc432608229"/>
      <w:bookmarkStart w:id="541" w:name="_Toc432609385"/>
      <w:bookmarkStart w:id="542" w:name="_Toc432610538"/>
      <w:bookmarkStart w:id="543" w:name="_Toc432605936"/>
      <w:bookmarkStart w:id="544" w:name="_Toc432607083"/>
      <w:bookmarkStart w:id="545" w:name="_Toc432608230"/>
      <w:bookmarkStart w:id="546" w:name="_Toc432609386"/>
      <w:bookmarkStart w:id="547" w:name="_Toc432610539"/>
      <w:bookmarkStart w:id="548" w:name="_Toc432605937"/>
      <w:bookmarkStart w:id="549" w:name="_Toc432607084"/>
      <w:bookmarkStart w:id="550" w:name="_Toc432608231"/>
      <w:bookmarkStart w:id="551" w:name="_Toc432609387"/>
      <w:bookmarkStart w:id="552" w:name="_Toc432610540"/>
      <w:bookmarkStart w:id="553" w:name="_Toc432605938"/>
      <w:bookmarkStart w:id="554" w:name="_Toc432607085"/>
      <w:bookmarkStart w:id="555" w:name="_Toc432608232"/>
      <w:bookmarkStart w:id="556" w:name="_Toc432609388"/>
      <w:bookmarkStart w:id="557" w:name="_Toc432610541"/>
      <w:bookmarkStart w:id="558" w:name="_Toc432605939"/>
      <w:bookmarkStart w:id="559" w:name="_Toc432607086"/>
      <w:bookmarkStart w:id="560" w:name="_Toc432608233"/>
      <w:bookmarkStart w:id="561" w:name="_Toc432609389"/>
      <w:bookmarkStart w:id="562" w:name="_Toc432610542"/>
      <w:bookmarkStart w:id="563" w:name="_Toc432605940"/>
      <w:bookmarkStart w:id="564" w:name="_Toc432607087"/>
      <w:bookmarkStart w:id="565" w:name="_Toc432608234"/>
      <w:bookmarkStart w:id="566" w:name="_Toc432609390"/>
      <w:bookmarkStart w:id="567" w:name="_Toc432610543"/>
      <w:bookmarkStart w:id="568" w:name="_Toc432605941"/>
      <w:bookmarkStart w:id="569" w:name="_Toc432607088"/>
      <w:bookmarkStart w:id="570" w:name="_Toc432608235"/>
      <w:bookmarkStart w:id="571" w:name="_Toc432609391"/>
      <w:bookmarkStart w:id="572" w:name="_Toc432610544"/>
      <w:bookmarkStart w:id="573" w:name="_Toc432605942"/>
      <w:bookmarkStart w:id="574" w:name="_Toc432607089"/>
      <w:bookmarkStart w:id="575" w:name="_Toc432608236"/>
      <w:bookmarkStart w:id="576" w:name="_Toc432609392"/>
      <w:bookmarkStart w:id="577" w:name="_Toc432610545"/>
      <w:bookmarkStart w:id="578" w:name="_Toc432605440"/>
      <w:bookmarkStart w:id="579" w:name="_Toc432605943"/>
      <w:bookmarkStart w:id="580" w:name="_Toc432607090"/>
      <w:bookmarkStart w:id="581" w:name="_Toc432608237"/>
      <w:bookmarkStart w:id="582" w:name="_Toc432609393"/>
      <w:bookmarkStart w:id="583" w:name="_Toc432610546"/>
      <w:bookmarkStart w:id="584" w:name="_Toc392060231"/>
      <w:bookmarkStart w:id="585" w:name="_Toc458000135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r w:rsidRPr="002C2159">
        <w:rPr>
          <w:lang w:eastAsia="zh-TW"/>
        </w:rPr>
        <w:lastRenderedPageBreak/>
        <w:t>規格說明</w:t>
      </w:r>
      <w:bookmarkEnd w:id="584"/>
      <w:bookmarkEnd w:id="585"/>
    </w:p>
    <w:p w14:paraId="2E36C103" w14:textId="77777777" w:rsidR="000A0694" w:rsidRPr="002C2159" w:rsidRDefault="000A0694" w:rsidP="005A7156">
      <w:pPr>
        <w:pStyle w:val="2"/>
        <w:tabs>
          <w:tab w:val="clear" w:pos="576"/>
        </w:tabs>
        <w:spacing w:before="0" w:after="0"/>
        <w:rPr>
          <w:lang w:eastAsia="zh-TW"/>
        </w:rPr>
      </w:pPr>
      <w:bookmarkStart w:id="586" w:name="_Toc391573251"/>
      <w:bookmarkStart w:id="587" w:name="_Toc458000136"/>
      <w:r w:rsidRPr="002C2159">
        <w:rPr>
          <w:lang w:eastAsia="zh-TW"/>
        </w:rPr>
        <w:t>格式說明</w:t>
      </w:r>
      <w:bookmarkEnd w:id="586"/>
      <w:bookmarkEnd w:id="587"/>
    </w:p>
    <w:tbl>
      <w:tblPr>
        <w:tblStyle w:val="af0"/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1090"/>
        <w:gridCol w:w="6149"/>
      </w:tblGrid>
      <w:tr w:rsidR="000D4521" w:rsidRPr="00EC5ACF" w14:paraId="3BBA91B4" w14:textId="77777777" w:rsidTr="00E17CA8">
        <w:tc>
          <w:tcPr>
            <w:tcW w:w="1090" w:type="dxa"/>
            <w:shd w:val="clear" w:color="auto" w:fill="F2F2F2" w:themeFill="background1" w:themeFillShade="F2"/>
          </w:tcPr>
          <w:p w14:paraId="05975A33" w14:textId="77777777" w:rsidR="009111C1" w:rsidRPr="00EC5ACF" w:rsidRDefault="009111C1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格式</w:t>
            </w:r>
          </w:p>
        </w:tc>
        <w:tc>
          <w:tcPr>
            <w:tcW w:w="6149" w:type="dxa"/>
            <w:shd w:val="clear" w:color="auto" w:fill="F2F2F2" w:themeFill="background1" w:themeFillShade="F2"/>
          </w:tcPr>
          <w:p w14:paraId="1A6BFC4B" w14:textId="77777777" w:rsidR="009111C1" w:rsidRPr="00EC5ACF" w:rsidRDefault="009111C1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說明</w:t>
            </w:r>
          </w:p>
        </w:tc>
      </w:tr>
      <w:tr w:rsidR="000D4521" w:rsidRPr="00EC5ACF" w14:paraId="4634EC10" w14:textId="77777777" w:rsidTr="00E17CA8">
        <w:tc>
          <w:tcPr>
            <w:tcW w:w="1090" w:type="dxa"/>
            <w:vAlign w:val="center"/>
          </w:tcPr>
          <w:p w14:paraId="7F7472AA" w14:textId="77777777" w:rsidR="009111C1" w:rsidRPr="00EC5ACF" w:rsidRDefault="00D324D3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A</w:t>
            </w:r>
          </w:p>
        </w:tc>
        <w:tc>
          <w:tcPr>
            <w:tcW w:w="6149" w:type="dxa"/>
          </w:tcPr>
          <w:p w14:paraId="315FE084" w14:textId="118B4E4A" w:rsidR="009111C1" w:rsidRPr="00EC5ACF" w:rsidRDefault="009111C1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純文字格式。</w:t>
            </w:r>
          </w:p>
        </w:tc>
      </w:tr>
      <w:tr w:rsidR="00B97AE3" w:rsidRPr="00EC5ACF" w14:paraId="607B01D6" w14:textId="77777777" w:rsidTr="00E17CA8">
        <w:tc>
          <w:tcPr>
            <w:tcW w:w="1090" w:type="dxa"/>
            <w:vAlign w:val="center"/>
          </w:tcPr>
          <w:p w14:paraId="7750FFEB" w14:textId="77777777" w:rsidR="00B97AE3" w:rsidRPr="00EC5ACF" w:rsidRDefault="00D324D3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6149" w:type="dxa"/>
          </w:tcPr>
          <w:p w14:paraId="7976DFF7" w14:textId="48479A8B" w:rsidR="00B97AE3" w:rsidRPr="00EC5ACF" w:rsidRDefault="00B97AE3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純數值格式。</w:t>
            </w:r>
          </w:p>
        </w:tc>
      </w:tr>
      <w:tr w:rsidR="00B97AE3" w:rsidRPr="00EC5ACF" w14:paraId="4EFD325F" w14:textId="77777777" w:rsidTr="00E17CA8">
        <w:tc>
          <w:tcPr>
            <w:tcW w:w="1090" w:type="dxa"/>
            <w:vAlign w:val="center"/>
          </w:tcPr>
          <w:p w14:paraId="6A02595D" w14:textId="77777777" w:rsidR="00B97AE3" w:rsidRPr="00EC5ACF" w:rsidRDefault="00D324D3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6149" w:type="dxa"/>
          </w:tcPr>
          <w:p w14:paraId="772B30D4" w14:textId="5B69D96E" w:rsidR="00B97AE3" w:rsidRPr="00EC5ACF" w:rsidRDefault="00B97AE3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文數字格式。</w:t>
            </w:r>
          </w:p>
        </w:tc>
      </w:tr>
      <w:tr w:rsidR="00CF77D4" w:rsidRPr="00EC5ACF" w14:paraId="4722207D" w14:textId="77777777" w:rsidTr="00E17CA8">
        <w:tc>
          <w:tcPr>
            <w:tcW w:w="1090" w:type="dxa"/>
            <w:vAlign w:val="center"/>
          </w:tcPr>
          <w:p w14:paraId="5231439E" w14:textId="77777777" w:rsidR="00CF77D4" w:rsidRPr="00EC5ACF" w:rsidRDefault="00CF77D4" w:rsidP="007B75EE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S</w:t>
            </w:r>
          </w:p>
        </w:tc>
        <w:tc>
          <w:tcPr>
            <w:tcW w:w="6149" w:type="dxa"/>
          </w:tcPr>
          <w:p w14:paraId="46FBDB8A" w14:textId="77777777" w:rsidR="00CF77D4" w:rsidRPr="00EC5ACF" w:rsidRDefault="00CF77D4" w:rsidP="007B75EE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特殊字元，如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\ / : * ? " &lt; &gt; | % $ &amp; ’ @ +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。</w:t>
            </w:r>
          </w:p>
        </w:tc>
      </w:tr>
      <w:tr w:rsidR="00B97AE3" w:rsidRPr="00EC5ACF" w14:paraId="20CD87E2" w14:textId="77777777" w:rsidTr="00E17CA8">
        <w:tc>
          <w:tcPr>
            <w:tcW w:w="1090" w:type="dxa"/>
            <w:vAlign w:val="center"/>
          </w:tcPr>
          <w:p w14:paraId="62823C01" w14:textId="77777777" w:rsidR="00B97AE3" w:rsidRPr="00EC5ACF" w:rsidRDefault="00D324D3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6149" w:type="dxa"/>
          </w:tcPr>
          <w:p w14:paraId="3944D5DE" w14:textId="692B64D7" w:rsidR="00B97AE3" w:rsidRPr="00EC5ACF" w:rsidRDefault="00B97AE3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文數字及特殊字元格式。</w:t>
            </w:r>
          </w:p>
        </w:tc>
      </w:tr>
      <w:tr w:rsidR="00B97AE3" w:rsidRPr="00EC5ACF" w14:paraId="087F1CC1" w14:textId="77777777" w:rsidTr="00E17CA8">
        <w:tc>
          <w:tcPr>
            <w:tcW w:w="1090" w:type="dxa"/>
            <w:vAlign w:val="center"/>
          </w:tcPr>
          <w:p w14:paraId="62E2E813" w14:textId="77777777" w:rsidR="00B97AE3" w:rsidRPr="00EC5ACF" w:rsidRDefault="00D324D3" w:rsidP="00EC5AC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6149" w:type="dxa"/>
          </w:tcPr>
          <w:p w14:paraId="35EE0D40" w14:textId="71C608D6" w:rsidR="00B97AE3" w:rsidRPr="00EC5ACF" w:rsidRDefault="00B97AE3" w:rsidP="00EC5ACF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EC5ACF">
              <w:rPr>
                <w:rFonts w:cs="Times New Roman"/>
                <w:kern w:val="0"/>
                <w:sz w:val="22"/>
                <w:lang w:val="zh-TW"/>
              </w:rPr>
              <w:t>Binary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資料轉換成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Hex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字元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0~9</w:t>
            </w:r>
            <w:r w:rsidR="0058306A" w:rsidRPr="00EC5ACF">
              <w:rPr>
                <w:rFonts w:cs="Times New Roman"/>
                <w:kern w:val="0"/>
                <w:sz w:val="22"/>
                <w:lang w:val="zh-TW"/>
              </w:rPr>
              <w:t>、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A~F</w:t>
            </w:r>
            <w:r w:rsidRPr="00EC5ACF">
              <w:rPr>
                <w:rFonts w:cs="Times New Roman"/>
                <w:kern w:val="0"/>
                <w:sz w:val="22"/>
                <w:lang w:val="zh-TW"/>
              </w:rPr>
              <w:t>。</w:t>
            </w:r>
          </w:p>
        </w:tc>
      </w:tr>
    </w:tbl>
    <w:p w14:paraId="149F2CCC" w14:textId="07336878" w:rsidR="009111C1" w:rsidRPr="008C607C" w:rsidRDefault="009111C1" w:rsidP="000E58EC">
      <w:pPr>
        <w:spacing w:line="360" w:lineRule="auto"/>
        <w:ind w:leftChars="100" w:left="240"/>
        <w:rPr>
          <w:rFonts w:cs="Times New Roman"/>
        </w:rPr>
      </w:pPr>
    </w:p>
    <w:p w14:paraId="39864AF4" w14:textId="057030BB" w:rsidR="008025C9" w:rsidRPr="002C2159" w:rsidRDefault="008025C9" w:rsidP="006544B7">
      <w:pPr>
        <w:pStyle w:val="2"/>
        <w:spacing w:before="0" w:after="0"/>
        <w:ind w:left="578" w:hanging="578"/>
        <w:rPr>
          <w:lang w:eastAsia="zh-TW"/>
        </w:rPr>
      </w:pPr>
      <w:bookmarkStart w:id="588" w:name="_Toc458000137"/>
      <w:r w:rsidRPr="002C2159">
        <w:rPr>
          <w:lang w:eastAsia="zh-TW"/>
        </w:rPr>
        <w:t>欄位名稱</w:t>
      </w:r>
      <w:bookmarkEnd w:id="588"/>
    </w:p>
    <w:p w14:paraId="290BEC48" w14:textId="698A4C18" w:rsidR="003B0592" w:rsidRPr="002C2159" w:rsidRDefault="005A2DE0" w:rsidP="008162ED">
      <w:pPr>
        <w:spacing w:line="360" w:lineRule="auto"/>
        <w:ind w:firstLineChars="236" w:firstLine="566"/>
        <w:rPr>
          <w:rFonts w:cs="Times New Roman"/>
          <w:lang w:val="en-AU"/>
        </w:rPr>
      </w:pPr>
      <w:r w:rsidRPr="002C2159">
        <w:rPr>
          <w:rFonts w:cs="Times New Roman"/>
          <w:lang w:val="en-AU"/>
        </w:rPr>
        <w:t>交易傳送過程中使用『系統參數名稱』當參數名，請區分大小寫；『欄位中文名稱』僅提供參考，詳細內容說明詳見各交易</w:t>
      </w:r>
      <w:r w:rsidR="00A41B4F">
        <w:rPr>
          <w:rFonts w:cs="Times New Roman" w:hint="eastAsia"/>
          <w:lang w:val="en-AU"/>
        </w:rPr>
        <w:t>賦予</w:t>
      </w:r>
      <w:r w:rsidR="001551F9" w:rsidRPr="002C2159">
        <w:rPr>
          <w:rFonts w:cs="Times New Roman"/>
          <w:lang w:val="en-AU"/>
        </w:rPr>
        <w:t>之定</w:t>
      </w:r>
      <w:r w:rsidR="003B5DE7" w:rsidRPr="002C2159">
        <w:rPr>
          <w:rFonts w:cs="Times New Roman"/>
          <w:lang w:val="en-AU"/>
        </w:rPr>
        <w:t>義</w:t>
      </w:r>
      <w:r w:rsidR="001551F9" w:rsidRPr="002C2159">
        <w:rPr>
          <w:rFonts w:cs="Times New Roman"/>
          <w:lang w:val="en-AU"/>
        </w:rPr>
        <w:t>。</w:t>
      </w:r>
      <w:bookmarkStart w:id="589" w:name="_Toc393205402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3401"/>
        <w:gridCol w:w="3402"/>
        <w:gridCol w:w="1134"/>
        <w:gridCol w:w="1134"/>
      </w:tblGrid>
      <w:tr w:rsidR="003B0592" w:rsidRPr="00CA1468" w14:paraId="538A9648" w14:textId="77777777" w:rsidTr="00DE6775">
        <w:trPr>
          <w:trHeight w:val="381"/>
        </w:trPr>
        <w:tc>
          <w:tcPr>
            <w:tcW w:w="676" w:type="dxa"/>
            <w:shd w:val="clear" w:color="auto" w:fill="F2F2F2" w:themeFill="background1" w:themeFillShade="F2"/>
            <w:vAlign w:val="center"/>
          </w:tcPr>
          <w:p w14:paraId="4974409A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3401" w:type="dxa"/>
            <w:shd w:val="clear" w:color="auto" w:fill="F2F2F2" w:themeFill="background1" w:themeFillShade="F2"/>
            <w:vAlign w:val="center"/>
          </w:tcPr>
          <w:p w14:paraId="0BDF2180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A14DEE8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DB80E9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915C745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</w:tr>
      <w:tr w:rsidR="003B0592" w:rsidRPr="00CA1468" w14:paraId="1D7C1B2E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6B4178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45F6976A" w14:textId="77777777" w:rsidR="003B0592" w:rsidRPr="00CA1468" w:rsidRDefault="003B0592" w:rsidP="00DE6775">
            <w:pPr>
              <w:tabs>
                <w:tab w:val="left" w:pos="1991"/>
              </w:tabs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3402" w:type="dxa"/>
            <w:vAlign w:val="center"/>
          </w:tcPr>
          <w:p w14:paraId="201B9866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1134" w:type="dxa"/>
            <w:vAlign w:val="center"/>
          </w:tcPr>
          <w:p w14:paraId="5DB2413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1A7BE13A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1</w:t>
            </w:r>
          </w:p>
        </w:tc>
      </w:tr>
      <w:tr w:rsidR="003B0592" w:rsidRPr="00CA1468" w14:paraId="080C58C9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3D2B7486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47221717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txnType</w:t>
            </w:r>
          </w:p>
        </w:tc>
        <w:tc>
          <w:tcPr>
            <w:tcW w:w="3402" w:type="dxa"/>
            <w:vAlign w:val="center"/>
          </w:tcPr>
          <w:p w14:paraId="01DCA21A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1134" w:type="dxa"/>
            <w:vAlign w:val="center"/>
          </w:tcPr>
          <w:p w14:paraId="084383A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211D9C9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4</w:t>
            </w:r>
          </w:p>
        </w:tc>
      </w:tr>
      <w:tr w:rsidR="003B0592" w:rsidRPr="00CA1468" w14:paraId="6DDE8984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CB6D3B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CE63BD6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3402" w:type="dxa"/>
            <w:vAlign w:val="center"/>
          </w:tcPr>
          <w:p w14:paraId="5792631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1134" w:type="dxa"/>
            <w:vAlign w:val="center"/>
          </w:tcPr>
          <w:p w14:paraId="25F1892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3E26B445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10</w:t>
            </w:r>
          </w:p>
        </w:tc>
      </w:tr>
      <w:tr w:rsidR="003B0592" w:rsidRPr="00CA1468" w14:paraId="67C1FB6C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D4E6D9D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14CFDFA7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3402" w:type="dxa"/>
            <w:vAlign w:val="center"/>
          </w:tcPr>
          <w:p w14:paraId="05C3C55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1134" w:type="dxa"/>
            <w:vAlign w:val="center"/>
          </w:tcPr>
          <w:p w14:paraId="42755804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2ABE7602" w14:textId="20840995" w:rsidR="003B0592" w:rsidRPr="00CA1468" w:rsidRDefault="004C7223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19</w:t>
            </w:r>
          </w:p>
        </w:tc>
      </w:tr>
      <w:tr w:rsidR="003B0592" w:rsidRPr="00CA1468" w14:paraId="34EF976F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17D7502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05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A29B910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3402" w:type="dxa"/>
            <w:vAlign w:val="center"/>
          </w:tcPr>
          <w:p w14:paraId="6DAD61B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1134" w:type="dxa"/>
            <w:vAlign w:val="center"/>
          </w:tcPr>
          <w:p w14:paraId="2F89BD10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5226C8BB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</w:tr>
      <w:tr w:rsidR="003B0592" w:rsidRPr="00CA1468" w14:paraId="319D74C1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6914D9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06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F59C87B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3402" w:type="dxa"/>
            <w:vAlign w:val="center"/>
          </w:tcPr>
          <w:p w14:paraId="626D0CD8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1134" w:type="dxa"/>
            <w:vAlign w:val="center"/>
          </w:tcPr>
          <w:p w14:paraId="0C92A58B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70E58EA0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</w:tr>
      <w:tr w:rsidR="003B0592" w:rsidRPr="00CA1468" w14:paraId="37C893A8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094E7DC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07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B8F8AEE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3402" w:type="dxa"/>
            <w:vAlign w:val="center"/>
          </w:tcPr>
          <w:p w14:paraId="7CD1CC83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1134" w:type="dxa"/>
            <w:vAlign w:val="center"/>
          </w:tcPr>
          <w:p w14:paraId="179FB328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64A8B8DB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</w:tr>
      <w:tr w:rsidR="003B0592" w:rsidRPr="00CA1468" w14:paraId="69BF9EB9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4D575AA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08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C0FC83C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3402" w:type="dxa"/>
            <w:vAlign w:val="center"/>
          </w:tcPr>
          <w:p w14:paraId="74817897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1134" w:type="dxa"/>
            <w:vAlign w:val="center"/>
          </w:tcPr>
          <w:p w14:paraId="25FC2E0C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567F392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10</w:t>
            </w:r>
          </w:p>
        </w:tc>
      </w:tr>
      <w:tr w:rsidR="003B0592" w:rsidRPr="00CA1468" w14:paraId="4BAE5A94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7390315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09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13841B3" w14:textId="77777777" w:rsidR="003B0592" w:rsidRPr="00CA1468" w:rsidRDefault="003B0592" w:rsidP="00DE6775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CA1468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LocalDate</w:t>
            </w:r>
          </w:p>
        </w:tc>
        <w:tc>
          <w:tcPr>
            <w:tcW w:w="3402" w:type="dxa"/>
            <w:vAlign w:val="center"/>
          </w:tcPr>
          <w:p w14:paraId="463D60A5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1134" w:type="dxa"/>
            <w:vAlign w:val="center"/>
          </w:tcPr>
          <w:p w14:paraId="3BB1740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21BC30F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</w:tr>
      <w:tr w:rsidR="003B0592" w:rsidRPr="00CA1468" w14:paraId="623A707D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AD5AF1D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10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2ABD315" w14:textId="77777777" w:rsidR="003B0592" w:rsidRPr="00CA1468" w:rsidRDefault="003B0592" w:rsidP="00DE6775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CA1468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LocalTime</w:t>
            </w:r>
          </w:p>
        </w:tc>
        <w:tc>
          <w:tcPr>
            <w:tcW w:w="3402" w:type="dxa"/>
            <w:vAlign w:val="center"/>
          </w:tcPr>
          <w:p w14:paraId="44CDCDE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1134" w:type="dxa"/>
            <w:vAlign w:val="center"/>
          </w:tcPr>
          <w:p w14:paraId="26601751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4F6B4B74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6</w:t>
            </w:r>
          </w:p>
        </w:tc>
      </w:tr>
      <w:tr w:rsidR="003B0592" w:rsidRPr="00CA1468" w14:paraId="52159F3A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6FA52F5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C4D8240" w14:textId="77777777" w:rsidR="003B0592" w:rsidRPr="00CA1468" w:rsidRDefault="003B0592" w:rsidP="00DE6775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CA1468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itemName</w:t>
            </w:r>
          </w:p>
        </w:tc>
        <w:tc>
          <w:tcPr>
            <w:tcW w:w="3402" w:type="dxa"/>
            <w:vAlign w:val="center"/>
          </w:tcPr>
          <w:p w14:paraId="448ADE31" w14:textId="77777777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商品名稱</w:t>
            </w:r>
          </w:p>
        </w:tc>
        <w:tc>
          <w:tcPr>
            <w:tcW w:w="1134" w:type="dxa"/>
            <w:vAlign w:val="center"/>
          </w:tcPr>
          <w:p w14:paraId="1E7ACAE8" w14:textId="6E7E4FF5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67C6D63C" w14:textId="21CF9CA9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256</w:t>
            </w:r>
          </w:p>
        </w:tc>
      </w:tr>
      <w:tr w:rsidR="003B0592" w:rsidRPr="00CA1468" w14:paraId="659508E1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28A4F56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F1252DC" w14:textId="77777777" w:rsidR="003B0592" w:rsidRPr="00CA1468" w:rsidRDefault="003B0592" w:rsidP="00DE6775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CA1468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itemDesc</w:t>
            </w:r>
          </w:p>
        </w:tc>
        <w:tc>
          <w:tcPr>
            <w:tcW w:w="3402" w:type="dxa"/>
            <w:vAlign w:val="center"/>
          </w:tcPr>
          <w:p w14:paraId="6D0199BC" w14:textId="77777777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商品描述</w:t>
            </w:r>
          </w:p>
        </w:tc>
        <w:tc>
          <w:tcPr>
            <w:tcW w:w="1134" w:type="dxa"/>
            <w:vAlign w:val="center"/>
          </w:tcPr>
          <w:p w14:paraId="7173BD00" w14:textId="15A36EE3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0026A503" w14:textId="13632BE2" w:rsidR="003B0592" w:rsidRPr="00CA1468" w:rsidRDefault="003B0592" w:rsidP="00DE67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400</w:t>
            </w:r>
          </w:p>
        </w:tc>
      </w:tr>
      <w:tr w:rsidR="003B0592" w:rsidRPr="00CA1468" w14:paraId="419B9985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18280B3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690168A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3402" w:type="dxa"/>
            <w:vAlign w:val="center"/>
          </w:tcPr>
          <w:p w14:paraId="00BD78DD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CA1468">
              <w:rPr>
                <w:rFonts w:cs="Times New Roman"/>
                <w:sz w:val="22"/>
                <w:lang w:val="en-AU"/>
              </w:rPr>
              <w:t>款</w:t>
            </w:r>
            <w:r w:rsidRPr="00CA1468">
              <w:rPr>
                <w:rFonts w:cs="Times New Roman"/>
                <w:kern w:val="0"/>
                <w:sz w:val="22"/>
                <w:lang w:val="zh-TW"/>
              </w:rPr>
              <w:t>編號</w:t>
            </w:r>
          </w:p>
        </w:tc>
        <w:tc>
          <w:tcPr>
            <w:tcW w:w="1134" w:type="dxa"/>
            <w:vAlign w:val="center"/>
          </w:tcPr>
          <w:p w14:paraId="7FD269C2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46302F83" w14:textId="26FE7E7D" w:rsidR="003B0592" w:rsidRPr="00CA1468" w:rsidRDefault="000007B1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19</w:t>
            </w:r>
          </w:p>
        </w:tc>
      </w:tr>
      <w:tr w:rsidR="003B0592" w:rsidRPr="00CA1468" w14:paraId="46E267D9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95D507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BE5CF0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refundAmt</w:t>
            </w:r>
          </w:p>
        </w:tc>
        <w:tc>
          <w:tcPr>
            <w:tcW w:w="3402" w:type="dxa"/>
            <w:vAlign w:val="center"/>
          </w:tcPr>
          <w:p w14:paraId="1A4551C3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CA1468">
              <w:rPr>
                <w:rFonts w:cs="Times New Roman"/>
                <w:sz w:val="22"/>
                <w:lang w:val="en-AU"/>
              </w:rPr>
              <w:t>款</w:t>
            </w:r>
            <w:r w:rsidRPr="00CA1468">
              <w:rPr>
                <w:rFonts w:cs="Times New Roman"/>
                <w:kern w:val="0"/>
                <w:sz w:val="22"/>
                <w:lang w:val="zh-TW"/>
              </w:rPr>
              <w:t>金額</w:t>
            </w:r>
          </w:p>
        </w:tc>
        <w:tc>
          <w:tcPr>
            <w:tcW w:w="1134" w:type="dxa"/>
            <w:vAlign w:val="center"/>
          </w:tcPr>
          <w:p w14:paraId="705E5B1C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1134" w:type="dxa"/>
            <w:vAlign w:val="center"/>
          </w:tcPr>
          <w:p w14:paraId="6EDA46FE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10</w:t>
            </w:r>
          </w:p>
        </w:tc>
      </w:tr>
      <w:tr w:rsidR="003B0592" w:rsidRPr="00CA1468" w14:paraId="2202166C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6B6C71F" w14:textId="77777777" w:rsidR="003B0592" w:rsidRPr="00CA1468" w:rsidRDefault="003B0592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15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D01E18D" w14:textId="77777777" w:rsidR="003B0592" w:rsidRPr="00CA1468" w:rsidDel="002A0AD1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refundReason</w:t>
            </w:r>
          </w:p>
        </w:tc>
        <w:tc>
          <w:tcPr>
            <w:tcW w:w="3402" w:type="dxa"/>
            <w:vAlign w:val="center"/>
          </w:tcPr>
          <w:p w14:paraId="2C36D0A4" w14:textId="77777777" w:rsidR="003B0592" w:rsidRPr="00CA1468" w:rsidDel="002A0AD1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CA1468">
              <w:rPr>
                <w:rFonts w:cs="Times New Roman"/>
                <w:sz w:val="22"/>
                <w:lang w:val="en-AU"/>
              </w:rPr>
              <w:t>款</w:t>
            </w:r>
            <w:r w:rsidRPr="00CA1468">
              <w:rPr>
                <w:rFonts w:cs="Times New Roman"/>
                <w:kern w:val="0"/>
                <w:sz w:val="22"/>
                <w:lang w:val="zh-TW"/>
              </w:rPr>
              <w:t>原因</w:t>
            </w:r>
          </w:p>
        </w:tc>
        <w:tc>
          <w:tcPr>
            <w:tcW w:w="1134" w:type="dxa"/>
            <w:vAlign w:val="center"/>
          </w:tcPr>
          <w:p w14:paraId="4DEEE511" w14:textId="25045077" w:rsidR="003B0592" w:rsidRPr="00CA1468" w:rsidDel="002A0AD1" w:rsidRDefault="003B0592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60D68D92" w14:textId="1917BC17" w:rsidR="003B0592" w:rsidRPr="00CA1468" w:rsidDel="002A0AD1" w:rsidRDefault="00355FF6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</w:rPr>
              <w:t>100</w:t>
            </w:r>
          </w:p>
        </w:tc>
      </w:tr>
      <w:tr w:rsidR="00890539" w:rsidRPr="00CA1468" w14:paraId="386DB06C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4522F4CA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16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915D521" w14:textId="30C7CA09" w:rsidR="00890539" w:rsidRPr="00CA1468" w:rsidDel="002A0AD1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AuthResURL</w:t>
            </w:r>
          </w:p>
        </w:tc>
        <w:tc>
          <w:tcPr>
            <w:tcW w:w="3402" w:type="dxa"/>
            <w:vAlign w:val="center"/>
          </w:tcPr>
          <w:p w14:paraId="059E3479" w14:textId="0DD0E497" w:rsidR="00890539" w:rsidRPr="00CA1468" w:rsidDel="002A0AD1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1134" w:type="dxa"/>
            <w:vAlign w:val="center"/>
          </w:tcPr>
          <w:p w14:paraId="214FC580" w14:textId="6170A58D" w:rsidR="00890539" w:rsidRPr="00CA1468" w:rsidDel="002A0AD1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1134" w:type="dxa"/>
            <w:vAlign w:val="center"/>
          </w:tcPr>
          <w:p w14:paraId="0C58742E" w14:textId="680F8427" w:rsidR="00890539" w:rsidRPr="00CA1468" w:rsidDel="002A0AD1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</w:tr>
      <w:tr w:rsidR="00890539" w:rsidRPr="00CA1468" w14:paraId="60A79C25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3160369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17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E8DCDBA" w14:textId="552BD84A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3402" w:type="dxa"/>
            <w:vAlign w:val="center"/>
          </w:tcPr>
          <w:p w14:paraId="011A38B5" w14:textId="0E15668D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1134" w:type="dxa"/>
            <w:vAlign w:val="center"/>
          </w:tcPr>
          <w:p w14:paraId="65FE2CF3" w14:textId="660BF6A1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630F6521" w14:textId="74015C4C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14</w:t>
            </w:r>
          </w:p>
        </w:tc>
      </w:tr>
      <w:tr w:rsidR="00890539" w:rsidRPr="00CA1468" w14:paraId="73A03982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191E2CA2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18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5A2F9A0" w14:textId="733EB955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3402" w:type="dxa"/>
            <w:vAlign w:val="center"/>
          </w:tcPr>
          <w:p w14:paraId="484F407F" w14:textId="45001A80" w:rsidR="00890539" w:rsidRPr="00CA1468" w:rsidRDefault="0026717A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1134" w:type="dxa"/>
            <w:vAlign w:val="center"/>
          </w:tcPr>
          <w:p w14:paraId="236A2C05" w14:textId="13410FF0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1134" w:type="dxa"/>
            <w:vAlign w:val="center"/>
          </w:tcPr>
          <w:p w14:paraId="3B27742A" w14:textId="420D1798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</w:tr>
      <w:tr w:rsidR="00890539" w:rsidRPr="00CA1468" w14:paraId="16FF5B90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4CB30A7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2165D3E" w14:textId="0B4EFEE9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3402" w:type="dxa"/>
            <w:vAlign w:val="center"/>
          </w:tcPr>
          <w:p w14:paraId="0F0406EB" w14:textId="12FEB4E5" w:rsidR="00890539" w:rsidRPr="00CA1468" w:rsidRDefault="0026717A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RESP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1134" w:type="dxa"/>
            <w:vAlign w:val="center"/>
          </w:tcPr>
          <w:p w14:paraId="288A0E5C" w14:textId="3F943F7F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1134" w:type="dxa"/>
            <w:vAlign w:val="center"/>
          </w:tcPr>
          <w:p w14:paraId="5355A09C" w14:textId="3554C7AD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</w:tr>
      <w:tr w:rsidR="00890539" w:rsidRPr="00CA1468" w14:paraId="097ED134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D686373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20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8BC1F34" w14:textId="107CF7D7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3402" w:type="dxa"/>
            <w:vAlign w:val="center"/>
          </w:tcPr>
          <w:p w14:paraId="3405BB00" w14:textId="253CAB3B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1134" w:type="dxa"/>
            <w:vAlign w:val="center"/>
          </w:tcPr>
          <w:p w14:paraId="5AE3AFD0" w14:textId="2381ABC9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6BDC9CF8" w14:textId="40A7FE15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</w:tr>
      <w:tr w:rsidR="00890539" w:rsidRPr="00CA1468" w14:paraId="2725665F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12C7C26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21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2A3A9DB" w14:textId="07CB5116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3402" w:type="dxa"/>
            <w:vAlign w:val="center"/>
          </w:tcPr>
          <w:p w14:paraId="5BB7E730" w14:textId="1DF26A39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1134" w:type="dxa"/>
            <w:vAlign w:val="center"/>
          </w:tcPr>
          <w:p w14:paraId="392CF1DC" w14:textId="77E1CD24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1134" w:type="dxa"/>
            <w:vAlign w:val="center"/>
          </w:tcPr>
          <w:p w14:paraId="0C47521A" w14:textId="78625F8F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</w:tr>
      <w:tr w:rsidR="00890539" w:rsidRPr="00CA1468" w14:paraId="7132D844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0D50375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22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6F27B24" w14:textId="749DB3EF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3402" w:type="dxa"/>
            <w:vAlign w:val="center"/>
          </w:tcPr>
          <w:p w14:paraId="7F6AF389" w14:textId="610CC777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1134" w:type="dxa"/>
            <w:vAlign w:val="center"/>
          </w:tcPr>
          <w:p w14:paraId="450DB858" w14:textId="424D12CC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3A65DF43" w14:textId="21D6EB89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</w:tr>
      <w:tr w:rsidR="00890539" w:rsidRPr="00CA1468" w14:paraId="3209543E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469F9B1E" w14:textId="77777777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23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40EB5D2" w14:textId="4D16AEED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rrn</w:t>
            </w:r>
          </w:p>
        </w:tc>
        <w:tc>
          <w:tcPr>
            <w:tcW w:w="3402" w:type="dxa"/>
            <w:vAlign w:val="center"/>
          </w:tcPr>
          <w:p w14:paraId="73623704" w14:textId="7A4190DD" w:rsidR="00890539" w:rsidRPr="00CA1468" w:rsidRDefault="00890539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交易追蹤號</w:t>
            </w:r>
          </w:p>
        </w:tc>
        <w:tc>
          <w:tcPr>
            <w:tcW w:w="1134" w:type="dxa"/>
            <w:vAlign w:val="center"/>
          </w:tcPr>
          <w:p w14:paraId="19E58CB7" w14:textId="405F5529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1654107D" w14:textId="2452EEDF" w:rsidR="00890539" w:rsidRPr="00CA1468" w:rsidRDefault="00890539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12</w:t>
            </w:r>
          </w:p>
        </w:tc>
      </w:tr>
      <w:tr w:rsidR="0037613F" w:rsidRPr="00CA1468" w14:paraId="002F8DA0" w14:textId="77777777" w:rsidTr="00DE6775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35EE66F" w14:textId="3623AAE5" w:rsidR="0037613F" w:rsidRPr="00CA1468" w:rsidRDefault="0037613F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CA1468">
              <w:rPr>
                <w:rFonts w:cs="Times New Roman"/>
                <w:sz w:val="22"/>
              </w:rPr>
              <w:t>24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1ABB2717" w14:textId="1188B6CC" w:rsidR="0037613F" w:rsidRPr="00CA1468" w:rsidRDefault="0037613F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errDesc</w:t>
            </w:r>
          </w:p>
        </w:tc>
        <w:tc>
          <w:tcPr>
            <w:tcW w:w="3402" w:type="dxa"/>
            <w:vAlign w:val="center"/>
          </w:tcPr>
          <w:p w14:paraId="18D74D16" w14:textId="4812FCE7" w:rsidR="0037613F" w:rsidRPr="00CA1468" w:rsidRDefault="00B6759C" w:rsidP="00DE6775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1134" w:type="dxa"/>
            <w:vAlign w:val="center"/>
          </w:tcPr>
          <w:p w14:paraId="16B51385" w14:textId="18B7F3B3" w:rsidR="0037613F" w:rsidRPr="00CA1468" w:rsidRDefault="0037613F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1134" w:type="dxa"/>
            <w:vAlign w:val="center"/>
          </w:tcPr>
          <w:p w14:paraId="3BBA9694" w14:textId="04D2E7F0" w:rsidR="0037613F" w:rsidRPr="00CA1468" w:rsidRDefault="0037613F" w:rsidP="00DE67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24"/>
                <w:sz w:val="22"/>
              </w:rPr>
              <w:t>512</w:t>
            </w:r>
          </w:p>
        </w:tc>
      </w:tr>
    </w:tbl>
    <w:p w14:paraId="6FF638FF" w14:textId="67CC4964" w:rsidR="00D43F0F" w:rsidRPr="00C65C18" w:rsidRDefault="00FB3545" w:rsidP="000E58EC">
      <w:pPr>
        <w:spacing w:line="360" w:lineRule="auto"/>
        <w:rPr>
          <w:rFonts w:cs="Times New Roman"/>
          <w:sz w:val="20"/>
          <w:szCs w:val="20"/>
        </w:rPr>
      </w:pPr>
      <w:r w:rsidRPr="00C65C18">
        <w:rPr>
          <w:rFonts w:cs="Times New Roman"/>
          <w:sz w:val="20"/>
          <w:szCs w:val="20"/>
        </w:rPr>
        <w:t>註：</w:t>
      </w:r>
      <w:r w:rsidR="00D43F0F" w:rsidRPr="00C65C18">
        <w:rPr>
          <w:rFonts w:cs="Times New Roman"/>
          <w:sz w:val="20"/>
          <w:szCs w:val="20"/>
          <w:lang w:val="en-AU"/>
        </w:rPr>
        <w:t>欄位編號僅用來查詢欄位說明時的順序</w:t>
      </w:r>
      <w:r w:rsidR="00DF2DFD" w:rsidRPr="00C65C18">
        <w:rPr>
          <w:rFonts w:cs="Times New Roman"/>
          <w:sz w:val="20"/>
          <w:szCs w:val="20"/>
          <w:lang w:val="en-AU"/>
        </w:rPr>
        <w:t>，與交易無任何關</w:t>
      </w:r>
      <w:r w:rsidR="00C17B73" w:rsidRPr="00C65C18">
        <w:rPr>
          <w:rFonts w:cs="Times New Roman"/>
          <w:sz w:val="20"/>
          <w:szCs w:val="20"/>
          <w:lang w:val="en-AU"/>
        </w:rPr>
        <w:t>係</w:t>
      </w:r>
      <w:r w:rsidR="00D74340" w:rsidRPr="00C65C18">
        <w:rPr>
          <w:rFonts w:cs="Times New Roman"/>
          <w:sz w:val="20"/>
          <w:szCs w:val="20"/>
          <w:lang w:val="en-AU"/>
        </w:rPr>
        <w:t>，</w:t>
      </w:r>
      <w:r w:rsidR="00D74340" w:rsidRPr="00C65C18">
        <w:rPr>
          <w:rFonts w:cs="Times New Roman" w:hint="eastAsia"/>
          <w:sz w:val="20"/>
          <w:szCs w:val="20"/>
          <w:lang w:val="en-AU"/>
        </w:rPr>
        <w:t>其中</w:t>
      </w:r>
      <w:r w:rsidR="00B56E21">
        <w:rPr>
          <w:rFonts w:cs="Times New Roman" w:hint="eastAsia"/>
          <w:sz w:val="20"/>
          <w:szCs w:val="20"/>
          <w:lang w:val="en-AU"/>
        </w:rPr>
        <w:t>Fmt</w:t>
      </w:r>
      <w:r w:rsidR="00B56E21">
        <w:rPr>
          <w:rFonts w:cs="Times New Roman" w:hint="eastAsia"/>
          <w:sz w:val="20"/>
          <w:szCs w:val="20"/>
          <w:lang w:val="en-AU"/>
        </w:rPr>
        <w:t>表示欄位格式</w:t>
      </w:r>
      <w:r w:rsidR="00B56E21" w:rsidRPr="00C65C18">
        <w:rPr>
          <w:rFonts w:cs="Times New Roman"/>
          <w:sz w:val="20"/>
          <w:szCs w:val="20"/>
          <w:lang w:val="en-AU"/>
        </w:rPr>
        <w:t>，</w:t>
      </w:r>
      <w:r w:rsidR="00D74340" w:rsidRPr="00C65C18">
        <w:rPr>
          <w:rFonts w:cs="Times New Roman" w:hint="eastAsia"/>
          <w:sz w:val="20"/>
          <w:szCs w:val="20"/>
          <w:lang w:val="en-AU"/>
        </w:rPr>
        <w:t>Len</w:t>
      </w:r>
      <w:r w:rsidR="00CE6F8F">
        <w:rPr>
          <w:rFonts w:cs="Times New Roman" w:hint="eastAsia"/>
          <w:sz w:val="20"/>
          <w:szCs w:val="20"/>
          <w:lang w:val="en-AU"/>
        </w:rPr>
        <w:t>表示</w:t>
      </w:r>
      <w:r w:rsidR="00D74340" w:rsidRPr="00C65C18">
        <w:rPr>
          <w:rFonts w:cs="Times New Roman" w:hint="eastAsia"/>
          <w:sz w:val="20"/>
          <w:szCs w:val="20"/>
          <w:lang w:val="en-AU"/>
        </w:rPr>
        <w:t>欄位</w:t>
      </w:r>
      <w:r w:rsidR="00D70559">
        <w:rPr>
          <w:rFonts w:cs="Times New Roman" w:hint="eastAsia"/>
          <w:sz w:val="20"/>
          <w:szCs w:val="20"/>
          <w:lang w:val="en-AU"/>
        </w:rPr>
        <w:t>可允許之</w:t>
      </w:r>
      <w:r w:rsidR="00D74340" w:rsidRPr="00C65C18">
        <w:rPr>
          <w:rFonts w:cs="Times New Roman" w:hint="eastAsia"/>
          <w:sz w:val="20"/>
          <w:szCs w:val="20"/>
          <w:lang w:val="en-AU"/>
        </w:rPr>
        <w:t>最大長度</w:t>
      </w:r>
      <w:r w:rsidR="00D74340" w:rsidRPr="00C65C18">
        <w:rPr>
          <w:rFonts w:cs="Times New Roman"/>
          <w:sz w:val="20"/>
          <w:szCs w:val="20"/>
          <w:lang w:val="en-AU"/>
        </w:rPr>
        <w:t>，</w:t>
      </w:r>
      <w:r w:rsidR="00D74340" w:rsidRPr="00C65C18">
        <w:rPr>
          <w:rFonts w:cs="Times New Roman" w:hint="eastAsia"/>
          <w:sz w:val="20"/>
          <w:szCs w:val="20"/>
          <w:lang w:val="en-AU"/>
        </w:rPr>
        <w:t>若有特殊格式需固定長度</w:t>
      </w:r>
      <w:r w:rsidR="00851827" w:rsidRPr="00C65C18">
        <w:rPr>
          <w:rFonts w:cs="Times New Roman" w:hint="eastAsia"/>
          <w:sz w:val="20"/>
          <w:szCs w:val="20"/>
          <w:lang w:val="en-AU"/>
        </w:rPr>
        <w:t>的部分將描述於</w:t>
      </w:r>
      <w:r w:rsidR="00D74340" w:rsidRPr="00C65C18">
        <w:rPr>
          <w:rFonts w:cs="Times New Roman" w:hint="eastAsia"/>
          <w:sz w:val="20"/>
          <w:szCs w:val="20"/>
          <w:lang w:val="en-AU"/>
        </w:rPr>
        <w:t>欄位說明</w:t>
      </w:r>
      <w:r w:rsidR="00591ED8">
        <w:rPr>
          <w:rFonts w:cs="Times New Roman" w:hint="eastAsia"/>
          <w:sz w:val="20"/>
          <w:szCs w:val="20"/>
          <w:lang w:val="en-AU"/>
        </w:rPr>
        <w:t>章節</w:t>
      </w:r>
      <w:r w:rsidR="00D43F0F" w:rsidRPr="00C65C18">
        <w:rPr>
          <w:rFonts w:cs="Times New Roman"/>
          <w:sz w:val="20"/>
          <w:szCs w:val="20"/>
          <w:lang w:val="en-AU"/>
        </w:rPr>
        <w:t>。</w:t>
      </w:r>
      <w:bookmarkEnd w:id="589"/>
    </w:p>
    <w:p w14:paraId="6E659838" w14:textId="7759A098" w:rsidR="008025C9" w:rsidRPr="002C2159" w:rsidRDefault="008025C9" w:rsidP="00466C0E">
      <w:pPr>
        <w:wordWrap w:val="0"/>
        <w:spacing w:line="360" w:lineRule="auto"/>
        <w:jc w:val="right"/>
        <w:rPr>
          <w:rFonts w:cs="Times New Roman"/>
          <w:i/>
          <w:sz w:val="20"/>
        </w:rPr>
      </w:pPr>
    </w:p>
    <w:p w14:paraId="332C1618" w14:textId="1D4CF57E" w:rsidR="00531D14" w:rsidRDefault="00841C8A" w:rsidP="00146DFC">
      <w:pPr>
        <w:pStyle w:val="2"/>
        <w:spacing w:before="0" w:after="0"/>
        <w:ind w:left="578" w:hanging="578"/>
        <w:rPr>
          <w:lang w:eastAsia="zh-TW"/>
        </w:rPr>
      </w:pPr>
      <w:bookmarkStart w:id="590" w:name="_Toc392060232"/>
      <w:bookmarkStart w:id="591" w:name="_Ref392064266"/>
      <w:r w:rsidRPr="002C2159">
        <w:rPr>
          <w:lang w:eastAsia="zh-TW"/>
        </w:rPr>
        <w:br w:type="page"/>
      </w:r>
      <w:bookmarkStart w:id="592" w:name="_Toc397067300"/>
      <w:bookmarkStart w:id="593" w:name="_Toc458000138"/>
      <w:bookmarkStart w:id="594" w:name="_Ref393206810"/>
      <w:bookmarkStart w:id="595" w:name="_Ref393206813"/>
      <w:r w:rsidR="0073164C" w:rsidRPr="002C2159">
        <w:rPr>
          <w:lang w:eastAsia="zh-TW"/>
        </w:rPr>
        <w:lastRenderedPageBreak/>
        <w:t>Web</w:t>
      </w:r>
      <w:r w:rsidR="0073164C" w:rsidRPr="002C2159">
        <w:rPr>
          <w:lang w:eastAsia="zh-TW"/>
        </w:rPr>
        <w:t>模式收送電文結構</w:t>
      </w:r>
      <w:bookmarkEnd w:id="592"/>
      <w:bookmarkEnd w:id="593"/>
    </w:p>
    <w:p w14:paraId="54F0FE86" w14:textId="0FEE7890" w:rsidR="006F313E" w:rsidRDefault="00451010" w:rsidP="0027444D">
      <w:pPr>
        <w:pStyle w:val="TaiCA2-2"/>
        <w:ind w:leftChars="236" w:left="599" w:hanging="33"/>
      </w:pPr>
      <w:r w:rsidRPr="00FE30A5">
        <w:t>跨境匯入網路電子支付交易連結網址</w:t>
      </w:r>
      <w:r w:rsidR="002E2668">
        <w:rPr>
          <w:rFonts w:ascii="標楷體" w:hAnsi="標楷體" w:hint="eastAsia"/>
        </w:rPr>
        <w:t>：</w:t>
      </w:r>
    </w:p>
    <w:p w14:paraId="7EECB76C" w14:textId="7EBA76B0" w:rsidR="004F2E7C" w:rsidRPr="00FE30A5" w:rsidRDefault="002E2668" w:rsidP="006F313E">
      <w:pPr>
        <w:pStyle w:val="TaiCA2-2"/>
        <w:numPr>
          <w:ilvl w:val="0"/>
          <w:numId w:val="27"/>
        </w:numPr>
        <w:ind w:leftChars="0"/>
      </w:pPr>
      <w:r>
        <w:t>測試環境</w:t>
      </w:r>
    </w:p>
    <w:p w14:paraId="10984AC4" w14:textId="69B08AF8" w:rsidR="006F313E" w:rsidRDefault="006F313E" w:rsidP="006F313E">
      <w:pPr>
        <w:pStyle w:val="TaiCA2-2"/>
        <w:ind w:left="600"/>
      </w:pPr>
      <w:r w:rsidRPr="006F313E">
        <w:t>https://www.focas-test.fisc.com.tw/FOCAS_WEBPOS/InBoundEc/</w:t>
      </w:r>
    </w:p>
    <w:p w14:paraId="5735BBAC" w14:textId="46F70970" w:rsidR="004F2E7C" w:rsidRPr="00FE30A5" w:rsidRDefault="002E2668" w:rsidP="006F313E">
      <w:pPr>
        <w:pStyle w:val="TaiCA2-2"/>
        <w:numPr>
          <w:ilvl w:val="0"/>
          <w:numId w:val="27"/>
        </w:numPr>
        <w:ind w:leftChars="0"/>
      </w:pPr>
      <w:r>
        <w:t>營運環境</w:t>
      </w:r>
    </w:p>
    <w:p w14:paraId="5DD26CCE" w14:textId="1DB03932" w:rsidR="004F2E7C" w:rsidRPr="00FE30A5" w:rsidRDefault="004F2E7C" w:rsidP="004F2E7C">
      <w:pPr>
        <w:pStyle w:val="TaiCA2-2"/>
        <w:ind w:left="600"/>
      </w:pPr>
      <w:r w:rsidRPr="00FE30A5">
        <w:t>https://www.focas.fisc.com.tw/FOCAS_WEBPOS/InBoundEc/</w:t>
      </w:r>
    </w:p>
    <w:p w14:paraId="730D46E6" w14:textId="77777777" w:rsidR="004F2E7C" w:rsidRPr="004F2E7C" w:rsidRDefault="004F2E7C" w:rsidP="004F2E7C">
      <w:pPr>
        <w:rPr>
          <w:lang w:val="en-AU"/>
        </w:rPr>
      </w:pP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77"/>
        <w:gridCol w:w="4536"/>
      </w:tblGrid>
      <w:tr w:rsidR="00531D14" w:rsidRPr="002C2159" w14:paraId="0B79F112" w14:textId="77777777" w:rsidTr="009527A3">
        <w:trPr>
          <w:jc w:val="center"/>
        </w:trPr>
        <w:tc>
          <w:tcPr>
            <w:tcW w:w="4077" w:type="dxa"/>
            <w:tcBorders>
              <w:bottom w:val="single" w:sz="4" w:space="0" w:color="auto"/>
            </w:tcBorders>
          </w:tcPr>
          <w:p w14:paraId="3D586398" w14:textId="77777777" w:rsidR="00531D14" w:rsidRPr="002C2159" w:rsidRDefault="00531D14" w:rsidP="0080770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REQ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02F1A600" w14:textId="77777777" w:rsidR="00531D14" w:rsidRPr="002C2159" w:rsidRDefault="00531D14" w:rsidP="0080770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RESP</w:t>
            </w:r>
          </w:p>
        </w:tc>
      </w:tr>
      <w:tr w:rsidR="00531D14" w:rsidRPr="002C2159" w14:paraId="1180489B" w14:textId="77777777" w:rsidTr="009527A3">
        <w:trPr>
          <w:jc w:val="center"/>
        </w:trPr>
        <w:tc>
          <w:tcPr>
            <w:tcW w:w="8613" w:type="dxa"/>
            <w:gridSpan w:val="2"/>
            <w:shd w:val="clear" w:color="auto" w:fill="F2F2F2" w:themeFill="background1" w:themeFillShade="F2"/>
          </w:tcPr>
          <w:p w14:paraId="6021F351" w14:textId="77777777" w:rsidR="00531D14" w:rsidRPr="002C2159" w:rsidRDefault="00531D14" w:rsidP="00C32959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Header</w:t>
            </w:r>
          </w:p>
        </w:tc>
      </w:tr>
      <w:tr w:rsidR="009527A3" w:rsidRPr="002C2159" w14:paraId="77E64D62" w14:textId="77777777" w:rsidTr="009527A3">
        <w:trPr>
          <w:jc w:val="center"/>
        </w:trPr>
        <w:tc>
          <w:tcPr>
            <w:tcW w:w="8613" w:type="dxa"/>
            <w:gridSpan w:val="2"/>
            <w:tcBorders>
              <w:bottom w:val="single" w:sz="4" w:space="0" w:color="auto"/>
            </w:tcBorders>
          </w:tcPr>
          <w:p w14:paraId="1480DFA0" w14:textId="77777777" w:rsidR="009527A3" w:rsidRPr="002C2159" w:rsidRDefault="009527A3" w:rsidP="004600C7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POST / HTTP/1.1</w:t>
            </w:r>
          </w:p>
          <w:p w14:paraId="0C215658" w14:textId="77777777" w:rsidR="004600C7" w:rsidRDefault="004600C7" w:rsidP="004600C7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4600C7">
              <w:rPr>
                <w:rFonts w:cs="Times New Roman"/>
                <w:kern w:val="0"/>
                <w:sz w:val="20"/>
                <w:szCs w:val="20"/>
              </w:rPr>
              <w:t>Content-Type: application/x-www-form-urlencoded</w:t>
            </w:r>
          </w:p>
          <w:p w14:paraId="138F34B9" w14:textId="75FA1920" w:rsidR="009527A3" w:rsidRPr="002C2159" w:rsidRDefault="009527A3" w:rsidP="004600C7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Content-Length: xxx (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依據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context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長度給予正確值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)</w:t>
            </w:r>
          </w:p>
        </w:tc>
      </w:tr>
      <w:tr w:rsidR="00531D14" w:rsidRPr="002C2159" w14:paraId="2CB1E63D" w14:textId="77777777" w:rsidTr="009527A3">
        <w:trPr>
          <w:jc w:val="center"/>
        </w:trPr>
        <w:tc>
          <w:tcPr>
            <w:tcW w:w="8613" w:type="dxa"/>
            <w:gridSpan w:val="2"/>
            <w:shd w:val="clear" w:color="auto" w:fill="F2F2F2" w:themeFill="background1" w:themeFillShade="F2"/>
          </w:tcPr>
          <w:p w14:paraId="5933A0EF" w14:textId="77777777" w:rsidR="00531D14" w:rsidRPr="002C2159" w:rsidRDefault="00531D14" w:rsidP="00C32959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Context</w:t>
            </w:r>
          </w:p>
        </w:tc>
      </w:tr>
      <w:tr w:rsidR="009527A3" w:rsidRPr="002C2159" w14:paraId="5BCC4B8A" w14:textId="77777777" w:rsidTr="009527A3">
        <w:trPr>
          <w:jc w:val="center"/>
        </w:trPr>
        <w:tc>
          <w:tcPr>
            <w:tcW w:w="8613" w:type="dxa"/>
            <w:gridSpan w:val="2"/>
          </w:tcPr>
          <w:p w14:paraId="3C1A661D" w14:textId="0830C8C6" w:rsidR="009527A3" w:rsidRPr="002C2159" w:rsidRDefault="009527A3" w:rsidP="00177393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2C2159">
              <w:rPr>
                <w:rFonts w:cs="Times New Roman"/>
                <w:kern w:val="0"/>
                <w:sz w:val="20"/>
                <w:szCs w:val="20"/>
              </w:rPr>
              <w:t>所有參數的字元編碼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charset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固定採用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UTF-8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，使用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POST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模式透過</w:t>
            </w:r>
            <w:r w:rsidR="00493F48">
              <w:rPr>
                <w:rFonts w:cs="Times New Roman"/>
                <w:kern w:val="0"/>
                <w:sz w:val="20"/>
                <w:szCs w:val="20"/>
              </w:rPr>
              <w:t>Internet http</w:t>
            </w:r>
            <w:r w:rsidRPr="002C2159">
              <w:rPr>
                <w:rFonts w:cs="Times New Roman"/>
                <w:kern w:val="0"/>
                <w:sz w:val="20"/>
                <w:szCs w:val="20"/>
              </w:rPr>
              <w:t>傳送相關資料參數，詳見下列規格。</w:t>
            </w:r>
          </w:p>
        </w:tc>
      </w:tr>
    </w:tbl>
    <w:p w14:paraId="68565F7B" w14:textId="77777777" w:rsidR="00506FDF" w:rsidRPr="002C2159" w:rsidRDefault="00506FDF">
      <w:pPr>
        <w:widowControl/>
        <w:rPr>
          <w:rFonts w:cs="Times New Roman"/>
          <w:b/>
          <w:bCs/>
          <w:kern w:val="32"/>
          <w:sz w:val="32"/>
          <w:szCs w:val="32"/>
          <w:lang w:val="en-AU"/>
        </w:rPr>
      </w:pPr>
      <w:bookmarkStart w:id="596" w:name="_Toc432605948"/>
      <w:bookmarkStart w:id="597" w:name="_Toc432607095"/>
      <w:bookmarkStart w:id="598" w:name="_Toc432608242"/>
      <w:bookmarkStart w:id="599" w:name="_Toc432609398"/>
      <w:bookmarkStart w:id="600" w:name="_Toc432610551"/>
      <w:bookmarkStart w:id="601" w:name="_Toc432605949"/>
      <w:bookmarkStart w:id="602" w:name="_Toc432607096"/>
      <w:bookmarkStart w:id="603" w:name="_Toc432608243"/>
      <w:bookmarkStart w:id="604" w:name="_Toc432609399"/>
      <w:bookmarkStart w:id="605" w:name="_Toc432610552"/>
      <w:bookmarkStart w:id="606" w:name="_Toc432605950"/>
      <w:bookmarkStart w:id="607" w:name="_Toc432607097"/>
      <w:bookmarkStart w:id="608" w:name="_Toc432608244"/>
      <w:bookmarkStart w:id="609" w:name="_Toc432609400"/>
      <w:bookmarkStart w:id="610" w:name="_Toc432610553"/>
      <w:bookmarkStart w:id="611" w:name="_Toc432605951"/>
      <w:bookmarkStart w:id="612" w:name="_Toc432607098"/>
      <w:bookmarkStart w:id="613" w:name="_Toc432608245"/>
      <w:bookmarkStart w:id="614" w:name="_Toc432609401"/>
      <w:bookmarkStart w:id="615" w:name="_Toc432610554"/>
      <w:bookmarkStart w:id="616" w:name="_Toc432605952"/>
      <w:bookmarkStart w:id="617" w:name="_Toc432607099"/>
      <w:bookmarkStart w:id="618" w:name="_Toc432608246"/>
      <w:bookmarkStart w:id="619" w:name="_Toc432609402"/>
      <w:bookmarkStart w:id="620" w:name="_Toc432610555"/>
      <w:bookmarkStart w:id="621" w:name="_Toc432605953"/>
      <w:bookmarkStart w:id="622" w:name="_Toc432607100"/>
      <w:bookmarkStart w:id="623" w:name="_Toc432608247"/>
      <w:bookmarkStart w:id="624" w:name="_Toc432609403"/>
      <w:bookmarkStart w:id="625" w:name="_Toc432610556"/>
      <w:bookmarkStart w:id="626" w:name="_Toc432605954"/>
      <w:bookmarkStart w:id="627" w:name="_Toc432607101"/>
      <w:bookmarkStart w:id="628" w:name="_Toc432608248"/>
      <w:bookmarkStart w:id="629" w:name="_Toc432609404"/>
      <w:bookmarkStart w:id="630" w:name="_Toc432610557"/>
      <w:bookmarkStart w:id="631" w:name="_Toc432605955"/>
      <w:bookmarkStart w:id="632" w:name="_Toc432607102"/>
      <w:bookmarkStart w:id="633" w:name="_Toc432608249"/>
      <w:bookmarkStart w:id="634" w:name="_Toc432609405"/>
      <w:bookmarkStart w:id="635" w:name="_Toc432610558"/>
      <w:bookmarkStart w:id="636" w:name="_Toc432605956"/>
      <w:bookmarkStart w:id="637" w:name="_Toc432607103"/>
      <w:bookmarkStart w:id="638" w:name="_Toc432608250"/>
      <w:bookmarkStart w:id="639" w:name="_Toc432609406"/>
      <w:bookmarkStart w:id="640" w:name="_Toc432610559"/>
      <w:bookmarkStart w:id="641" w:name="_Toc432605957"/>
      <w:bookmarkStart w:id="642" w:name="_Toc432607104"/>
      <w:bookmarkStart w:id="643" w:name="_Toc432608251"/>
      <w:bookmarkStart w:id="644" w:name="_Toc432609407"/>
      <w:bookmarkStart w:id="645" w:name="_Toc432610560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r w:rsidRPr="002C2159">
        <w:rPr>
          <w:rFonts w:cs="Times New Roman"/>
        </w:rPr>
        <w:br w:type="page"/>
      </w:r>
    </w:p>
    <w:p w14:paraId="3876D580" w14:textId="271B9601" w:rsidR="00041844" w:rsidRPr="002C2159" w:rsidRDefault="00C80E11" w:rsidP="005A7156">
      <w:pPr>
        <w:pStyle w:val="1"/>
        <w:spacing w:before="0" w:after="0"/>
        <w:rPr>
          <w:lang w:eastAsia="zh-TW"/>
        </w:rPr>
      </w:pPr>
      <w:bookmarkStart w:id="646" w:name="_Toc458000139"/>
      <w:r w:rsidRPr="002C2159">
        <w:rPr>
          <w:lang w:eastAsia="zh-TW"/>
        </w:rPr>
        <w:lastRenderedPageBreak/>
        <w:t>Online</w:t>
      </w:r>
      <w:r w:rsidRPr="002C2159">
        <w:rPr>
          <w:lang w:eastAsia="zh-TW"/>
        </w:rPr>
        <w:t>交易電文說明</w:t>
      </w:r>
      <w:bookmarkEnd w:id="646"/>
    </w:p>
    <w:p w14:paraId="4C17E97C" w14:textId="559A7CE6" w:rsidR="00506FDF" w:rsidRPr="002C2159" w:rsidRDefault="008A22A0" w:rsidP="005A7156">
      <w:pPr>
        <w:pStyle w:val="2"/>
        <w:spacing w:before="0" w:after="0"/>
        <w:ind w:left="578" w:hanging="578"/>
        <w:rPr>
          <w:lang w:eastAsia="zh-TW"/>
        </w:rPr>
      </w:pPr>
      <w:bookmarkStart w:id="647" w:name="_Toc458000140"/>
      <w:r w:rsidRPr="002C2159">
        <w:rPr>
          <w:lang w:eastAsia="zh-TW"/>
        </w:rPr>
        <w:t>跨境匯入網路</w:t>
      </w:r>
      <w:r w:rsidR="00506FDF" w:rsidRPr="002C2159">
        <w:rPr>
          <w:lang w:eastAsia="zh-TW"/>
        </w:rPr>
        <w:t>電文交易說明</w:t>
      </w:r>
      <w:bookmarkEnd w:id="647"/>
    </w:p>
    <w:p w14:paraId="41E95C3A" w14:textId="1D780423" w:rsidR="00D67F01" w:rsidRPr="002C2159" w:rsidRDefault="00473B7A">
      <w:pPr>
        <w:pStyle w:val="3"/>
        <w:spacing w:before="0" w:after="0"/>
        <w:rPr>
          <w:lang w:eastAsia="zh-TW"/>
        </w:rPr>
      </w:pPr>
      <w:bookmarkStart w:id="648" w:name="_Toc458000141"/>
      <w:r w:rsidRPr="002C2159">
        <w:rPr>
          <w:lang w:eastAsia="zh-TW"/>
        </w:rPr>
        <w:t>跨境</w:t>
      </w:r>
      <w:r w:rsidR="00DD5D32" w:rsidRPr="002C2159">
        <w:rPr>
          <w:lang w:eastAsia="zh-TW"/>
        </w:rPr>
        <w:t>匯入網路</w:t>
      </w:r>
      <w:r w:rsidRPr="002C2159">
        <w:rPr>
          <w:lang w:eastAsia="zh-TW"/>
        </w:rPr>
        <w:t>電子支付交易</w:t>
      </w:r>
      <w:bookmarkEnd w:id="590"/>
      <w:bookmarkEnd w:id="591"/>
      <w:bookmarkEnd w:id="594"/>
      <w:bookmarkEnd w:id="595"/>
      <w:bookmarkEnd w:id="648"/>
    </w:p>
    <w:p w14:paraId="72085E58" w14:textId="2B0591E5" w:rsidR="00362463" w:rsidRPr="002C2159" w:rsidRDefault="00362463" w:rsidP="00EE4228">
      <w:pPr>
        <w:spacing w:line="360" w:lineRule="auto"/>
        <w:rPr>
          <w:rFonts w:cs="Times New Roman"/>
          <w:lang w:val="en-AU"/>
        </w:rPr>
      </w:pPr>
      <w:bookmarkStart w:id="649" w:name="_Toc396154863"/>
      <w:bookmarkStart w:id="650" w:name="_Toc396154899"/>
      <w:bookmarkStart w:id="651" w:name="_Toc396154917"/>
      <w:bookmarkStart w:id="652" w:name="_Toc396154957"/>
      <w:bookmarkStart w:id="653" w:name="_Toc396154976"/>
      <w:bookmarkStart w:id="654" w:name="_Toc396154994"/>
      <w:bookmarkStart w:id="655" w:name="_Toc396155757"/>
      <w:bookmarkStart w:id="656" w:name="_Toc396156022"/>
      <w:bookmarkStart w:id="657" w:name="_Toc396156117"/>
      <w:bookmarkStart w:id="658" w:name="_Toc396156212"/>
      <w:bookmarkStart w:id="659" w:name="_Toc396156308"/>
      <w:bookmarkStart w:id="660" w:name="_Toc396156403"/>
      <w:bookmarkStart w:id="661" w:name="_Toc396207609"/>
      <w:bookmarkStart w:id="662" w:name="_Toc396209252"/>
      <w:bookmarkStart w:id="663" w:name="_Toc393294601"/>
      <w:bookmarkStart w:id="664" w:name="_Toc393294668"/>
      <w:bookmarkStart w:id="665" w:name="_Toc394064428"/>
      <w:bookmarkStart w:id="666" w:name="_Toc394390300"/>
      <w:bookmarkStart w:id="667" w:name="_Toc394399597"/>
      <w:bookmarkStart w:id="668" w:name="_Toc394941116"/>
      <w:bookmarkStart w:id="669" w:name="_Toc395100009"/>
      <w:bookmarkStart w:id="670" w:name="_Toc396154920"/>
      <w:bookmarkStart w:id="671" w:name="_Toc396154960"/>
      <w:bookmarkStart w:id="672" w:name="_Toc396154979"/>
      <w:bookmarkStart w:id="673" w:name="_Toc396154997"/>
      <w:bookmarkStart w:id="674" w:name="_Toc396155760"/>
      <w:bookmarkStart w:id="675" w:name="_Toc396156025"/>
      <w:bookmarkStart w:id="676" w:name="_Toc396156120"/>
      <w:bookmarkStart w:id="677" w:name="_Toc396156215"/>
      <w:bookmarkStart w:id="678" w:name="_Toc396156311"/>
      <w:bookmarkStart w:id="679" w:name="_Toc396156406"/>
      <w:bookmarkStart w:id="680" w:name="_Toc396207612"/>
      <w:bookmarkStart w:id="681" w:name="_Toc396209255"/>
      <w:bookmarkStart w:id="682" w:name="_Toc396154962"/>
      <w:bookmarkStart w:id="683" w:name="_Toc396154981"/>
      <w:bookmarkStart w:id="684" w:name="_Toc396154999"/>
      <w:bookmarkStart w:id="685" w:name="_Toc396155762"/>
      <w:bookmarkStart w:id="686" w:name="_Toc396156027"/>
      <w:bookmarkStart w:id="687" w:name="_Toc396156122"/>
      <w:bookmarkStart w:id="688" w:name="_Toc396156217"/>
      <w:bookmarkStart w:id="689" w:name="_Toc396156313"/>
      <w:bookmarkStart w:id="690" w:name="_Toc396156408"/>
      <w:bookmarkStart w:id="691" w:name="_Toc396207614"/>
      <w:bookmarkStart w:id="692" w:name="_Toc396209257"/>
      <w:bookmarkStart w:id="693" w:name="_Toc393294605"/>
      <w:bookmarkStart w:id="694" w:name="_Toc393294672"/>
      <w:bookmarkStart w:id="695" w:name="_Toc394064432"/>
      <w:bookmarkStart w:id="696" w:name="_Toc394390304"/>
      <w:bookmarkStart w:id="697" w:name="_Toc394399601"/>
      <w:bookmarkStart w:id="698" w:name="_Toc394941120"/>
      <w:bookmarkStart w:id="699" w:name="_Toc395100013"/>
      <w:bookmarkStart w:id="700" w:name="_Toc396154964"/>
      <w:bookmarkStart w:id="701" w:name="_Toc396154983"/>
      <w:bookmarkStart w:id="702" w:name="_Toc396155001"/>
      <w:bookmarkStart w:id="703" w:name="_Toc396155764"/>
      <w:bookmarkStart w:id="704" w:name="_Toc396156029"/>
      <w:bookmarkStart w:id="705" w:name="_Toc396156124"/>
      <w:bookmarkStart w:id="706" w:name="_Toc396156219"/>
      <w:bookmarkStart w:id="707" w:name="_Toc396156315"/>
      <w:bookmarkStart w:id="708" w:name="_Toc396156410"/>
      <w:bookmarkStart w:id="709" w:name="_Toc396207616"/>
      <w:bookmarkStart w:id="710" w:name="_Toc396209259"/>
      <w:bookmarkStart w:id="711" w:name="_Toc396154985"/>
      <w:bookmarkStart w:id="712" w:name="_Toc396155003"/>
      <w:bookmarkStart w:id="713" w:name="_Toc396155766"/>
      <w:bookmarkStart w:id="714" w:name="_Toc396156031"/>
      <w:bookmarkStart w:id="715" w:name="_Toc396156126"/>
      <w:bookmarkStart w:id="716" w:name="_Toc396156221"/>
      <w:bookmarkStart w:id="717" w:name="_Toc396156317"/>
      <w:bookmarkStart w:id="718" w:name="_Toc396156412"/>
      <w:bookmarkStart w:id="719" w:name="_Toc396207618"/>
      <w:bookmarkStart w:id="720" w:name="_Toc396209261"/>
      <w:bookmarkStart w:id="721" w:name="_Toc392060233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r w:rsidRPr="002C2159">
        <w:rPr>
          <w:rFonts w:cs="Times New Roman"/>
          <w:lang w:val="en-AU"/>
        </w:rPr>
        <w:t>交易流程架構說明如后</w:t>
      </w:r>
    </w:p>
    <w:p w14:paraId="05B192E7" w14:textId="2D1D2840" w:rsidR="001B2137" w:rsidRPr="002C2159" w:rsidRDefault="00A23DB8" w:rsidP="004F44D5">
      <w:pPr>
        <w:jc w:val="center"/>
        <w:rPr>
          <w:rFonts w:cs="Times New Roman"/>
        </w:rPr>
      </w:pPr>
      <w:r w:rsidRPr="002C2159">
        <w:rPr>
          <w:rFonts w:cs="Times New Roman"/>
          <w:noProof/>
        </w:rPr>
        <w:drawing>
          <wp:inline distT="0" distB="0" distL="0" distR="0" wp14:anchorId="529DDFFD" wp14:editId="4C6B16DC">
            <wp:extent cx="6188710" cy="365760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_paymen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D4A0" w14:textId="77777777" w:rsidR="008D4717" w:rsidRPr="002C2159" w:rsidRDefault="008D4717" w:rsidP="00EE24F3">
      <w:pPr>
        <w:spacing w:line="360" w:lineRule="auto"/>
        <w:rPr>
          <w:rFonts w:cs="Times New Roman"/>
          <w:lang w:val="en-AU"/>
        </w:rPr>
      </w:pPr>
    </w:p>
    <w:p w14:paraId="70965C58" w14:textId="45AFAE41" w:rsidR="00EE24F3" w:rsidRPr="002C2159" w:rsidRDefault="00EE24F3" w:rsidP="00EE24F3">
      <w:pPr>
        <w:spacing w:line="360" w:lineRule="auto"/>
        <w:rPr>
          <w:rFonts w:cs="Times New Roman"/>
          <w:kern w:val="0"/>
        </w:rPr>
      </w:pPr>
      <w:r w:rsidRPr="002C2159">
        <w:rPr>
          <w:rFonts w:cs="Times New Roman"/>
          <w:lang w:val="en-AU"/>
        </w:rPr>
        <w:t>付款</w:t>
      </w:r>
      <w:r w:rsidR="00C21A8F" w:rsidRPr="002C2159">
        <w:rPr>
          <w:rFonts w:cs="Times New Roman"/>
          <w:lang w:val="en-AU"/>
        </w:rPr>
        <w:t>交易</w:t>
      </w:r>
      <w:r w:rsidRPr="002C2159">
        <w:rPr>
          <w:rFonts w:cs="Times New Roman"/>
          <w:lang w:val="en-AU"/>
        </w:rPr>
        <w:t>請求回應規格</w:t>
      </w:r>
      <w:r w:rsidRPr="002C2159">
        <w:rPr>
          <w:rFonts w:cs="Times New Roman"/>
          <w:lang w:val="en-AU"/>
        </w:rPr>
        <w:t>(</w:t>
      </w:r>
      <w:r w:rsidR="00EF166A" w:rsidRPr="002C2159">
        <w:rPr>
          <w:rFonts w:cs="Times New Roman"/>
          <w:lang w:val="en-AU"/>
        </w:rPr>
        <w:t>網路</w:t>
      </w:r>
      <w:r w:rsidR="00C21A8F" w:rsidRPr="002C2159">
        <w:rPr>
          <w:rFonts w:cs="Times New Roman"/>
          <w:lang w:val="en-AU"/>
        </w:rPr>
        <w:t>特店</w:t>
      </w:r>
      <w:r w:rsidR="00EF166A" w:rsidRPr="002C2159">
        <w:rPr>
          <w:rFonts w:cs="Times New Roman"/>
          <w:lang w:val="en-AU"/>
        </w:rPr>
        <w:t>收單</w:t>
      </w:r>
      <w:r w:rsidR="0060698D" w:rsidRPr="002C2159">
        <w:rPr>
          <w:rFonts w:cs="Times New Roman"/>
          <w:lang w:val="en-AU"/>
        </w:rPr>
        <w:t>系統</w:t>
      </w:r>
      <w:r w:rsidRPr="002C2159">
        <w:rPr>
          <w:rFonts w:cs="Times New Roman"/>
          <w:lang w:val="en-AU"/>
        </w:rPr>
        <w:t>-</w:t>
      </w:r>
      <w:r w:rsidR="00EF166A" w:rsidRPr="002C2159">
        <w:rPr>
          <w:rFonts w:cs="Times New Roman"/>
          <w:lang w:val="en-AU"/>
        </w:rPr>
        <w:t>財金共用收單系統</w:t>
      </w:r>
      <w:r w:rsidRPr="002C2159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708"/>
        <w:gridCol w:w="993"/>
        <w:gridCol w:w="708"/>
        <w:gridCol w:w="851"/>
        <w:gridCol w:w="2410"/>
      </w:tblGrid>
      <w:tr w:rsidR="00EE24F3" w:rsidRPr="006F0CD5" w14:paraId="1B38F4F7" w14:textId="77777777" w:rsidTr="008314DD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3619055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EAEA2A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F262C91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6889250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2061E686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6D565E3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3B2B30C" w14:textId="77777777" w:rsidR="00EE24F3" w:rsidRPr="006F0CD5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98B9752" w14:textId="77777777" w:rsidR="00EE24F3" w:rsidRPr="006F0CD5" w:rsidRDefault="00EE24F3" w:rsidP="008314DD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備註</w:t>
            </w:r>
          </w:p>
        </w:tc>
      </w:tr>
      <w:tr w:rsidR="00EE24F3" w:rsidRPr="006F0CD5" w14:paraId="010B37F7" w14:textId="77777777" w:rsidTr="008314DD">
        <w:tc>
          <w:tcPr>
            <w:tcW w:w="534" w:type="dxa"/>
            <w:shd w:val="clear" w:color="auto" w:fill="auto"/>
            <w:vAlign w:val="center"/>
          </w:tcPr>
          <w:p w14:paraId="731A68D7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34FA63" w14:textId="1487F6FB" w:rsidR="00EE24F3" w:rsidRPr="006F0CD5" w:rsidRDefault="00CF4290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2268" w:type="dxa"/>
            <w:vAlign w:val="center"/>
          </w:tcPr>
          <w:p w14:paraId="26769297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2DE2708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304351F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3376E20B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2CA9C88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E3F3C2" w14:textId="77777777" w:rsidR="00EE24F3" w:rsidRPr="006F0CD5" w:rsidRDefault="00EE24F3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6F0CD5" w14:paraId="384A313C" w14:textId="77777777" w:rsidTr="008314DD">
        <w:tc>
          <w:tcPr>
            <w:tcW w:w="534" w:type="dxa"/>
            <w:shd w:val="clear" w:color="auto" w:fill="auto"/>
            <w:vAlign w:val="center"/>
          </w:tcPr>
          <w:p w14:paraId="266EB415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FF49B1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2268" w:type="dxa"/>
            <w:vAlign w:val="center"/>
          </w:tcPr>
          <w:p w14:paraId="7FBAFC40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436C2FE4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876156C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552090AC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D5AF86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F8E3DC" w14:textId="33F9FA21" w:rsidR="00EE24F3" w:rsidRPr="006F0CD5" w:rsidRDefault="000B3A5E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24"/>
                <w:sz w:val="22"/>
              </w:rPr>
              <w:t>限</w:t>
            </w:r>
            <w:r w:rsidR="004F44D5" w:rsidRPr="006F0CD5">
              <w:rPr>
                <w:rFonts w:cs="Times New Roman"/>
                <w:kern w:val="24"/>
                <w:sz w:val="22"/>
              </w:rPr>
              <w:t>「</w:t>
            </w:r>
            <w:r w:rsidR="002E347F" w:rsidRPr="006F0CD5">
              <w:rPr>
                <w:rFonts w:cs="Times New Roman"/>
                <w:kern w:val="24"/>
                <w:sz w:val="22"/>
              </w:rPr>
              <w:t>0001</w:t>
            </w:r>
            <w:r w:rsidR="004F44D5" w:rsidRPr="006F0CD5">
              <w:rPr>
                <w:rFonts w:cs="Times New Roman"/>
                <w:kern w:val="24"/>
                <w:sz w:val="22"/>
              </w:rPr>
              <w:t>」</w:t>
            </w:r>
          </w:p>
        </w:tc>
      </w:tr>
      <w:tr w:rsidR="00EE24F3" w:rsidRPr="006F0CD5" w14:paraId="679FD6AF" w14:textId="77777777" w:rsidTr="008314DD">
        <w:tc>
          <w:tcPr>
            <w:tcW w:w="534" w:type="dxa"/>
            <w:shd w:val="clear" w:color="auto" w:fill="auto"/>
            <w:vAlign w:val="center"/>
          </w:tcPr>
          <w:p w14:paraId="114F9B20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FEC350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platformNo</w:t>
            </w:r>
          </w:p>
        </w:tc>
        <w:tc>
          <w:tcPr>
            <w:tcW w:w="2268" w:type="dxa"/>
            <w:vAlign w:val="center"/>
          </w:tcPr>
          <w:p w14:paraId="09979FBE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18D80109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31AC74E9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10</w:t>
            </w:r>
          </w:p>
        </w:tc>
        <w:tc>
          <w:tcPr>
            <w:tcW w:w="708" w:type="dxa"/>
            <w:vAlign w:val="center"/>
          </w:tcPr>
          <w:p w14:paraId="400DE2C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6FC2388B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00328C" w14:textId="77777777" w:rsidR="00EE24F3" w:rsidRPr="006F0CD5" w:rsidRDefault="00EE24F3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</w:p>
        </w:tc>
      </w:tr>
      <w:tr w:rsidR="00EE24F3" w:rsidRPr="006F0CD5" w14:paraId="44A548F8" w14:textId="77777777" w:rsidTr="008314DD">
        <w:tc>
          <w:tcPr>
            <w:tcW w:w="534" w:type="dxa"/>
            <w:shd w:val="clear" w:color="auto" w:fill="auto"/>
            <w:vAlign w:val="center"/>
          </w:tcPr>
          <w:p w14:paraId="7142AEE5" w14:textId="7CED6449" w:rsidR="00EE24F3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3C829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2268" w:type="dxa"/>
            <w:vAlign w:val="center"/>
          </w:tcPr>
          <w:p w14:paraId="7A6B07B6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vAlign w:val="center"/>
          </w:tcPr>
          <w:p w14:paraId="7713D30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E94257C" w14:textId="3DE896F4" w:rsidR="00EE24F3" w:rsidRPr="006F0CD5" w:rsidRDefault="004C315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19</w:t>
            </w:r>
          </w:p>
        </w:tc>
        <w:tc>
          <w:tcPr>
            <w:tcW w:w="708" w:type="dxa"/>
            <w:vAlign w:val="center"/>
          </w:tcPr>
          <w:p w14:paraId="246EF3D2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F8C76BC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B3F405" w14:textId="5985781D" w:rsidR="00EE24F3" w:rsidRPr="006F0CD5" w:rsidRDefault="00EF166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必須</w:t>
            </w:r>
            <w:r w:rsidR="00EE24F3" w:rsidRPr="006F0CD5">
              <w:rPr>
                <w:rFonts w:cs="Times New Roman"/>
                <w:kern w:val="0"/>
                <w:sz w:val="22"/>
                <w:lang w:val="zh-TW"/>
              </w:rPr>
              <w:t>唯一識別值</w:t>
            </w:r>
          </w:p>
        </w:tc>
      </w:tr>
      <w:tr w:rsidR="00764C4A" w:rsidRPr="006F0CD5" w14:paraId="2B64AD39" w14:textId="77777777" w:rsidTr="008314DD">
        <w:tc>
          <w:tcPr>
            <w:tcW w:w="534" w:type="dxa"/>
            <w:shd w:val="clear" w:color="auto" w:fill="auto"/>
            <w:vAlign w:val="center"/>
          </w:tcPr>
          <w:p w14:paraId="2702E674" w14:textId="5D7EE50A" w:rsidR="00764C4A" w:rsidRPr="006F0CD5" w:rsidRDefault="007D2F14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4FBA2C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2268" w:type="dxa"/>
            <w:vAlign w:val="center"/>
          </w:tcPr>
          <w:p w14:paraId="4EA5EF25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4ED42B04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3C832AB8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0F0AAEC3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7DF211E" w14:textId="77777777" w:rsidR="00764C4A" w:rsidRPr="006F0CD5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06512B" w14:textId="77777777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6F0CD5" w14:paraId="4D6EAE70" w14:textId="77777777" w:rsidTr="008314DD">
        <w:tc>
          <w:tcPr>
            <w:tcW w:w="534" w:type="dxa"/>
            <w:shd w:val="clear" w:color="auto" w:fill="auto"/>
            <w:vAlign w:val="center"/>
          </w:tcPr>
          <w:p w14:paraId="30F98CAC" w14:textId="074D158B" w:rsidR="00EE24F3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966B89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2268" w:type="dxa"/>
            <w:vAlign w:val="center"/>
          </w:tcPr>
          <w:p w14:paraId="55A86ACB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3915C989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13E153CE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4658C0CE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5E976CD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87F79C0" w14:textId="6D634789" w:rsidR="00EE24F3" w:rsidRPr="006F0CD5" w:rsidRDefault="00EE24F3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6F0CD5" w14:paraId="6B4CFA5E" w14:textId="77777777" w:rsidTr="008314DD">
        <w:tc>
          <w:tcPr>
            <w:tcW w:w="534" w:type="dxa"/>
            <w:shd w:val="clear" w:color="auto" w:fill="auto"/>
            <w:vAlign w:val="center"/>
          </w:tcPr>
          <w:p w14:paraId="2A26E9E9" w14:textId="1216A3DC" w:rsidR="00EE24F3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E866B6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2268" w:type="dxa"/>
            <w:vAlign w:val="center"/>
          </w:tcPr>
          <w:p w14:paraId="3BB93081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4A869D47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94C9385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79C43047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67D0143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A64FB7" w14:textId="1764D564" w:rsidR="00EE24F3" w:rsidRPr="006F0CD5" w:rsidRDefault="00EE24F3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6F0CD5" w14:paraId="056A2CA7" w14:textId="77777777" w:rsidTr="008314DD">
        <w:tc>
          <w:tcPr>
            <w:tcW w:w="534" w:type="dxa"/>
            <w:shd w:val="clear" w:color="auto" w:fill="auto"/>
            <w:vAlign w:val="center"/>
          </w:tcPr>
          <w:p w14:paraId="032DCEA8" w14:textId="36DFC5C0" w:rsidR="00EE24F3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5DA2BB" w14:textId="7BC7D184" w:rsidR="00EE24F3" w:rsidRPr="006F0CD5" w:rsidRDefault="0084766C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2268" w:type="dxa"/>
            <w:vAlign w:val="center"/>
          </w:tcPr>
          <w:p w14:paraId="16388D0C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708" w:type="dxa"/>
            <w:vAlign w:val="center"/>
          </w:tcPr>
          <w:p w14:paraId="1287B6D1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7B7D1EE7" w14:textId="4C2AB0DB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</w:t>
            </w:r>
            <w:r w:rsidR="009A26E5" w:rsidRPr="006F0CD5">
              <w:rPr>
                <w:rFonts w:cs="Times New Roman"/>
                <w:kern w:val="0"/>
                <w:sz w:val="22"/>
                <w:lang w:val="zh-TW"/>
              </w:rPr>
              <w:t>0</w:t>
            </w:r>
          </w:p>
        </w:tc>
        <w:tc>
          <w:tcPr>
            <w:tcW w:w="708" w:type="dxa"/>
            <w:vAlign w:val="center"/>
          </w:tcPr>
          <w:p w14:paraId="0A177FDA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290924E" w14:textId="77777777" w:rsidR="00EE24F3" w:rsidRPr="006F0CD5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499872" w14:textId="5ACA8982" w:rsidR="00EE24F3" w:rsidRPr="006F0CD5" w:rsidRDefault="00EE24F3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</w:p>
        </w:tc>
      </w:tr>
      <w:tr w:rsidR="000641E8" w:rsidRPr="006F0CD5" w14:paraId="4E944026" w14:textId="77777777" w:rsidTr="008314DD">
        <w:tc>
          <w:tcPr>
            <w:tcW w:w="534" w:type="dxa"/>
            <w:shd w:val="clear" w:color="auto" w:fill="auto"/>
            <w:vAlign w:val="center"/>
          </w:tcPr>
          <w:p w14:paraId="054EE4FD" w14:textId="0CF4C88B" w:rsidR="000641E8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B38445" w14:textId="77777777" w:rsidR="000641E8" w:rsidRPr="006F0CD5" w:rsidRDefault="000641E8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LocalDate</w:t>
            </w:r>
          </w:p>
        </w:tc>
        <w:tc>
          <w:tcPr>
            <w:tcW w:w="2268" w:type="dxa"/>
            <w:vAlign w:val="center"/>
          </w:tcPr>
          <w:p w14:paraId="07E6140D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209BE70E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7FBBDA2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2FA6B683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9B47E15" w14:textId="05EFD89E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55B1D7" w14:textId="4FD7A156" w:rsidR="000641E8" w:rsidRPr="006F0CD5" w:rsidRDefault="000641E8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yyyy</w:t>
            </w:r>
            <w:r w:rsidR="00BA0BBC" w:rsidRPr="006F0CD5">
              <w:rPr>
                <w:rFonts w:cs="Times New Roman" w:hint="eastAsia"/>
                <w:kern w:val="0"/>
                <w:sz w:val="22"/>
                <w:lang w:val="zh-TW"/>
              </w:rPr>
              <w:t>MM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0641E8" w:rsidRPr="006F0CD5" w14:paraId="3EF7F951" w14:textId="77777777" w:rsidTr="008314DD">
        <w:tc>
          <w:tcPr>
            <w:tcW w:w="534" w:type="dxa"/>
            <w:shd w:val="clear" w:color="auto" w:fill="auto"/>
            <w:vAlign w:val="center"/>
          </w:tcPr>
          <w:p w14:paraId="286DD0BE" w14:textId="4FFCCA2C" w:rsidR="000641E8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EDC1D2" w14:textId="77777777" w:rsidR="000641E8" w:rsidRPr="006F0CD5" w:rsidRDefault="000641E8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LocalTime</w:t>
            </w:r>
          </w:p>
        </w:tc>
        <w:tc>
          <w:tcPr>
            <w:tcW w:w="2268" w:type="dxa"/>
            <w:vAlign w:val="center"/>
          </w:tcPr>
          <w:p w14:paraId="173162FE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5CAF6B9C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0C0287F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6</w:t>
            </w:r>
          </w:p>
        </w:tc>
        <w:tc>
          <w:tcPr>
            <w:tcW w:w="708" w:type="dxa"/>
            <w:vAlign w:val="center"/>
          </w:tcPr>
          <w:p w14:paraId="76DE6E65" w14:textId="77777777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E3E05DD" w14:textId="5D55DBB8" w:rsidR="000641E8" w:rsidRPr="006F0CD5" w:rsidRDefault="000641E8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73BBCA" w14:textId="77777777" w:rsidR="000641E8" w:rsidRPr="006F0CD5" w:rsidRDefault="000641E8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764C4A" w:rsidRPr="006F0CD5" w14:paraId="73C4BCB3" w14:textId="77777777" w:rsidTr="008314DD">
        <w:tc>
          <w:tcPr>
            <w:tcW w:w="534" w:type="dxa"/>
            <w:shd w:val="clear" w:color="auto" w:fill="auto"/>
            <w:vAlign w:val="center"/>
          </w:tcPr>
          <w:p w14:paraId="59D12C2B" w14:textId="57B39B4B" w:rsidR="00764C4A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984CB4" w14:textId="4B243638" w:rsidR="00764C4A" w:rsidRPr="006F0CD5" w:rsidRDefault="00764C4A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itemName</w:t>
            </w:r>
          </w:p>
        </w:tc>
        <w:tc>
          <w:tcPr>
            <w:tcW w:w="2268" w:type="dxa"/>
            <w:vAlign w:val="center"/>
          </w:tcPr>
          <w:p w14:paraId="15C3827D" w14:textId="15BC7A59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商品名稱</w:t>
            </w:r>
          </w:p>
        </w:tc>
        <w:tc>
          <w:tcPr>
            <w:tcW w:w="708" w:type="dxa"/>
            <w:vAlign w:val="center"/>
          </w:tcPr>
          <w:p w14:paraId="0871BADF" w14:textId="554630A1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0E1ABF1A" w14:textId="44E076A4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256</w:t>
            </w:r>
          </w:p>
        </w:tc>
        <w:tc>
          <w:tcPr>
            <w:tcW w:w="708" w:type="dxa"/>
            <w:vAlign w:val="center"/>
          </w:tcPr>
          <w:p w14:paraId="332203DD" w14:textId="021D7C52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AFB10B3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CBC6D95" w14:textId="127ECE22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764C4A" w:rsidRPr="006F0CD5" w14:paraId="64478A18" w14:textId="77777777" w:rsidTr="008314DD">
        <w:tc>
          <w:tcPr>
            <w:tcW w:w="534" w:type="dxa"/>
            <w:shd w:val="clear" w:color="auto" w:fill="auto"/>
            <w:vAlign w:val="center"/>
          </w:tcPr>
          <w:p w14:paraId="616A81A3" w14:textId="673A183D" w:rsidR="00764C4A" w:rsidRPr="006F0CD5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lastRenderedPageBreak/>
              <w:t>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DFC2D45" w14:textId="4740E0C1" w:rsidR="00764C4A" w:rsidRPr="006F0CD5" w:rsidRDefault="00764C4A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itemDesc</w:t>
            </w:r>
          </w:p>
        </w:tc>
        <w:tc>
          <w:tcPr>
            <w:tcW w:w="2268" w:type="dxa"/>
            <w:vAlign w:val="center"/>
          </w:tcPr>
          <w:p w14:paraId="5E618ED9" w14:textId="40371494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商品描述</w:t>
            </w:r>
          </w:p>
        </w:tc>
        <w:tc>
          <w:tcPr>
            <w:tcW w:w="708" w:type="dxa"/>
            <w:vAlign w:val="center"/>
          </w:tcPr>
          <w:p w14:paraId="5FB2126A" w14:textId="2DF345D2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D7968D0" w14:textId="0A7DB052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400</w:t>
            </w:r>
          </w:p>
        </w:tc>
        <w:tc>
          <w:tcPr>
            <w:tcW w:w="708" w:type="dxa"/>
            <w:vAlign w:val="center"/>
          </w:tcPr>
          <w:p w14:paraId="45B6DA84" w14:textId="5EFF50D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O</w:t>
            </w:r>
          </w:p>
        </w:tc>
        <w:tc>
          <w:tcPr>
            <w:tcW w:w="851" w:type="dxa"/>
            <w:vAlign w:val="center"/>
          </w:tcPr>
          <w:p w14:paraId="12E9C376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CFC409D" w14:textId="4E739B1C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764C4A" w:rsidRPr="006F0CD5" w14:paraId="1C3812FF" w14:textId="77777777" w:rsidTr="008314DD">
        <w:tc>
          <w:tcPr>
            <w:tcW w:w="534" w:type="dxa"/>
            <w:shd w:val="clear" w:color="auto" w:fill="auto"/>
            <w:vAlign w:val="center"/>
          </w:tcPr>
          <w:p w14:paraId="656431E5" w14:textId="5C1D8C01" w:rsidR="00764C4A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</w:t>
            </w:r>
            <w:r w:rsidR="00024560" w:rsidRPr="006F0CD5"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DB0C8F" w14:textId="6DF6B5E7" w:rsidR="00764C4A" w:rsidRPr="006F0CD5" w:rsidRDefault="00764C4A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AuthResURL</w:t>
            </w:r>
          </w:p>
        </w:tc>
        <w:tc>
          <w:tcPr>
            <w:tcW w:w="2268" w:type="dxa"/>
            <w:vAlign w:val="center"/>
          </w:tcPr>
          <w:p w14:paraId="217DB925" w14:textId="2CAD4EA3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708" w:type="dxa"/>
            <w:vAlign w:val="center"/>
          </w:tcPr>
          <w:p w14:paraId="6F348932" w14:textId="0FAE96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4D802B50" w14:textId="7E972166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  <w:tc>
          <w:tcPr>
            <w:tcW w:w="708" w:type="dxa"/>
            <w:vAlign w:val="center"/>
          </w:tcPr>
          <w:p w14:paraId="490A8855" w14:textId="1B1ECC7E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41D10C7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A196B59" w14:textId="3C552C65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764C4A" w:rsidRPr="006F0CD5" w14:paraId="61BC88C6" w14:textId="77777777" w:rsidTr="008314DD">
        <w:tc>
          <w:tcPr>
            <w:tcW w:w="534" w:type="dxa"/>
            <w:shd w:val="clear" w:color="auto" w:fill="auto"/>
            <w:vAlign w:val="center"/>
          </w:tcPr>
          <w:p w14:paraId="4A247676" w14:textId="18A35599" w:rsidR="00764C4A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</w:t>
            </w:r>
            <w:r w:rsidR="00024560" w:rsidRPr="006F0CD5">
              <w:rPr>
                <w:rFonts w:cs="Times New Roman"/>
                <w:sz w:val="22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E16521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2268" w:type="dxa"/>
            <w:vAlign w:val="center"/>
          </w:tcPr>
          <w:p w14:paraId="28F1A225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vAlign w:val="center"/>
          </w:tcPr>
          <w:p w14:paraId="58E6225B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FC0F0C0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14</w:t>
            </w:r>
          </w:p>
        </w:tc>
        <w:tc>
          <w:tcPr>
            <w:tcW w:w="708" w:type="dxa"/>
            <w:vAlign w:val="center"/>
          </w:tcPr>
          <w:p w14:paraId="77E0BA9B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363C9BE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E7F75A" w14:textId="77777777" w:rsidR="000B7065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yyyyMMddHHmmss</w:t>
            </w:r>
          </w:p>
          <w:p w14:paraId="263F340C" w14:textId="3B08F7C2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(GMT+8)</w:t>
            </w:r>
          </w:p>
        </w:tc>
      </w:tr>
      <w:tr w:rsidR="00764C4A" w:rsidRPr="006F0CD5" w14:paraId="65F92553" w14:textId="77777777" w:rsidTr="008314DD">
        <w:tc>
          <w:tcPr>
            <w:tcW w:w="534" w:type="dxa"/>
            <w:shd w:val="clear" w:color="auto" w:fill="auto"/>
            <w:vAlign w:val="center"/>
          </w:tcPr>
          <w:p w14:paraId="00270C5A" w14:textId="1C3BB5CE" w:rsidR="00764C4A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</w:t>
            </w:r>
            <w:r w:rsidR="00024560" w:rsidRPr="006F0CD5">
              <w:rPr>
                <w:rFonts w:cs="Times New Roman"/>
                <w:sz w:val="22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1178D6" w14:textId="5D326289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2268" w:type="dxa"/>
            <w:vAlign w:val="center"/>
          </w:tcPr>
          <w:p w14:paraId="3A55A706" w14:textId="5C5E76D9" w:rsidR="00764C4A" w:rsidRPr="006F0CD5" w:rsidRDefault="0026717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02F56E05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1C8A6B51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  <w:tc>
          <w:tcPr>
            <w:tcW w:w="708" w:type="dxa"/>
            <w:vAlign w:val="center"/>
          </w:tcPr>
          <w:p w14:paraId="0543D06F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59FD9D0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073CFD7" w14:textId="11DAF28A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交易金額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交易日期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交易時間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="006E723A" w:rsidRPr="006F0CD5">
              <w:rPr>
                <w:rFonts w:cs="Times New Roman"/>
                <w:kern w:val="0"/>
                <w:sz w:val="22"/>
                <w:vertAlign w:val="superscript"/>
                <w:lang w:val="zh-TW"/>
              </w:rPr>
              <w:t>註一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764C4A" w:rsidRPr="006F0CD5" w14:paraId="6B579E37" w14:textId="77777777" w:rsidTr="008314DD">
        <w:tc>
          <w:tcPr>
            <w:tcW w:w="534" w:type="dxa"/>
            <w:shd w:val="clear" w:color="auto" w:fill="auto"/>
            <w:vAlign w:val="center"/>
          </w:tcPr>
          <w:p w14:paraId="2219C02A" w14:textId="36766F4E" w:rsidR="00764C4A" w:rsidRPr="006F0CD5" w:rsidRDefault="00024560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EDCB05" w14:textId="6AACBDA6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2268" w:type="dxa"/>
            <w:vAlign w:val="center"/>
          </w:tcPr>
          <w:p w14:paraId="4D926EC2" w14:textId="3644FEB5" w:rsidR="00764C4A" w:rsidRPr="006F0CD5" w:rsidRDefault="0026717A" w:rsidP="00112969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RESP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05AFF08E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49AC3687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  <w:tc>
          <w:tcPr>
            <w:tcW w:w="708" w:type="dxa"/>
            <w:vAlign w:val="center"/>
          </w:tcPr>
          <w:p w14:paraId="6EB4A2B2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22D275B6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FA81EF" w14:textId="3346D3FE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F0CD5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2F5F5E" w:rsidRPr="006F0CD5">
              <w:rPr>
                <w:rFonts w:cs="Times New Roman"/>
                <w:kern w:val="0"/>
                <w:sz w:val="22"/>
                <w:lang w:val="zh-TW"/>
              </w:rPr>
              <w:t>回應碼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交易處理回應時間</w:t>
            </w:r>
            <w:r w:rsidR="00931768" w:rsidRPr="006F0CD5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="006E723A" w:rsidRPr="006F0CD5">
              <w:rPr>
                <w:rFonts w:cs="Times New Roman"/>
                <w:kern w:val="0"/>
                <w:sz w:val="22"/>
                <w:vertAlign w:val="superscript"/>
                <w:lang w:val="zh-TW"/>
              </w:rPr>
              <w:t>註一</w:t>
            </w:r>
            <w:r w:rsidRPr="006F0CD5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764C4A" w:rsidRPr="006F0CD5" w14:paraId="359E2AB9" w14:textId="77777777" w:rsidTr="008314DD">
        <w:tc>
          <w:tcPr>
            <w:tcW w:w="534" w:type="dxa"/>
            <w:shd w:val="clear" w:color="auto" w:fill="auto"/>
            <w:vAlign w:val="center"/>
          </w:tcPr>
          <w:p w14:paraId="0B03F47D" w14:textId="1967502C" w:rsidR="00764C4A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2</w:t>
            </w:r>
            <w:r w:rsidR="00024560" w:rsidRPr="006F0CD5">
              <w:rPr>
                <w:rFonts w:cs="Times New Roman"/>
                <w:sz w:val="22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C71908" w14:textId="77777777" w:rsidR="00764C4A" w:rsidRPr="006F0CD5" w:rsidRDefault="00764C4A" w:rsidP="00854574">
            <w:pPr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2268" w:type="dxa"/>
            <w:vAlign w:val="center"/>
          </w:tcPr>
          <w:p w14:paraId="3E181588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3CFEE324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95CA2AA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1D90B48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4E92937C" w14:textId="77777777" w:rsidR="00764C4A" w:rsidRPr="006F0CD5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30DD14" w14:textId="0FB8258F" w:rsidR="00764C4A" w:rsidRPr="006F0CD5" w:rsidRDefault="00764C4A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詳見附錄一</w:t>
            </w:r>
          </w:p>
        </w:tc>
      </w:tr>
      <w:tr w:rsidR="00D81562" w:rsidRPr="006F0CD5" w14:paraId="345AEF76" w14:textId="77777777" w:rsidTr="008314DD">
        <w:tc>
          <w:tcPr>
            <w:tcW w:w="534" w:type="dxa"/>
            <w:shd w:val="clear" w:color="auto" w:fill="auto"/>
            <w:vAlign w:val="center"/>
          </w:tcPr>
          <w:p w14:paraId="28227DE5" w14:textId="6AAF4B9D" w:rsidR="00D81562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2</w:t>
            </w:r>
            <w:r w:rsidR="00024560" w:rsidRPr="006F0CD5">
              <w:rPr>
                <w:rFonts w:cs="Times New Roman"/>
                <w:sz w:val="22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447456" w14:textId="02907AB3" w:rsidR="00D81562" w:rsidRPr="006F0CD5" w:rsidRDefault="00D81562" w:rsidP="00854574">
            <w:pPr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2268" w:type="dxa"/>
            <w:vAlign w:val="center"/>
          </w:tcPr>
          <w:p w14:paraId="332FDF49" w14:textId="7BBFD953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4E95B767" w14:textId="44307753" w:rsidR="00D81562" w:rsidRPr="006F0CD5" w:rsidRDefault="0054479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A1468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60A9D9FC" w14:textId="66A66A36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</w:rPr>
              <w:t>999</w:t>
            </w:r>
          </w:p>
        </w:tc>
        <w:tc>
          <w:tcPr>
            <w:tcW w:w="708" w:type="dxa"/>
            <w:vAlign w:val="center"/>
          </w:tcPr>
          <w:p w14:paraId="6F1C8424" w14:textId="481E28A6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vAlign w:val="center"/>
          </w:tcPr>
          <w:p w14:paraId="340652FD" w14:textId="480A3482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1AA7BC4" w14:textId="1E19961E" w:rsidR="00D81562" w:rsidRPr="006F0CD5" w:rsidRDefault="00D81562" w:rsidP="009D408A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詳見欄位說明</w:t>
            </w:r>
          </w:p>
        </w:tc>
      </w:tr>
      <w:tr w:rsidR="00D81562" w:rsidRPr="006F0CD5" w14:paraId="0E753114" w14:textId="77777777" w:rsidTr="008314DD">
        <w:tc>
          <w:tcPr>
            <w:tcW w:w="534" w:type="dxa"/>
            <w:shd w:val="clear" w:color="auto" w:fill="auto"/>
            <w:vAlign w:val="center"/>
          </w:tcPr>
          <w:p w14:paraId="4B008D20" w14:textId="7423BF79" w:rsidR="00D81562" w:rsidRPr="006F0CD5" w:rsidRDefault="007D2F14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2</w:t>
            </w:r>
            <w:r w:rsidR="00024560" w:rsidRPr="006F0CD5">
              <w:rPr>
                <w:rFonts w:cs="Times New Roman"/>
                <w:sz w:val="22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32DF6F" w14:textId="7B2CB31A" w:rsidR="00D81562" w:rsidRPr="006F0CD5" w:rsidRDefault="00D81562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signatureType</w:t>
            </w:r>
          </w:p>
        </w:tc>
        <w:tc>
          <w:tcPr>
            <w:tcW w:w="2268" w:type="dxa"/>
            <w:vAlign w:val="center"/>
          </w:tcPr>
          <w:p w14:paraId="0DB2AB39" w14:textId="7CDFE7D9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1A5F73F7" w14:textId="34CE7654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AF07E6E" w14:textId="6F9E5026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72F2889" w14:textId="2775C7A1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7330329" w14:textId="1CA312EB" w:rsidR="00D81562" w:rsidRPr="006F0CD5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B0D0B3F" w14:textId="12F00D14" w:rsidR="00D81562" w:rsidRPr="006F0CD5" w:rsidRDefault="00D81562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AA6EEF" w:rsidRPr="006F0CD5" w14:paraId="688E4CC1" w14:textId="77777777" w:rsidTr="008314DD">
        <w:tc>
          <w:tcPr>
            <w:tcW w:w="534" w:type="dxa"/>
            <w:shd w:val="clear" w:color="auto" w:fill="auto"/>
            <w:vAlign w:val="center"/>
          </w:tcPr>
          <w:p w14:paraId="3DE2648A" w14:textId="743DD3F8" w:rsidR="00AA6EEF" w:rsidRPr="006F0CD5" w:rsidRDefault="00501492" w:rsidP="0002456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F0CD5">
              <w:rPr>
                <w:rFonts w:cs="Times New Roman"/>
                <w:sz w:val="22"/>
              </w:rPr>
              <w:t>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37DDFF" w14:textId="48CEB76A" w:rsidR="00AA6EEF" w:rsidRPr="006F0CD5" w:rsidRDefault="00501492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F0CD5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errDesc</w:t>
            </w:r>
          </w:p>
        </w:tc>
        <w:tc>
          <w:tcPr>
            <w:tcW w:w="2268" w:type="dxa"/>
            <w:vAlign w:val="center"/>
          </w:tcPr>
          <w:p w14:paraId="474C4DA3" w14:textId="1D273F7C" w:rsidR="00AA6EEF" w:rsidRPr="006F0CD5" w:rsidRDefault="0050149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554B436D" w14:textId="3FC1EFB6" w:rsidR="00AA6EEF" w:rsidRPr="006F0CD5" w:rsidRDefault="0050149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436684F0" w14:textId="1D4F9001" w:rsidR="00AA6EEF" w:rsidRPr="006F0CD5" w:rsidRDefault="0050149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4F06CAF2" w14:textId="77777777" w:rsidR="00AA6EEF" w:rsidRPr="006F0CD5" w:rsidRDefault="00AA6EEF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52A484FF" w14:textId="6179061A" w:rsidR="00AA6EEF" w:rsidRPr="006F0CD5" w:rsidRDefault="0050149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8F17BC" w14:textId="6FADA3BA" w:rsidR="00AA6EEF" w:rsidRPr="006F0CD5" w:rsidRDefault="00501492" w:rsidP="008314D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6F0CD5">
              <w:rPr>
                <w:rFonts w:cs="Times New Roman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23D0ECBC" w14:textId="77777777" w:rsidR="00EE24F3" w:rsidRPr="008C607C" w:rsidRDefault="00EE24F3" w:rsidP="00EE24F3">
      <w:pPr>
        <w:autoSpaceDE w:val="0"/>
        <w:autoSpaceDN w:val="0"/>
        <w:adjustRightInd w:val="0"/>
        <w:spacing w:line="320" w:lineRule="exact"/>
        <w:jc w:val="right"/>
        <w:rPr>
          <w:rFonts w:cs="Times New Roman"/>
          <w:kern w:val="0"/>
          <w:sz w:val="20"/>
          <w:szCs w:val="20"/>
          <w:lang w:val="zh-TW"/>
        </w:rPr>
      </w:pPr>
      <w:r w:rsidRPr="008C607C">
        <w:rPr>
          <w:rFonts w:cs="Times New Roman"/>
          <w:kern w:val="0"/>
          <w:sz w:val="20"/>
          <w:szCs w:val="20"/>
          <w:lang w:val="zh-TW"/>
        </w:rPr>
        <w:t>M</w:t>
      </w:r>
      <w:r w:rsidRPr="008C607C">
        <w:rPr>
          <w:rFonts w:cs="Times New Roman"/>
          <w:kern w:val="0"/>
          <w:sz w:val="20"/>
          <w:szCs w:val="20"/>
          <w:lang w:val="zh-TW"/>
        </w:rPr>
        <w:t>：必帶欄位；</w:t>
      </w:r>
      <w:r w:rsidRPr="008C607C">
        <w:rPr>
          <w:rFonts w:cs="Times New Roman"/>
          <w:kern w:val="0"/>
          <w:sz w:val="20"/>
          <w:szCs w:val="20"/>
          <w:lang w:val="zh-TW"/>
        </w:rPr>
        <w:t>C</w:t>
      </w:r>
      <w:r w:rsidRPr="008C607C">
        <w:rPr>
          <w:rFonts w:cs="Times New Roman"/>
          <w:kern w:val="0"/>
          <w:sz w:val="20"/>
          <w:szCs w:val="20"/>
          <w:lang w:val="zh-TW"/>
        </w:rPr>
        <w:t>：特定條件下必帶欄位；</w:t>
      </w:r>
      <w:r w:rsidRPr="008C607C">
        <w:rPr>
          <w:rFonts w:cs="Times New Roman"/>
          <w:kern w:val="0"/>
          <w:sz w:val="20"/>
          <w:szCs w:val="20"/>
          <w:lang w:val="zh-TW"/>
        </w:rPr>
        <w:t>O</w:t>
      </w:r>
      <w:r w:rsidRPr="008C607C">
        <w:rPr>
          <w:rFonts w:cs="Times New Roman"/>
          <w:kern w:val="0"/>
          <w:sz w:val="20"/>
          <w:szCs w:val="20"/>
          <w:lang w:val="zh-TW"/>
        </w:rPr>
        <w:t>：選帶欄位</w:t>
      </w:r>
    </w:p>
    <w:p w14:paraId="4F7B2AAA" w14:textId="379E98E2" w:rsidR="006E723A" w:rsidRPr="00721B7B" w:rsidRDefault="006E723A" w:rsidP="00721B7B">
      <w:pPr>
        <w:autoSpaceDE w:val="0"/>
        <w:autoSpaceDN w:val="0"/>
        <w:adjustRightInd w:val="0"/>
        <w:spacing w:line="320" w:lineRule="exact"/>
        <w:ind w:left="590" w:hangingChars="295" w:hanging="590"/>
        <w:rPr>
          <w:rFonts w:cs="Times New Roman"/>
          <w:kern w:val="0"/>
          <w:sz w:val="20"/>
          <w:szCs w:val="20"/>
          <w:lang w:val="zh-TW"/>
        </w:rPr>
      </w:pPr>
      <w:r w:rsidRPr="00721B7B">
        <w:rPr>
          <w:rFonts w:cs="Times New Roman"/>
          <w:kern w:val="0"/>
          <w:sz w:val="20"/>
          <w:szCs w:val="20"/>
          <w:lang w:val="zh-TW"/>
        </w:rPr>
        <w:t>註一：財金共用收單系統將提供初始化驗證參數，</w:t>
      </w:r>
      <w:r w:rsidR="003B4F85" w:rsidRPr="00721B7B">
        <w:rPr>
          <w:rFonts w:cs="Times New Roman"/>
          <w:kern w:val="0"/>
          <w:sz w:val="20"/>
          <w:szCs w:val="20"/>
          <w:lang w:val="zh-TW"/>
        </w:rPr>
        <w:t>需</w:t>
      </w:r>
      <w:r w:rsidRPr="00721B7B">
        <w:rPr>
          <w:rFonts w:cs="Times New Roman"/>
          <w:kern w:val="0"/>
          <w:sz w:val="20"/>
          <w:szCs w:val="20"/>
          <w:lang w:val="zh-TW"/>
        </w:rPr>
        <w:t>由網路特店收單系統透過</w:t>
      </w:r>
      <w:r w:rsidR="00E95186">
        <w:rPr>
          <w:rFonts w:ascii="標楷體" w:hAnsi="標楷體" w:cs="Times New Roman" w:hint="eastAsia"/>
          <w:kern w:val="0"/>
          <w:sz w:val="20"/>
          <w:szCs w:val="20"/>
          <w:lang w:val="zh-TW"/>
        </w:rPr>
        <w:t>「</w:t>
      </w:r>
      <w:r w:rsidR="00F3041C">
        <w:rPr>
          <w:rFonts w:cs="Times New Roman"/>
          <w:kern w:val="0"/>
          <w:sz w:val="20"/>
          <w:szCs w:val="20"/>
          <w:lang w:val="zh-TW"/>
        </w:rPr>
        <w:t>驗證碼更新</w:t>
      </w:r>
      <w:r w:rsidRPr="00721B7B">
        <w:rPr>
          <w:rFonts w:cs="Times New Roman"/>
          <w:kern w:val="0"/>
          <w:sz w:val="20"/>
          <w:szCs w:val="20"/>
          <w:lang w:val="zh-TW"/>
        </w:rPr>
        <w:t>交易</w:t>
      </w:r>
      <w:r w:rsidR="00E95186">
        <w:rPr>
          <w:rFonts w:ascii="標楷體" w:hAnsi="標楷體" w:cs="Times New Roman" w:hint="eastAsia"/>
          <w:kern w:val="0"/>
          <w:sz w:val="20"/>
          <w:szCs w:val="20"/>
          <w:lang w:val="zh-TW"/>
        </w:rPr>
        <w:t>」</w:t>
      </w:r>
      <w:r w:rsidRPr="00721B7B">
        <w:rPr>
          <w:rFonts w:cs="Times New Roman"/>
          <w:kern w:val="0"/>
          <w:sz w:val="20"/>
          <w:szCs w:val="20"/>
          <w:lang w:val="zh-TW"/>
        </w:rPr>
        <w:t>進行更新。</w:t>
      </w:r>
    </w:p>
    <w:p w14:paraId="42DD77EB" w14:textId="330C45A5" w:rsidR="00EE24F3" w:rsidRPr="002C2159" w:rsidRDefault="00EE24F3">
      <w:pPr>
        <w:widowControl/>
        <w:rPr>
          <w:rFonts w:cs="Times New Roman"/>
          <w:kern w:val="0"/>
          <w:sz w:val="20"/>
          <w:szCs w:val="20"/>
          <w:lang w:val="zh-TW"/>
        </w:rPr>
      </w:pPr>
      <w:r w:rsidRPr="002C2159">
        <w:rPr>
          <w:rFonts w:cs="Times New Roman"/>
          <w:lang w:val="en-AU"/>
        </w:rPr>
        <w:br w:type="page"/>
      </w:r>
    </w:p>
    <w:p w14:paraId="2B7F19E6" w14:textId="353E6A56" w:rsidR="0075744C" w:rsidRPr="002C2159" w:rsidRDefault="00473B7A" w:rsidP="00146DFC">
      <w:pPr>
        <w:pStyle w:val="3"/>
        <w:spacing w:before="0" w:after="0"/>
        <w:rPr>
          <w:lang w:eastAsia="zh-TW"/>
        </w:rPr>
      </w:pPr>
      <w:bookmarkStart w:id="722" w:name="_Toc433026772"/>
      <w:bookmarkStart w:id="723" w:name="_Toc433026820"/>
      <w:bookmarkStart w:id="724" w:name="_Toc433026868"/>
      <w:bookmarkStart w:id="725" w:name="_Toc433026916"/>
      <w:bookmarkStart w:id="726" w:name="_Toc433026964"/>
      <w:bookmarkStart w:id="727" w:name="_Toc433027012"/>
      <w:bookmarkStart w:id="728" w:name="_Toc433120979"/>
      <w:bookmarkStart w:id="729" w:name="_Toc458000142"/>
      <w:bookmarkEnd w:id="722"/>
      <w:bookmarkEnd w:id="723"/>
      <w:bookmarkEnd w:id="724"/>
      <w:bookmarkEnd w:id="725"/>
      <w:bookmarkEnd w:id="726"/>
      <w:bookmarkEnd w:id="727"/>
      <w:bookmarkEnd w:id="728"/>
      <w:r w:rsidRPr="002C2159">
        <w:rPr>
          <w:lang w:eastAsia="zh-TW"/>
        </w:rPr>
        <w:lastRenderedPageBreak/>
        <w:t>跨境</w:t>
      </w:r>
      <w:r w:rsidR="008E1E2C" w:rsidRPr="002C2159">
        <w:rPr>
          <w:lang w:eastAsia="zh-TW"/>
        </w:rPr>
        <w:t>匯入</w:t>
      </w:r>
      <w:r w:rsidR="00DD5D32" w:rsidRPr="002C2159">
        <w:rPr>
          <w:lang w:eastAsia="zh-TW"/>
        </w:rPr>
        <w:t>網路</w:t>
      </w:r>
      <w:r w:rsidRPr="002C2159">
        <w:rPr>
          <w:lang w:eastAsia="zh-TW"/>
        </w:rPr>
        <w:t>電子支付退</w:t>
      </w:r>
      <w:r w:rsidR="009A745F" w:rsidRPr="002C2159">
        <w:rPr>
          <w:lang w:eastAsia="zh-TW"/>
        </w:rPr>
        <w:t>款</w:t>
      </w:r>
      <w:r w:rsidRPr="002C2159">
        <w:rPr>
          <w:lang w:eastAsia="zh-TW"/>
        </w:rPr>
        <w:t>交易</w:t>
      </w:r>
      <w:bookmarkEnd w:id="729"/>
    </w:p>
    <w:p w14:paraId="6A1ADD70" w14:textId="11C998B8" w:rsidR="007B54A1" w:rsidRPr="002C2159" w:rsidRDefault="00663A91" w:rsidP="00EE4228">
      <w:pPr>
        <w:spacing w:line="360" w:lineRule="auto"/>
        <w:rPr>
          <w:rFonts w:cs="Times New Roman"/>
        </w:rPr>
      </w:pPr>
      <w:r w:rsidRPr="002C2159">
        <w:rPr>
          <w:rFonts w:cs="Times New Roman"/>
          <w:lang w:val="en-AU"/>
        </w:rPr>
        <w:t>交易流程架構說明如后</w:t>
      </w:r>
    </w:p>
    <w:p w14:paraId="00213FFD" w14:textId="0D5A264E" w:rsidR="003C7587" w:rsidRPr="002C2159" w:rsidRDefault="00B07CCF" w:rsidP="00EE44BC">
      <w:pPr>
        <w:jc w:val="center"/>
        <w:rPr>
          <w:rFonts w:cs="Times New Roman"/>
        </w:rPr>
      </w:pPr>
      <w:r w:rsidRPr="002C2159">
        <w:rPr>
          <w:rFonts w:cs="Times New Roman"/>
          <w:noProof/>
        </w:rPr>
        <w:drawing>
          <wp:inline distT="0" distB="0" distL="0" distR="0" wp14:anchorId="567C2E37" wp14:editId="69760114">
            <wp:extent cx="6191250" cy="111361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網路退款交易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075" cy="11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5EB7" w14:textId="77777777" w:rsidR="002078C8" w:rsidRPr="002C2159" w:rsidRDefault="002078C8" w:rsidP="00EE24F3">
      <w:pPr>
        <w:pStyle w:val="11"/>
        <w:rPr>
          <w:rFonts w:cs="Times New Roman"/>
          <w:lang w:val="en-AU"/>
        </w:rPr>
      </w:pPr>
    </w:p>
    <w:p w14:paraId="22A3989C" w14:textId="3C6D8C90" w:rsidR="0075744C" w:rsidRPr="002C2159" w:rsidRDefault="0075744C" w:rsidP="00EE24F3">
      <w:pPr>
        <w:pStyle w:val="11"/>
        <w:rPr>
          <w:rFonts w:cs="Times New Roman"/>
          <w:lang w:val="en-AU"/>
        </w:rPr>
      </w:pPr>
      <w:r w:rsidRPr="002C2159">
        <w:rPr>
          <w:rFonts w:cs="Times New Roman"/>
          <w:lang w:val="en-AU"/>
        </w:rPr>
        <w:t>退</w:t>
      </w:r>
      <w:r w:rsidR="009A745F" w:rsidRPr="002C2159">
        <w:rPr>
          <w:rFonts w:cs="Times New Roman"/>
          <w:lang w:val="en-AU"/>
        </w:rPr>
        <w:t>款</w:t>
      </w:r>
      <w:r w:rsidR="00B05613" w:rsidRPr="002C2159">
        <w:rPr>
          <w:rFonts w:cs="Times New Roman"/>
          <w:lang w:val="en-AU"/>
        </w:rPr>
        <w:t>交易</w:t>
      </w:r>
      <w:r w:rsidRPr="002C2159">
        <w:rPr>
          <w:rFonts w:cs="Times New Roman"/>
          <w:lang w:val="en-AU"/>
        </w:rPr>
        <w:t>請求回應規格</w:t>
      </w:r>
      <w:r w:rsidRPr="002C2159">
        <w:rPr>
          <w:rFonts w:cs="Times New Roman"/>
          <w:lang w:val="en-AU"/>
        </w:rPr>
        <w:t>(</w:t>
      </w:r>
      <w:r w:rsidR="00EF7265" w:rsidRPr="002C2159">
        <w:rPr>
          <w:rFonts w:cs="Times New Roman"/>
          <w:lang w:val="en-AU"/>
        </w:rPr>
        <w:t>網路</w:t>
      </w:r>
      <w:r w:rsidR="0064740E" w:rsidRPr="002C2159">
        <w:rPr>
          <w:rFonts w:cs="Times New Roman"/>
          <w:lang w:val="en-AU"/>
        </w:rPr>
        <w:t>特店</w:t>
      </w:r>
      <w:r w:rsidR="00EF7265" w:rsidRPr="002C2159">
        <w:rPr>
          <w:rFonts w:cs="Times New Roman"/>
          <w:lang w:val="en-AU"/>
        </w:rPr>
        <w:t>收單</w:t>
      </w:r>
      <w:r w:rsidR="0064740E" w:rsidRPr="002C2159">
        <w:rPr>
          <w:rFonts w:cs="Times New Roman"/>
          <w:lang w:val="en-AU"/>
        </w:rPr>
        <w:t>系統</w:t>
      </w:r>
      <w:r w:rsidR="00EF7265" w:rsidRPr="002C2159">
        <w:rPr>
          <w:rFonts w:cs="Times New Roman"/>
          <w:lang w:val="en-AU"/>
        </w:rPr>
        <w:t>-</w:t>
      </w:r>
      <w:r w:rsidR="00EF7265" w:rsidRPr="002C2159">
        <w:rPr>
          <w:rFonts w:cs="Times New Roman"/>
          <w:lang w:val="en-AU"/>
        </w:rPr>
        <w:t>財金共用收單系統</w:t>
      </w:r>
      <w:r w:rsidRPr="002C2159">
        <w:rPr>
          <w:rFonts w:cs="Times New Roman"/>
          <w:lang w:val="en-AU"/>
        </w:rPr>
        <w:t>)</w:t>
      </w:r>
      <w:r w:rsidR="00A573F3" w:rsidRPr="002C2159">
        <w:rPr>
          <w:rFonts w:cs="Times New Roman"/>
          <w:lang w:val="en-AU"/>
        </w:rPr>
        <w:t>，本交易支援</w:t>
      </w:r>
      <w:r w:rsidR="00D956E6" w:rsidRPr="002C2159">
        <w:rPr>
          <w:rFonts w:cs="Times New Roman"/>
          <w:lang w:val="en-AU"/>
        </w:rPr>
        <w:t>多次</w:t>
      </w:r>
      <w:r w:rsidR="00A573F3" w:rsidRPr="002C2159">
        <w:rPr>
          <w:rFonts w:cs="Times New Roman"/>
          <w:lang w:val="en-AU"/>
        </w:rPr>
        <w:t>部份退</w:t>
      </w:r>
      <w:r w:rsidR="00DF7F55" w:rsidRPr="002C2159">
        <w:rPr>
          <w:rFonts w:cs="Times New Roman"/>
          <w:lang w:val="en-AU"/>
        </w:rPr>
        <w:t>款</w:t>
      </w:r>
      <w:r w:rsidR="00A573F3" w:rsidRPr="002C2159">
        <w:rPr>
          <w:rFonts w:cs="Times New Roman"/>
          <w:lang w:val="en-AU"/>
        </w:rPr>
        <w:t>。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708"/>
        <w:gridCol w:w="993"/>
        <w:gridCol w:w="708"/>
        <w:gridCol w:w="851"/>
        <w:gridCol w:w="2410"/>
      </w:tblGrid>
      <w:tr w:rsidR="00007E45" w:rsidRPr="004A089D" w14:paraId="5A514A1F" w14:textId="77777777" w:rsidTr="001E3E40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1BA8646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#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BBDDDDB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DF4FDC3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AB8257D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35830BCB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F684D59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F6C5108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96D89EE" w14:textId="77777777" w:rsidR="00007E45" w:rsidRPr="004A089D" w:rsidRDefault="00007E45" w:rsidP="001E3E40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備註</w:t>
            </w:r>
          </w:p>
        </w:tc>
      </w:tr>
      <w:tr w:rsidR="00007E45" w:rsidRPr="004A089D" w14:paraId="5AD5A080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7B957F38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01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13E8021" w14:textId="200B6740" w:rsidR="00007E45" w:rsidRPr="004A089D" w:rsidRDefault="00CA1F68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5C64456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238629E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82C3D43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370277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D6661E1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BC5B5A1" w14:textId="77777777" w:rsidR="00007E45" w:rsidRPr="004A089D" w:rsidRDefault="00007E45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007E45" w:rsidRPr="004A089D" w14:paraId="09F0BA80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507B457C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02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42590F9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0375BA6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6C3DC2C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2E28143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685DC27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85BA4D3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ECF18A2" w14:textId="010AF48B" w:rsidR="00007E45" w:rsidRPr="004A089D" w:rsidRDefault="000B3A5E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24"/>
                <w:sz w:val="22"/>
              </w:rPr>
              <w:t>限</w:t>
            </w:r>
            <w:r w:rsidR="008F1929" w:rsidRPr="004A089D">
              <w:rPr>
                <w:rFonts w:cs="Times New Roman"/>
                <w:kern w:val="24"/>
                <w:sz w:val="22"/>
              </w:rPr>
              <w:t>「</w:t>
            </w:r>
            <w:r w:rsidR="002E347F" w:rsidRPr="004A089D">
              <w:rPr>
                <w:rFonts w:cs="Times New Roman"/>
                <w:kern w:val="24"/>
                <w:sz w:val="22"/>
              </w:rPr>
              <w:t>1001</w:t>
            </w:r>
            <w:r w:rsidR="008F1929" w:rsidRPr="004A089D">
              <w:rPr>
                <w:rFonts w:cs="Times New Roman"/>
                <w:kern w:val="24"/>
                <w:sz w:val="22"/>
              </w:rPr>
              <w:t>」</w:t>
            </w:r>
          </w:p>
        </w:tc>
      </w:tr>
      <w:tr w:rsidR="00007E45" w:rsidRPr="004A089D" w14:paraId="1C1F9A6C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732F6417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03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C1FAAE8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platformNo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5EC7D57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C916492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0CC1972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0F8ED2D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8AFAB1F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6447A95" w14:textId="77777777" w:rsidR="00007E45" w:rsidRPr="004A089D" w:rsidRDefault="00007E45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需同原交易</w:t>
            </w:r>
          </w:p>
        </w:tc>
      </w:tr>
      <w:tr w:rsidR="00007E45" w:rsidRPr="004A089D" w14:paraId="60417F15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1D14EABA" w14:textId="2A013E55" w:rsidR="00007E45" w:rsidRPr="004A089D" w:rsidRDefault="00007E45" w:rsidP="0033018B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</w:t>
            </w:r>
            <w:r w:rsidR="0033018B" w:rsidRPr="004A089D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67D9B31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BB7746D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7FA5A55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A683576" w14:textId="42CC060B" w:rsidR="00007E45" w:rsidRPr="004A089D" w:rsidRDefault="004C315A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AD7CDC1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3FD2F71" w14:textId="77777777" w:rsidR="00007E45" w:rsidRPr="004A089D" w:rsidRDefault="00007E45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311E316" w14:textId="77777777" w:rsidR="00007E45" w:rsidRPr="004A089D" w:rsidRDefault="00007E45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需同原交易</w:t>
            </w:r>
          </w:p>
        </w:tc>
      </w:tr>
      <w:tr w:rsidR="00E927CD" w:rsidRPr="004A089D" w14:paraId="4FA9875B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0B42979B" w14:textId="651C0B6F" w:rsidR="00E927CD" w:rsidRPr="004A089D" w:rsidRDefault="0033018B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05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4BECD35" w14:textId="05F38019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6D3310F" w14:textId="6985F1A8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F0DFF3E" w14:textId="5294AB2C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705AB7C" w14:textId="2C779B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F90BC91" w14:textId="0393EDF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E9EDE91" w14:textId="5D1CC604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FCD3CFE" w14:textId="007DA667" w:rsidR="00E927CD" w:rsidRPr="004A089D" w:rsidRDefault="00E927CD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需同原交易</w:t>
            </w:r>
          </w:p>
        </w:tc>
      </w:tr>
      <w:tr w:rsidR="00E927CD" w:rsidRPr="004A089D" w14:paraId="47FFED9E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4BB53C65" w14:textId="5C02AAFE" w:rsidR="00E927CD" w:rsidRPr="004A089D" w:rsidRDefault="0033018B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DAD187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FA4CB90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0220A8A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4FB1598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15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F782A4F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FFBD41E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B055E4F" w14:textId="77777777" w:rsidR="00E927CD" w:rsidRPr="004A089D" w:rsidRDefault="00E927CD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需同原交易</w:t>
            </w:r>
          </w:p>
        </w:tc>
      </w:tr>
      <w:tr w:rsidR="00E927CD" w:rsidRPr="004A089D" w14:paraId="53A8EE48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404B960C" w14:textId="1F63864C" w:rsidR="00E927CD" w:rsidRPr="004A089D" w:rsidRDefault="0033018B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07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EC8276C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F9D24A3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A936937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4384150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D2E8E33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E122932" w14:textId="77777777" w:rsidR="00E927CD" w:rsidRPr="004A089D" w:rsidRDefault="00E927CD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9C347DD" w14:textId="77777777" w:rsidR="00E927CD" w:rsidRPr="004A089D" w:rsidRDefault="00E927CD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需同原交易</w:t>
            </w:r>
          </w:p>
        </w:tc>
      </w:tr>
      <w:tr w:rsidR="009525DF" w:rsidRPr="004A089D" w14:paraId="4E48444F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07B1D9BF" w14:textId="47A1D3AF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CFB32CD" w14:textId="7CB4641B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BD8C813" w14:textId="2F7151DA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4A089D">
              <w:rPr>
                <w:rFonts w:cs="Times New Roman"/>
                <w:sz w:val="22"/>
                <w:lang w:val="en-AU"/>
              </w:rPr>
              <w:t>款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日期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680666F" w14:textId="295DEB98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6E66886" w14:textId="1323E011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04498FF" w14:textId="6257A857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2AE50F2" w14:textId="57E20C56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4641361" w14:textId="7B79C475" w:rsidR="009525DF" w:rsidRPr="004A089D" w:rsidRDefault="009525DF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yyyy</w:t>
            </w:r>
            <w:r w:rsidRPr="004A089D">
              <w:rPr>
                <w:rFonts w:cs="Times New Roman" w:hint="eastAsia"/>
                <w:kern w:val="0"/>
                <w:sz w:val="22"/>
                <w:lang w:val="zh-TW"/>
              </w:rPr>
              <w:t>MM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9525DF" w:rsidRPr="004A089D" w14:paraId="1059396D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375B6A7B" w14:textId="7361B71D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910B685" w14:textId="1C5B6DD8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136E1E3" w14:textId="7A91B7C1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4A089D">
              <w:rPr>
                <w:rFonts w:cs="Times New Roman"/>
                <w:sz w:val="22"/>
                <w:lang w:val="en-AU"/>
              </w:rPr>
              <w:t>款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1848593" w14:textId="43436179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4053683" w14:textId="0AFF2A43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7091ED3" w14:textId="7A0514DE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3F05952" w14:textId="2FFE8242" w:rsidR="009525DF" w:rsidRPr="004A089D" w:rsidRDefault="009525DF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69F825E" w14:textId="0972AF5F" w:rsidR="009525DF" w:rsidRPr="004A089D" w:rsidRDefault="009525DF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E04532" w:rsidRPr="004A089D" w14:paraId="57EF1A13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7CB3BBC1" w14:textId="1C206D2B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13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636D579" w14:textId="5580EEBC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0A84E42" w14:textId="5791CB61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4A089D">
              <w:rPr>
                <w:rFonts w:cs="Times New Roman"/>
                <w:sz w:val="22"/>
                <w:lang w:val="en-AU"/>
              </w:rPr>
              <w:t>款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編號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3CF28DE" w14:textId="778A768D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D5FC642" w14:textId="6A26027B" w:rsidR="00E04532" w:rsidRPr="004A089D" w:rsidRDefault="004C315A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E45A43F" w14:textId="38D12BFE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0BAEFA9" w14:textId="4B918212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E88FA17" w14:textId="07092D14" w:rsidR="00E04532" w:rsidRPr="004A089D" w:rsidRDefault="00E04532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必須唯一識別值</w:t>
            </w:r>
          </w:p>
        </w:tc>
      </w:tr>
      <w:tr w:rsidR="00E04532" w:rsidRPr="004A089D" w14:paraId="2BB38D15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12CA29E2" w14:textId="24734287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0B581E4" w14:textId="0860E88C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refundAmt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E44E9E8" w14:textId="684F4540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4A089D">
              <w:rPr>
                <w:rFonts w:cs="Times New Roman"/>
                <w:sz w:val="22"/>
                <w:lang w:val="en-AU"/>
              </w:rPr>
              <w:t>款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金額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4CE60A5" w14:textId="77777777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C5E5B0D" w14:textId="2113DBBF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AD7FC01" w14:textId="77777777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AEB9CFC" w14:textId="77777777" w:rsidR="00E04532" w:rsidRPr="004A089D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BF25BAB" w14:textId="63AD524F" w:rsidR="00E04532" w:rsidRPr="004A089D" w:rsidRDefault="00E04532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04532" w:rsidRPr="004A089D" w14:paraId="336812D0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22382FEE" w14:textId="39A5CCFB" w:rsidR="00E04532" w:rsidRPr="004A089D" w:rsidDel="002A0AD1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15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0937402" w14:textId="5A8F8DBB" w:rsidR="00E04532" w:rsidRPr="004A089D" w:rsidDel="002A0AD1" w:rsidRDefault="00E04532" w:rsidP="007C5A10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refundReason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3D6538F" w14:textId="68D5E50D" w:rsidR="00E04532" w:rsidRPr="004A089D" w:rsidDel="002A0AD1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</w:t>
            </w:r>
            <w:r w:rsidRPr="004A089D">
              <w:rPr>
                <w:rFonts w:cs="Times New Roman"/>
                <w:sz w:val="22"/>
                <w:lang w:val="en-AU"/>
              </w:rPr>
              <w:t>款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原因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0505ED5" w14:textId="54F85DCD" w:rsidR="00E04532" w:rsidRPr="004A089D" w:rsidDel="002A0AD1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652C89A" w14:textId="782F94E2" w:rsidR="00E04532" w:rsidRPr="004A089D" w:rsidDel="002A0AD1" w:rsidRDefault="00355FF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0E690C3" w14:textId="5C7766E0" w:rsidR="00E04532" w:rsidRPr="004A089D" w:rsidDel="002A0AD1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84C7A5B" w14:textId="4BACA66E" w:rsidR="00E04532" w:rsidRPr="004A089D" w:rsidDel="002A0AD1" w:rsidRDefault="00E04532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8FED618" w14:textId="289D7D33" w:rsidR="00E04532" w:rsidRPr="004A089D" w:rsidDel="002A0AD1" w:rsidRDefault="00E04532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1B34E6" w:rsidRPr="004A089D" w14:paraId="315A64A2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3F9D5098" w14:textId="06B9B5ED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sz w:val="22"/>
              </w:rPr>
              <w:t>16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129A36D" w14:textId="1297B194" w:rsidR="001B34E6" w:rsidRPr="004A089D" w:rsidRDefault="001B34E6" w:rsidP="007C5A10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AuthResURL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6F35AA" w14:textId="6084295F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66A5C8E" w14:textId="4933FA9A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96D63FE" w14:textId="34C094F3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A1C7C9" w14:textId="2B9C35A2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D7A52EC" w14:textId="77777777" w:rsidR="001B34E6" w:rsidRPr="004A089D" w:rsidDel="002A0AD1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8CBE69A" w14:textId="0993D0B0" w:rsidR="001B34E6" w:rsidRPr="004A089D" w:rsidDel="002A0AD1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1B34E6" w:rsidRPr="004A089D" w14:paraId="353F55BA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59AA9901" w14:textId="08440577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17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0BCB307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2CCA17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B51B72F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8ED81C8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A98AB4E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DF0740E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2C49741" w14:textId="77777777" w:rsidR="000B7065" w:rsidRPr="004A089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yyyyMMddHHmmss</w:t>
            </w:r>
          </w:p>
          <w:p w14:paraId="2CA0F0B7" w14:textId="6AEB4EC9" w:rsidR="001B34E6" w:rsidRPr="004A089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(GMT+8)</w:t>
            </w:r>
          </w:p>
        </w:tc>
      </w:tr>
      <w:tr w:rsidR="001B34E6" w:rsidRPr="004A089D" w14:paraId="25385E63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3849B1AF" w14:textId="16A8E358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18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E3246B6" w14:textId="1433F42D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9CFA089" w14:textId="0382684C" w:rsidR="001B34E6" w:rsidRPr="004A089D" w:rsidRDefault="0026717A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D4EA1AD" w14:textId="2C53286A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C9D57FE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B458590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21BA6F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9F9F4FD" w14:textId="5A15E632" w:rsidR="001B34E6" w:rsidRPr="004A089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退款編號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退款金額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退款日期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退款時間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1B34E6" w:rsidRPr="004A089D" w14:paraId="5B3305DE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7E89B296" w14:textId="7568B8B0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3950E4C" w14:textId="282B2868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8521902" w14:textId="75B7F73B" w:rsidR="001B34E6" w:rsidRPr="004A089D" w:rsidRDefault="0026717A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RESP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0961953" w14:textId="0D42319E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9565674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03F56B0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8ED80C5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A71CF85" w14:textId="0F9AAC0E" w:rsidR="001B34E6" w:rsidRPr="004A089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退款編號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回應碼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交易處理回應時間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1B34E6" w:rsidRPr="004A089D" w14:paraId="170BF73B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4661FE1F" w14:textId="1577686F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20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5EC481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6A54927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DF4312A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C0EE37D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239F3F9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4516ED2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315668C" w14:textId="1290FB36" w:rsidR="001B34E6" w:rsidRPr="004A089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詳見附錄一</w:t>
            </w:r>
          </w:p>
        </w:tc>
      </w:tr>
      <w:tr w:rsidR="001B34E6" w:rsidRPr="004A089D" w14:paraId="40BFD43E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40CC3F6A" w14:textId="1425763B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21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6A99228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5901C3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BA59200" w14:textId="3820D1F3" w:rsidR="001B34E6" w:rsidRPr="004A089D" w:rsidRDefault="0010447B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9DEBCA6" w14:textId="45A8743B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999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0F8246B" w14:textId="6DC364E2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A99D6DD" w14:textId="2C97C8A3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AD4CCC1" w14:textId="235E0F11" w:rsidR="001B34E6" w:rsidRPr="004A089D" w:rsidDel="00564710" w:rsidRDefault="001B34E6" w:rsidP="005204D6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詳見欄位說明</w:t>
            </w:r>
          </w:p>
        </w:tc>
      </w:tr>
      <w:tr w:rsidR="001B34E6" w:rsidRPr="004A089D" w14:paraId="5FB5F064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02228C9C" w14:textId="3CF4BDCB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lastRenderedPageBreak/>
              <w:t>22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78F000" w14:textId="76B80CB4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49BF3BC" w14:textId="0DCC3E98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DE26BEE" w14:textId="6F8A1885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253463B" w14:textId="1FDB9536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FBA04D3" w14:textId="45F80BDD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E57DFC1" w14:textId="27304ABD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C2FC56E" w14:textId="157FB45D" w:rsidR="001B34E6" w:rsidRPr="004A089D" w:rsidDel="00BA377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1B34E6" w:rsidRPr="004A089D" w14:paraId="522B78EB" w14:textId="77777777" w:rsidTr="001E3E40">
        <w:tc>
          <w:tcPr>
            <w:tcW w:w="534" w:type="dxa"/>
            <w:shd w:val="clear" w:color="auto" w:fill="FFFFFF" w:themeFill="background1"/>
            <w:vAlign w:val="center"/>
          </w:tcPr>
          <w:p w14:paraId="69745E74" w14:textId="20F9D579" w:rsidR="001B34E6" w:rsidRPr="004A089D" w:rsidRDefault="001B34E6" w:rsidP="004B5C8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05865F4" w14:textId="517693C4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A4C0500" w14:textId="4D0FA789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168B627" w14:textId="6C9B0ABC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920D841" w14:textId="672AD2DB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C14E02C" w14:textId="77777777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7E8D86A" w14:textId="4364482B" w:rsidR="001B34E6" w:rsidRPr="004A089D" w:rsidRDefault="001B34E6" w:rsidP="00A573F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AC351F2" w14:textId="45351881" w:rsidR="001B34E6" w:rsidRPr="004A089D" w:rsidDel="00BA377D" w:rsidRDefault="001B34E6" w:rsidP="001E3E40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7294587C" w14:textId="77777777" w:rsidR="00AD4C9F" w:rsidRDefault="00AD4C9F" w:rsidP="00AD4C9F">
      <w:pPr>
        <w:autoSpaceDE w:val="0"/>
        <w:autoSpaceDN w:val="0"/>
        <w:adjustRightInd w:val="0"/>
        <w:spacing w:line="320" w:lineRule="exact"/>
        <w:jc w:val="right"/>
        <w:rPr>
          <w:rFonts w:cs="Times New Roman"/>
          <w:kern w:val="0"/>
          <w:sz w:val="20"/>
          <w:szCs w:val="20"/>
          <w:lang w:val="zh-TW"/>
        </w:rPr>
      </w:pPr>
      <w:r w:rsidRPr="002C2159">
        <w:rPr>
          <w:rFonts w:cs="Times New Roman"/>
          <w:kern w:val="0"/>
          <w:sz w:val="20"/>
          <w:szCs w:val="20"/>
          <w:lang w:val="zh-TW"/>
        </w:rPr>
        <w:t>M</w:t>
      </w:r>
      <w:r w:rsidRPr="002C2159">
        <w:rPr>
          <w:rFonts w:cs="Times New Roman"/>
          <w:kern w:val="0"/>
          <w:sz w:val="20"/>
          <w:szCs w:val="20"/>
          <w:lang w:val="zh-TW"/>
        </w:rPr>
        <w:t>：必帶欄位；</w:t>
      </w:r>
      <w:r w:rsidRPr="002C2159">
        <w:rPr>
          <w:rFonts w:cs="Times New Roman"/>
          <w:kern w:val="0"/>
          <w:sz w:val="20"/>
          <w:szCs w:val="20"/>
          <w:lang w:val="zh-TW"/>
        </w:rPr>
        <w:t>C</w:t>
      </w:r>
      <w:r w:rsidRPr="002C2159">
        <w:rPr>
          <w:rFonts w:cs="Times New Roman"/>
          <w:kern w:val="0"/>
          <w:sz w:val="20"/>
          <w:szCs w:val="20"/>
          <w:lang w:val="zh-TW"/>
        </w:rPr>
        <w:t>：特定條件下必帶欄位；</w:t>
      </w:r>
      <w:r w:rsidRPr="002C2159">
        <w:rPr>
          <w:rFonts w:cs="Times New Roman"/>
          <w:kern w:val="0"/>
          <w:sz w:val="20"/>
          <w:szCs w:val="20"/>
          <w:lang w:val="zh-TW"/>
        </w:rPr>
        <w:t>O</w:t>
      </w:r>
      <w:r w:rsidRPr="002C2159">
        <w:rPr>
          <w:rFonts w:cs="Times New Roman"/>
          <w:kern w:val="0"/>
          <w:sz w:val="20"/>
          <w:szCs w:val="20"/>
          <w:lang w:val="zh-TW"/>
        </w:rPr>
        <w:t>：選帶欄位</w:t>
      </w:r>
    </w:p>
    <w:p w14:paraId="0EB41A59" w14:textId="3C1393C9" w:rsidR="0075744C" w:rsidRPr="002C2159" w:rsidRDefault="009A745F" w:rsidP="00052D00">
      <w:pPr>
        <w:pStyle w:val="3"/>
        <w:spacing w:before="0" w:after="0"/>
        <w:rPr>
          <w:lang w:eastAsia="zh-TW"/>
        </w:rPr>
      </w:pPr>
      <w:r w:rsidRPr="002C2159">
        <w:rPr>
          <w:lang w:eastAsia="zh-TW"/>
        </w:rPr>
        <w:br w:type="page"/>
      </w:r>
      <w:bookmarkStart w:id="730" w:name="_Toc458000143"/>
      <w:r w:rsidR="00FD0E10" w:rsidRPr="002C2159">
        <w:rPr>
          <w:lang w:eastAsia="zh-TW"/>
        </w:rPr>
        <w:lastRenderedPageBreak/>
        <w:t>跨境</w:t>
      </w:r>
      <w:r w:rsidR="00803C46" w:rsidRPr="002C2159">
        <w:rPr>
          <w:lang w:eastAsia="zh-TW"/>
        </w:rPr>
        <w:t>匯入</w:t>
      </w:r>
      <w:r w:rsidR="00DD5D32" w:rsidRPr="002C2159">
        <w:rPr>
          <w:lang w:eastAsia="zh-TW"/>
        </w:rPr>
        <w:t>網路</w:t>
      </w:r>
      <w:r w:rsidR="00FD0E10" w:rsidRPr="002C2159">
        <w:rPr>
          <w:lang w:eastAsia="zh-TW"/>
        </w:rPr>
        <w:t>電子支付</w:t>
      </w:r>
      <w:r w:rsidR="0075744C" w:rsidRPr="002C2159">
        <w:rPr>
          <w:lang w:eastAsia="zh-TW"/>
        </w:rPr>
        <w:t>訂單狀態查詢</w:t>
      </w:r>
      <w:r w:rsidR="002B2EEC">
        <w:rPr>
          <w:rFonts w:hint="eastAsia"/>
          <w:lang w:eastAsia="zh-TW"/>
        </w:rPr>
        <w:t>交易</w:t>
      </w:r>
      <w:bookmarkEnd w:id="730"/>
    </w:p>
    <w:p w14:paraId="082DEFF3" w14:textId="1C285E0A" w:rsidR="003C7587" w:rsidRPr="002C2159" w:rsidRDefault="00B07CCF" w:rsidP="00B05613">
      <w:pPr>
        <w:spacing w:line="360" w:lineRule="auto"/>
        <w:jc w:val="center"/>
        <w:rPr>
          <w:rFonts w:cs="Times New Roman"/>
        </w:rPr>
      </w:pPr>
      <w:r w:rsidRPr="002C2159">
        <w:rPr>
          <w:rFonts w:cs="Times New Roman"/>
          <w:noProof/>
        </w:rPr>
        <w:drawing>
          <wp:inline distT="0" distB="0" distL="0" distR="0" wp14:anchorId="53AC78BA" wp14:editId="3EC4037F">
            <wp:extent cx="6286500" cy="113074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網路訂單狀態查詢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284" cy="11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9769" w14:textId="77777777" w:rsidR="008D4717" w:rsidRPr="002C2159" w:rsidRDefault="008D4717" w:rsidP="00B372DC">
      <w:pPr>
        <w:spacing w:line="360" w:lineRule="auto"/>
        <w:rPr>
          <w:rFonts w:cs="Times New Roman"/>
          <w:lang w:val="en-AU"/>
        </w:rPr>
      </w:pPr>
    </w:p>
    <w:p w14:paraId="210DD0CA" w14:textId="0E42781B" w:rsidR="0075744C" w:rsidRPr="002C2159" w:rsidRDefault="0075744C" w:rsidP="00B372DC">
      <w:pPr>
        <w:spacing w:line="360" w:lineRule="auto"/>
        <w:rPr>
          <w:rFonts w:cs="Times New Roman"/>
        </w:rPr>
      </w:pPr>
      <w:r w:rsidRPr="002C2159">
        <w:rPr>
          <w:rFonts w:cs="Times New Roman"/>
          <w:lang w:val="en-AU"/>
        </w:rPr>
        <w:t>訂單狀態查詢</w:t>
      </w:r>
      <w:r w:rsidR="00234424">
        <w:rPr>
          <w:rFonts w:cs="Times New Roman" w:hint="eastAsia"/>
          <w:lang w:val="en-AU"/>
        </w:rPr>
        <w:t>交易</w:t>
      </w:r>
      <w:r w:rsidRPr="002C2159">
        <w:rPr>
          <w:rFonts w:cs="Times New Roman"/>
          <w:lang w:val="en-AU"/>
        </w:rPr>
        <w:t>請</w:t>
      </w:r>
      <w:r w:rsidR="007B10B0" w:rsidRPr="002C2159">
        <w:rPr>
          <w:rFonts w:cs="Times New Roman"/>
          <w:lang w:val="en-AU"/>
        </w:rPr>
        <w:t>求回</w:t>
      </w:r>
      <w:r w:rsidRPr="002C2159">
        <w:rPr>
          <w:rFonts w:cs="Times New Roman"/>
          <w:lang w:val="en-AU"/>
        </w:rPr>
        <w:t>應規格</w:t>
      </w:r>
      <w:r w:rsidRPr="002C2159">
        <w:rPr>
          <w:rFonts w:cs="Times New Roman"/>
          <w:lang w:val="en-AU"/>
        </w:rPr>
        <w:t>(</w:t>
      </w:r>
      <w:r w:rsidR="00803C46" w:rsidRPr="002C2159">
        <w:rPr>
          <w:rFonts w:cs="Times New Roman"/>
          <w:lang w:val="en-AU"/>
        </w:rPr>
        <w:t>網路</w:t>
      </w:r>
      <w:r w:rsidR="000949FC" w:rsidRPr="002C2159">
        <w:rPr>
          <w:rFonts w:cs="Times New Roman"/>
          <w:lang w:val="en-AU"/>
        </w:rPr>
        <w:t>特店</w:t>
      </w:r>
      <w:r w:rsidR="00803C46" w:rsidRPr="002C2159">
        <w:rPr>
          <w:rFonts w:cs="Times New Roman"/>
          <w:lang w:val="en-AU"/>
        </w:rPr>
        <w:t>收單</w:t>
      </w:r>
      <w:r w:rsidR="000949FC" w:rsidRPr="002C2159">
        <w:rPr>
          <w:rFonts w:cs="Times New Roman"/>
          <w:lang w:val="en-AU"/>
        </w:rPr>
        <w:t>系統</w:t>
      </w:r>
      <w:r w:rsidR="00803C46" w:rsidRPr="002C2159">
        <w:rPr>
          <w:rFonts w:cs="Times New Roman"/>
          <w:lang w:val="en-AU"/>
        </w:rPr>
        <w:t>-</w:t>
      </w:r>
      <w:r w:rsidR="00803C46" w:rsidRPr="002C2159">
        <w:rPr>
          <w:rFonts w:cs="Times New Roman"/>
          <w:lang w:val="en-AU"/>
        </w:rPr>
        <w:t>財金共用收單系統</w:t>
      </w:r>
      <w:r w:rsidRPr="002C2159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708"/>
        <w:gridCol w:w="993"/>
        <w:gridCol w:w="708"/>
        <w:gridCol w:w="851"/>
        <w:gridCol w:w="2410"/>
      </w:tblGrid>
      <w:tr w:rsidR="00007E45" w:rsidRPr="004A089D" w14:paraId="35F3F140" w14:textId="77777777" w:rsidTr="00A37FAD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D41E2AC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A1DC44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38BF93D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BE57F83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E59A312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FD1EB9C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348CC77" w14:textId="77777777" w:rsidR="00007E45" w:rsidRPr="004A089D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AD8B066" w14:textId="77777777" w:rsidR="00007E45" w:rsidRPr="004A089D" w:rsidRDefault="00007E45" w:rsidP="00A37FAD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備註</w:t>
            </w:r>
          </w:p>
        </w:tc>
      </w:tr>
      <w:tr w:rsidR="00007E45" w:rsidRPr="004A089D" w14:paraId="0598E509" w14:textId="77777777" w:rsidTr="00A37FAD">
        <w:tc>
          <w:tcPr>
            <w:tcW w:w="534" w:type="dxa"/>
            <w:shd w:val="clear" w:color="auto" w:fill="auto"/>
            <w:vAlign w:val="center"/>
          </w:tcPr>
          <w:p w14:paraId="6A7B06EE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C5BAC5" w14:textId="25DDAB80" w:rsidR="00007E45" w:rsidRPr="004A089D" w:rsidRDefault="0087046E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2268" w:type="dxa"/>
            <w:vAlign w:val="center"/>
          </w:tcPr>
          <w:p w14:paraId="189AD709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073821FB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0F7C4605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2D96EB42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1CC1AB9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29D338" w14:textId="77777777" w:rsidR="00007E45" w:rsidRPr="004A089D" w:rsidRDefault="00007E45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007E45" w:rsidRPr="004A089D" w14:paraId="24086E96" w14:textId="77777777" w:rsidTr="00A37FAD">
        <w:tc>
          <w:tcPr>
            <w:tcW w:w="534" w:type="dxa"/>
            <w:shd w:val="clear" w:color="auto" w:fill="auto"/>
            <w:vAlign w:val="center"/>
          </w:tcPr>
          <w:p w14:paraId="55974E01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985DFF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2268" w:type="dxa"/>
            <w:vAlign w:val="center"/>
          </w:tcPr>
          <w:p w14:paraId="785ACD1C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4E7BA455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785C1FC6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013BF967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4DB8B4E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57C1398" w14:textId="2E68D69C" w:rsidR="00007E45" w:rsidRPr="004A089D" w:rsidRDefault="000B3A5E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限</w:t>
            </w:r>
            <w:r w:rsidR="008F1929" w:rsidRPr="004A089D">
              <w:rPr>
                <w:rFonts w:cs="Times New Roman"/>
                <w:kern w:val="0"/>
                <w:sz w:val="22"/>
                <w:lang w:val="zh-TW"/>
              </w:rPr>
              <w:t>「</w:t>
            </w:r>
            <w:r w:rsidR="002E347F" w:rsidRPr="004A089D">
              <w:rPr>
                <w:rFonts w:cs="Times New Roman"/>
                <w:kern w:val="0"/>
                <w:sz w:val="22"/>
                <w:lang w:val="zh-TW"/>
              </w:rPr>
              <w:t>900</w:t>
            </w:r>
            <w:r w:rsidR="00FA1D96" w:rsidRPr="004A089D">
              <w:rPr>
                <w:rFonts w:cs="Times New Roman"/>
                <w:kern w:val="0"/>
                <w:sz w:val="22"/>
                <w:lang w:val="zh-TW"/>
              </w:rPr>
              <w:t>0</w:t>
            </w:r>
            <w:r w:rsidR="008F1929" w:rsidRPr="004A089D">
              <w:rPr>
                <w:rFonts w:cs="Times New Roman"/>
                <w:kern w:val="0"/>
                <w:sz w:val="22"/>
                <w:lang w:val="zh-TW"/>
              </w:rPr>
              <w:t>」</w:t>
            </w:r>
          </w:p>
        </w:tc>
      </w:tr>
      <w:tr w:rsidR="00007E45" w:rsidRPr="004A089D" w14:paraId="6D1FDA83" w14:textId="77777777" w:rsidTr="00A37FAD">
        <w:tc>
          <w:tcPr>
            <w:tcW w:w="534" w:type="dxa"/>
            <w:shd w:val="clear" w:color="auto" w:fill="auto"/>
            <w:vAlign w:val="center"/>
          </w:tcPr>
          <w:p w14:paraId="72872517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A6D0D3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2268" w:type="dxa"/>
            <w:vAlign w:val="center"/>
          </w:tcPr>
          <w:p w14:paraId="2BA61707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1DCE425C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0CD47C98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vAlign w:val="center"/>
          </w:tcPr>
          <w:p w14:paraId="4EBC9D66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34EF2527" w14:textId="77777777" w:rsidR="00007E45" w:rsidRPr="004A089D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710D80" w14:textId="23DB9058" w:rsidR="00007E45" w:rsidRPr="004A089D" w:rsidRDefault="000949FC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</w:t>
            </w:r>
            <w:r w:rsidR="00B328FA" w:rsidRPr="004A089D">
              <w:rPr>
                <w:rFonts w:cs="Times New Roman"/>
                <w:sz w:val="22"/>
              </w:rPr>
              <w:t>同原交易</w:t>
            </w:r>
          </w:p>
        </w:tc>
      </w:tr>
      <w:tr w:rsidR="00BD674B" w:rsidRPr="004A089D" w14:paraId="34F0EC3A" w14:textId="77777777" w:rsidTr="00A37FAD">
        <w:tc>
          <w:tcPr>
            <w:tcW w:w="534" w:type="dxa"/>
            <w:shd w:val="clear" w:color="auto" w:fill="auto"/>
            <w:vAlign w:val="center"/>
          </w:tcPr>
          <w:p w14:paraId="7E531795" w14:textId="2F3C9715" w:rsidR="00BD674B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BCB074" w14:textId="3C7D2DA8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2268" w:type="dxa"/>
            <w:vAlign w:val="center"/>
          </w:tcPr>
          <w:p w14:paraId="65CA3F9C" w14:textId="294D4C2A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vAlign w:val="center"/>
          </w:tcPr>
          <w:p w14:paraId="1AF72BFA" w14:textId="156FC1B3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175EC34E" w14:textId="5E8012D3" w:rsidR="00BD674B" w:rsidRPr="004A089D" w:rsidRDefault="004C315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708" w:type="dxa"/>
            <w:vAlign w:val="center"/>
          </w:tcPr>
          <w:p w14:paraId="297744A1" w14:textId="2CFCEDA1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F909E4B" w14:textId="7E350AC8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1579DD" w14:textId="292BB5CE" w:rsidR="00BD674B" w:rsidRPr="004A089D" w:rsidRDefault="000949FC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</w:t>
            </w:r>
            <w:r w:rsidR="00BD674B" w:rsidRPr="004A089D">
              <w:rPr>
                <w:rFonts w:cs="Times New Roman"/>
                <w:sz w:val="22"/>
              </w:rPr>
              <w:t>同原交易</w:t>
            </w:r>
          </w:p>
        </w:tc>
      </w:tr>
      <w:tr w:rsidR="00BD674B" w:rsidRPr="004A089D" w14:paraId="0BFC63EC" w14:textId="77777777" w:rsidTr="00A37FAD">
        <w:tc>
          <w:tcPr>
            <w:tcW w:w="534" w:type="dxa"/>
            <w:shd w:val="clear" w:color="auto" w:fill="auto"/>
            <w:vAlign w:val="center"/>
          </w:tcPr>
          <w:p w14:paraId="7A0ECCD2" w14:textId="11E30C0A" w:rsidR="00BD674B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D49072" w14:textId="4F0DC3F3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2268" w:type="dxa"/>
            <w:vAlign w:val="center"/>
          </w:tcPr>
          <w:p w14:paraId="09B63E82" w14:textId="5E232861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2F88B394" w14:textId="05D0E8AF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2A5E1101" w14:textId="3A7B3414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75BF1DD7" w14:textId="2389A714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FE8B013" w14:textId="72DB6C80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CB7A331" w14:textId="05BC2726" w:rsidR="00BD674B" w:rsidRPr="004A089D" w:rsidRDefault="000949FC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</w:t>
            </w:r>
            <w:r w:rsidR="00BD674B" w:rsidRPr="004A089D">
              <w:rPr>
                <w:rFonts w:cs="Times New Roman"/>
                <w:sz w:val="22"/>
              </w:rPr>
              <w:t>同原交易</w:t>
            </w:r>
          </w:p>
        </w:tc>
      </w:tr>
      <w:tr w:rsidR="00BD674B" w:rsidRPr="004A089D" w14:paraId="11737ACE" w14:textId="77777777" w:rsidTr="00A37FAD">
        <w:tc>
          <w:tcPr>
            <w:tcW w:w="534" w:type="dxa"/>
            <w:shd w:val="clear" w:color="auto" w:fill="auto"/>
            <w:vAlign w:val="center"/>
          </w:tcPr>
          <w:p w14:paraId="6C921565" w14:textId="2AAF6E0D" w:rsidR="00BD674B" w:rsidRPr="004A089D" w:rsidRDefault="00BD674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</w:t>
            </w:r>
            <w:r w:rsidR="00C0647A" w:rsidRPr="004A089D">
              <w:rPr>
                <w:rFonts w:cs="Times New Roman"/>
                <w:sz w:val="22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4BBA87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2268" w:type="dxa"/>
            <w:vAlign w:val="center"/>
          </w:tcPr>
          <w:p w14:paraId="633FAA07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1C6AB858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52ECDBA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2F973688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713D0B4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E3A664E" w14:textId="02C69A8B" w:rsidR="00BD674B" w:rsidRPr="004A089D" w:rsidRDefault="000949FC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</w:t>
            </w:r>
            <w:r w:rsidR="00BD674B" w:rsidRPr="004A089D">
              <w:rPr>
                <w:rFonts w:cs="Times New Roman"/>
                <w:sz w:val="22"/>
              </w:rPr>
              <w:t>同原交易</w:t>
            </w:r>
          </w:p>
        </w:tc>
      </w:tr>
      <w:tr w:rsidR="00BD674B" w:rsidRPr="004A089D" w14:paraId="24A917A9" w14:textId="77777777" w:rsidTr="00A37FAD">
        <w:tc>
          <w:tcPr>
            <w:tcW w:w="534" w:type="dxa"/>
            <w:shd w:val="clear" w:color="auto" w:fill="auto"/>
            <w:vAlign w:val="center"/>
          </w:tcPr>
          <w:p w14:paraId="163AFAB8" w14:textId="6027C790" w:rsidR="00BD674B" w:rsidRPr="004A089D" w:rsidRDefault="00BD674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</w:t>
            </w:r>
            <w:r w:rsidR="00C0647A" w:rsidRPr="004A089D">
              <w:rPr>
                <w:rFonts w:cs="Times New Roman"/>
                <w:sz w:val="22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B11C10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2268" w:type="dxa"/>
            <w:vAlign w:val="center"/>
          </w:tcPr>
          <w:p w14:paraId="788E8CFE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0FC3DDCB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8206F6A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3F5F17F7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E272C22" w14:textId="77777777" w:rsidR="00BD674B" w:rsidRPr="004A089D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FD4E02D" w14:textId="42DCC209" w:rsidR="00BD674B" w:rsidRPr="004A089D" w:rsidRDefault="000949FC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</w:t>
            </w:r>
            <w:r w:rsidR="00BD674B" w:rsidRPr="004A089D">
              <w:rPr>
                <w:rFonts w:cs="Times New Roman"/>
                <w:sz w:val="22"/>
              </w:rPr>
              <w:t>同原交易</w:t>
            </w:r>
          </w:p>
        </w:tc>
      </w:tr>
      <w:tr w:rsidR="009525DF" w:rsidRPr="004A089D" w14:paraId="33FA74F5" w14:textId="77777777" w:rsidTr="00A37FAD">
        <w:tc>
          <w:tcPr>
            <w:tcW w:w="534" w:type="dxa"/>
            <w:shd w:val="clear" w:color="auto" w:fill="auto"/>
            <w:vAlign w:val="center"/>
          </w:tcPr>
          <w:p w14:paraId="31771939" w14:textId="330FF636" w:rsidR="009525DF" w:rsidRPr="004A089D" w:rsidRDefault="009525DF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0F5B46" w14:textId="146E7B74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2268" w:type="dxa"/>
            <w:vAlign w:val="center"/>
          </w:tcPr>
          <w:p w14:paraId="052D75C8" w14:textId="6D82D5D9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3C0C3BF8" w14:textId="4F52D553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3C65696B" w14:textId="37CEB5C8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1989FCEC" w14:textId="10209153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DB8B569" w14:textId="4C73E48F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2146885" w14:textId="50D3C336" w:rsidR="009525DF" w:rsidRPr="004A089D" w:rsidRDefault="009525DF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yyyy</w:t>
            </w:r>
            <w:r w:rsidRPr="004A089D">
              <w:rPr>
                <w:rFonts w:cs="Times New Roman" w:hint="eastAsia"/>
                <w:kern w:val="0"/>
                <w:sz w:val="22"/>
                <w:lang w:val="zh-TW"/>
              </w:rPr>
              <w:t>MM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9525DF" w:rsidRPr="004A089D" w14:paraId="25ADBE45" w14:textId="77777777" w:rsidTr="00A37FAD">
        <w:tc>
          <w:tcPr>
            <w:tcW w:w="534" w:type="dxa"/>
            <w:shd w:val="clear" w:color="auto" w:fill="auto"/>
            <w:vAlign w:val="center"/>
          </w:tcPr>
          <w:p w14:paraId="7007F2D5" w14:textId="43500C9A" w:rsidR="009525DF" w:rsidRPr="004A089D" w:rsidRDefault="009525DF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FBC458" w14:textId="3D6C6CAE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2268" w:type="dxa"/>
            <w:vAlign w:val="center"/>
          </w:tcPr>
          <w:p w14:paraId="04A864A0" w14:textId="0392314C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4B28FCF4" w14:textId="1A79DB2C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7E7D0AA2" w14:textId="4FD9E10E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1E0DDB92" w14:textId="749BA728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14AD271D" w14:textId="126897E7" w:rsidR="009525DF" w:rsidRPr="004A089D" w:rsidRDefault="009525DF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C24A6B" w14:textId="66F4D02C" w:rsidR="009525DF" w:rsidRPr="004A089D" w:rsidRDefault="009525DF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C0647A" w:rsidRPr="004A089D" w14:paraId="53074174" w14:textId="77777777" w:rsidTr="00A37FAD">
        <w:tc>
          <w:tcPr>
            <w:tcW w:w="534" w:type="dxa"/>
            <w:shd w:val="clear" w:color="auto" w:fill="auto"/>
            <w:vAlign w:val="center"/>
          </w:tcPr>
          <w:p w14:paraId="05FD64DF" w14:textId="0ABB47A8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137482" w14:textId="4F5071BB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2268" w:type="dxa"/>
            <w:vAlign w:val="center"/>
          </w:tcPr>
          <w:p w14:paraId="36699397" w14:textId="5C27E7FA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退款編號</w:t>
            </w:r>
          </w:p>
        </w:tc>
        <w:tc>
          <w:tcPr>
            <w:tcW w:w="708" w:type="dxa"/>
            <w:vAlign w:val="center"/>
          </w:tcPr>
          <w:p w14:paraId="0B4FE512" w14:textId="01FB41E2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13139585" w14:textId="16492F32" w:rsidR="00C0647A" w:rsidRPr="004A089D" w:rsidRDefault="004C315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708" w:type="dxa"/>
            <w:vAlign w:val="center"/>
          </w:tcPr>
          <w:p w14:paraId="715BC8B5" w14:textId="117E9701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vAlign w:val="center"/>
          </w:tcPr>
          <w:p w14:paraId="692FCD33" w14:textId="33C4D892" w:rsidR="00C0647A" w:rsidRPr="004A089D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E00AB2" w14:textId="39F76BBE" w:rsidR="00C0647A" w:rsidRPr="004A089D" w:rsidRDefault="00C0647A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需同原退款交易</w:t>
            </w:r>
          </w:p>
        </w:tc>
      </w:tr>
      <w:tr w:rsidR="00DB7C0B" w:rsidRPr="004A089D" w14:paraId="76B1D57A" w14:textId="77777777" w:rsidTr="00A37FAD">
        <w:tc>
          <w:tcPr>
            <w:tcW w:w="534" w:type="dxa"/>
            <w:shd w:val="clear" w:color="auto" w:fill="auto"/>
            <w:vAlign w:val="center"/>
          </w:tcPr>
          <w:p w14:paraId="176425D2" w14:textId="68B10A5F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16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0BB770" w14:textId="1A853048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AuthResURL</w:t>
            </w:r>
          </w:p>
        </w:tc>
        <w:tc>
          <w:tcPr>
            <w:tcW w:w="2268" w:type="dxa"/>
            <w:vAlign w:val="center"/>
          </w:tcPr>
          <w:p w14:paraId="74892ED5" w14:textId="0299EC70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708" w:type="dxa"/>
            <w:vAlign w:val="center"/>
          </w:tcPr>
          <w:p w14:paraId="4DD697D7" w14:textId="6610339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3C8BF3B0" w14:textId="6A325700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  <w:tc>
          <w:tcPr>
            <w:tcW w:w="708" w:type="dxa"/>
            <w:vAlign w:val="center"/>
          </w:tcPr>
          <w:p w14:paraId="601085F2" w14:textId="64968385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4EF7B0A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2501E94" w14:textId="68C1AA59" w:rsidR="00DB7C0B" w:rsidRPr="004A089D" w:rsidRDefault="00DB7C0B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B7C0B" w:rsidRPr="004A089D" w14:paraId="2C529013" w14:textId="77777777" w:rsidTr="00A37FAD">
        <w:tc>
          <w:tcPr>
            <w:tcW w:w="534" w:type="dxa"/>
            <w:shd w:val="clear" w:color="auto" w:fill="auto"/>
            <w:vAlign w:val="center"/>
          </w:tcPr>
          <w:p w14:paraId="6190ED24" w14:textId="2F8428FD" w:rsidR="00DB7C0B" w:rsidRPr="004A089D" w:rsidRDefault="00DB7C0B" w:rsidP="00B50E6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E66050" w14:textId="507BF153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2268" w:type="dxa"/>
            <w:vAlign w:val="center"/>
          </w:tcPr>
          <w:p w14:paraId="14099590" w14:textId="28D8C479" w:rsidR="00DB7C0B" w:rsidRPr="004A089D" w:rsidRDefault="002671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4EBB6724" w14:textId="36197893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0670A1E7" w14:textId="0A337413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29FFDBE2" w14:textId="72F8BA1E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7A33315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AEB9F7F" w14:textId="2CC6FF63" w:rsidR="00DB7C0B" w:rsidRPr="004A089D" w:rsidRDefault="00DB7C0B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交易日期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交易時間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DB7C0B" w:rsidRPr="004A089D" w14:paraId="74F31BA8" w14:textId="77777777" w:rsidTr="00A37FAD">
        <w:tc>
          <w:tcPr>
            <w:tcW w:w="534" w:type="dxa"/>
            <w:shd w:val="clear" w:color="auto" w:fill="auto"/>
            <w:vAlign w:val="center"/>
          </w:tcPr>
          <w:p w14:paraId="46C5E6E3" w14:textId="4CF05A94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377FF0" w14:textId="35FA74B8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2268" w:type="dxa"/>
            <w:vAlign w:val="center"/>
          </w:tcPr>
          <w:p w14:paraId="3933DC20" w14:textId="387C80F2" w:rsidR="00DB7C0B" w:rsidRPr="004A089D" w:rsidRDefault="002671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RESP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15908B79" w14:textId="4C80CE42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65435E3F" w14:textId="04758B5A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6483870D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vAlign w:val="center"/>
          </w:tcPr>
          <w:p w14:paraId="24E0FAB4" w14:textId="2C6FB93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FEA454" w14:textId="515EF246" w:rsidR="00DB7C0B" w:rsidRPr="004A089D" w:rsidRDefault="00DB7C0B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平台代號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訂單編號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回應碼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DB7C0B" w:rsidRPr="004A089D" w14:paraId="2EF9E20A" w14:textId="77777777" w:rsidTr="00A37FAD">
        <w:tc>
          <w:tcPr>
            <w:tcW w:w="534" w:type="dxa"/>
            <w:shd w:val="clear" w:color="auto" w:fill="auto"/>
            <w:vAlign w:val="center"/>
          </w:tcPr>
          <w:p w14:paraId="64127BE9" w14:textId="2DB98255" w:rsidR="00DB7C0B" w:rsidRPr="004A089D" w:rsidRDefault="00DB7C0B" w:rsidP="00B50E6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287608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2268" w:type="dxa"/>
            <w:vAlign w:val="center"/>
          </w:tcPr>
          <w:p w14:paraId="0F44E953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61B7D584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48703EA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2AAE157B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737AD19E" w14:textId="077FC912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C8949B" w14:textId="6DEF102A" w:rsidR="00DB7C0B" w:rsidRPr="004A089D" w:rsidRDefault="00DB7C0B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詳見附錄一</w:t>
            </w:r>
          </w:p>
        </w:tc>
      </w:tr>
      <w:tr w:rsidR="00DB7C0B" w:rsidRPr="004A089D" w14:paraId="4FEADDFC" w14:textId="77777777" w:rsidTr="00A37FAD">
        <w:tc>
          <w:tcPr>
            <w:tcW w:w="534" w:type="dxa"/>
            <w:shd w:val="clear" w:color="auto" w:fill="auto"/>
            <w:vAlign w:val="center"/>
          </w:tcPr>
          <w:p w14:paraId="43616A68" w14:textId="51FE8E54" w:rsidR="00DB7C0B" w:rsidRPr="004A089D" w:rsidRDefault="00DB7C0B" w:rsidP="00B50E6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3BEA48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2268" w:type="dxa"/>
            <w:vAlign w:val="center"/>
          </w:tcPr>
          <w:p w14:paraId="14977F1C" w14:textId="77777777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12F41C6F" w14:textId="64D94A82" w:rsidR="00DB7C0B" w:rsidRPr="004A089D" w:rsidRDefault="00CC752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39F377D6" w14:textId="04A962D1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4C491858" w14:textId="7E8455CC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851" w:type="dxa"/>
            <w:vAlign w:val="center"/>
          </w:tcPr>
          <w:p w14:paraId="2B37CC60" w14:textId="1CD2FB96" w:rsidR="00DB7C0B" w:rsidRPr="004A089D" w:rsidRDefault="00DB7C0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A841A4" w14:textId="086F28F4" w:rsidR="00DB7C0B" w:rsidRPr="004A089D" w:rsidRDefault="00DB7C0B" w:rsidP="0070168B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詳見欄位說明</w:t>
            </w:r>
          </w:p>
        </w:tc>
      </w:tr>
      <w:tr w:rsidR="002D1EC2" w:rsidRPr="004A089D" w14:paraId="4B0233C6" w14:textId="77777777" w:rsidTr="00A37FAD">
        <w:tc>
          <w:tcPr>
            <w:tcW w:w="534" w:type="dxa"/>
            <w:shd w:val="clear" w:color="auto" w:fill="auto"/>
            <w:vAlign w:val="center"/>
          </w:tcPr>
          <w:p w14:paraId="6C02D658" w14:textId="2BBE626D" w:rsidR="002D1EC2" w:rsidRPr="004A089D" w:rsidRDefault="002D1EC2" w:rsidP="00B50E6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E5D05A" w14:textId="2B80D0E5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2268" w:type="dxa"/>
            <w:vAlign w:val="center"/>
          </w:tcPr>
          <w:p w14:paraId="6276D333" w14:textId="07DAB078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039148D0" w14:textId="6BB0A5D0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77A2FBA5" w14:textId="72D5FB92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429CEFF6" w14:textId="1620F62B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9AE9659" w14:textId="09909947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9CA8FF9" w14:textId="2CD2BD8C" w:rsidR="002D1EC2" w:rsidRPr="004A089D" w:rsidRDefault="002D1EC2" w:rsidP="0070168B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D1EC2" w:rsidRPr="004A089D" w14:paraId="46FAE005" w14:textId="77777777" w:rsidTr="00A37FAD">
        <w:tc>
          <w:tcPr>
            <w:tcW w:w="534" w:type="dxa"/>
            <w:shd w:val="clear" w:color="auto" w:fill="auto"/>
            <w:vAlign w:val="center"/>
          </w:tcPr>
          <w:p w14:paraId="2DE2FEF1" w14:textId="67568A16" w:rsidR="002D1EC2" w:rsidRPr="004A089D" w:rsidRDefault="002D1EC2" w:rsidP="00B50E6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5B35F8" w14:textId="1906E341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2268" w:type="dxa"/>
            <w:vAlign w:val="center"/>
          </w:tcPr>
          <w:p w14:paraId="5E3263CD" w14:textId="3848F67A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4E2BA14A" w14:textId="62247332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7AD76A59" w14:textId="7C17913C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3517C9B3" w14:textId="77777777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6CA1AB1F" w14:textId="3D1CE2FB" w:rsidR="002D1EC2" w:rsidRPr="004A089D" w:rsidRDefault="002D1EC2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12EAEF6" w14:textId="5054FC0E" w:rsidR="002D1EC2" w:rsidRPr="004A089D" w:rsidRDefault="002D1EC2" w:rsidP="00A37FAD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2BF293DB" w14:textId="2B8869EC" w:rsidR="00D64D04" w:rsidRPr="008C607C" w:rsidRDefault="00AD4C9F" w:rsidP="008C607C">
      <w:pPr>
        <w:pStyle w:val="21"/>
      </w:pPr>
      <w:r w:rsidRPr="008C607C">
        <w:t>M</w:t>
      </w:r>
      <w:r w:rsidRPr="008C607C">
        <w:t>：必帶欄位；</w:t>
      </w:r>
      <w:r w:rsidRPr="008C607C">
        <w:t>C</w:t>
      </w:r>
      <w:r w:rsidRPr="008C607C">
        <w:t>：特定條件下必帶欄位；</w:t>
      </w:r>
      <w:r w:rsidRPr="008C607C">
        <w:t>O</w:t>
      </w:r>
      <w:r w:rsidRPr="008C607C">
        <w:t>：選帶欄位</w:t>
      </w:r>
    </w:p>
    <w:p w14:paraId="3DF1FF11" w14:textId="79671B3C" w:rsidR="00D251EF" w:rsidRPr="002C2159" w:rsidRDefault="00D251EF" w:rsidP="00D251EF">
      <w:pPr>
        <w:widowControl/>
        <w:rPr>
          <w:rFonts w:cs="Times New Roman"/>
          <w:kern w:val="0"/>
        </w:rPr>
      </w:pPr>
    </w:p>
    <w:p w14:paraId="038CC43D" w14:textId="77777777" w:rsidR="00D251EF" w:rsidRPr="002C2159" w:rsidRDefault="00D251EF">
      <w:pPr>
        <w:widowControl/>
        <w:rPr>
          <w:rFonts w:cs="Times New Roman"/>
          <w:kern w:val="0"/>
        </w:rPr>
      </w:pPr>
      <w:r w:rsidRPr="002C2159">
        <w:rPr>
          <w:rFonts w:cs="Times New Roman"/>
          <w:kern w:val="0"/>
        </w:rPr>
        <w:br w:type="page"/>
      </w:r>
    </w:p>
    <w:p w14:paraId="07D2F5FD" w14:textId="74158AA6" w:rsidR="00D251EF" w:rsidRPr="002C2159" w:rsidRDefault="0026717A" w:rsidP="00D251EF">
      <w:pPr>
        <w:pStyle w:val="2"/>
        <w:spacing w:before="0" w:after="0"/>
        <w:ind w:left="578" w:hanging="578"/>
        <w:rPr>
          <w:lang w:eastAsia="zh-TW"/>
        </w:rPr>
      </w:pPr>
      <w:bookmarkStart w:id="731" w:name="_Toc440041280"/>
      <w:bookmarkStart w:id="732" w:name="_Toc458000144"/>
      <w:r>
        <w:rPr>
          <w:rFonts w:hint="eastAsia"/>
          <w:lang w:eastAsia="zh-TW"/>
        </w:rPr>
        <w:lastRenderedPageBreak/>
        <w:t>驗證碼更新</w:t>
      </w:r>
      <w:r w:rsidR="00D251EF" w:rsidRPr="002C2159">
        <w:rPr>
          <w:lang w:eastAsia="zh-TW"/>
        </w:rPr>
        <w:t>交易</w:t>
      </w:r>
      <w:bookmarkEnd w:id="731"/>
      <w:bookmarkEnd w:id="732"/>
    </w:p>
    <w:p w14:paraId="433390F9" w14:textId="4DFBF1DC" w:rsidR="00D251EF" w:rsidRPr="002C2159" w:rsidRDefault="00B07CCF" w:rsidP="00B610BD">
      <w:pPr>
        <w:jc w:val="center"/>
        <w:rPr>
          <w:rFonts w:cs="Times New Roman"/>
        </w:rPr>
      </w:pPr>
      <w:r w:rsidRPr="002C2159">
        <w:rPr>
          <w:rFonts w:cs="Times New Roman"/>
          <w:noProof/>
        </w:rPr>
        <w:drawing>
          <wp:inline distT="0" distB="0" distL="0" distR="0" wp14:anchorId="557A741E" wp14:editId="6E5D0077">
            <wp:extent cx="4067175" cy="1143000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網路換KEY交易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332E" w14:textId="77777777" w:rsidR="008D4717" w:rsidRPr="002C2159" w:rsidRDefault="008D4717" w:rsidP="00CD1F69">
      <w:pPr>
        <w:rPr>
          <w:rFonts w:cs="Times New Roman"/>
          <w:lang w:val="en-AU"/>
        </w:rPr>
      </w:pPr>
    </w:p>
    <w:p w14:paraId="5E2A1261" w14:textId="5ADAA997" w:rsidR="00CD1F69" w:rsidRPr="002C2159" w:rsidRDefault="00F3041C" w:rsidP="00CD1F69">
      <w:pPr>
        <w:rPr>
          <w:rFonts w:cs="Times New Roman"/>
        </w:rPr>
      </w:pPr>
      <w:r>
        <w:rPr>
          <w:rFonts w:cs="Times New Roman"/>
          <w:lang w:val="en-AU"/>
        </w:rPr>
        <w:t>驗證碼更新</w:t>
      </w:r>
      <w:r w:rsidR="00CD1F69" w:rsidRPr="002C2159">
        <w:rPr>
          <w:rFonts w:cs="Times New Roman"/>
          <w:lang w:val="en-AU"/>
        </w:rPr>
        <w:t>交易請求回應規格</w:t>
      </w:r>
      <w:r w:rsidR="00CD1F69" w:rsidRPr="002C2159">
        <w:rPr>
          <w:rFonts w:cs="Times New Roman"/>
          <w:lang w:val="en-AU"/>
        </w:rPr>
        <w:t>(</w:t>
      </w:r>
      <w:r w:rsidR="00CD1F69" w:rsidRPr="002C2159">
        <w:rPr>
          <w:rFonts w:cs="Times New Roman"/>
          <w:lang w:val="en-AU"/>
        </w:rPr>
        <w:t>網路</w:t>
      </w:r>
      <w:r w:rsidR="00A0127A" w:rsidRPr="002C2159">
        <w:rPr>
          <w:rFonts w:cs="Times New Roman"/>
          <w:lang w:val="en-AU"/>
        </w:rPr>
        <w:t>特店</w:t>
      </w:r>
      <w:r w:rsidR="00CD1F69" w:rsidRPr="002C2159">
        <w:rPr>
          <w:rFonts w:cs="Times New Roman"/>
          <w:lang w:val="en-AU"/>
        </w:rPr>
        <w:t>收單</w:t>
      </w:r>
      <w:r w:rsidR="00A0127A" w:rsidRPr="002C2159">
        <w:rPr>
          <w:rFonts w:cs="Times New Roman"/>
          <w:lang w:val="en-AU"/>
        </w:rPr>
        <w:t>系統</w:t>
      </w:r>
      <w:r w:rsidR="00CD1F69" w:rsidRPr="002C2159">
        <w:rPr>
          <w:rFonts w:cs="Times New Roman"/>
          <w:lang w:val="en-AU"/>
        </w:rPr>
        <w:t>-</w:t>
      </w:r>
      <w:r w:rsidR="00CD1F69" w:rsidRPr="002C2159">
        <w:rPr>
          <w:rFonts w:cs="Times New Roman"/>
          <w:lang w:val="en-AU"/>
        </w:rPr>
        <w:t>財金共用收單系統</w:t>
      </w:r>
      <w:r w:rsidR="00CD1F69" w:rsidRPr="002C2159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708"/>
        <w:gridCol w:w="993"/>
        <w:gridCol w:w="708"/>
        <w:gridCol w:w="851"/>
        <w:gridCol w:w="2410"/>
      </w:tblGrid>
      <w:tr w:rsidR="00D251EF" w:rsidRPr="004A089D" w14:paraId="352E79EB" w14:textId="77777777" w:rsidTr="003676EE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C4D84CA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EBF52D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B29973D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59BDB78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273F8268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A7A9444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B96CF4A" w14:textId="77777777" w:rsidR="00D251EF" w:rsidRPr="004A089D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39B3AE0" w14:textId="77777777" w:rsidR="00D251EF" w:rsidRPr="004A089D" w:rsidRDefault="00D251EF" w:rsidP="003676EE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備註</w:t>
            </w:r>
          </w:p>
        </w:tc>
      </w:tr>
      <w:tr w:rsidR="00D251EF" w:rsidRPr="004A089D" w14:paraId="1FFFFB9E" w14:textId="77777777" w:rsidTr="003676EE">
        <w:tc>
          <w:tcPr>
            <w:tcW w:w="534" w:type="dxa"/>
            <w:shd w:val="clear" w:color="auto" w:fill="auto"/>
            <w:vAlign w:val="center"/>
          </w:tcPr>
          <w:p w14:paraId="5307FE58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B544DE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2268" w:type="dxa"/>
            <w:vAlign w:val="center"/>
          </w:tcPr>
          <w:p w14:paraId="691FDCC0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0664A55E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5E28C50A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D1BEBD2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332B34E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156CEA" w14:textId="77777777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4A089D" w14:paraId="2380006B" w14:textId="77777777" w:rsidTr="003676EE">
        <w:tc>
          <w:tcPr>
            <w:tcW w:w="534" w:type="dxa"/>
            <w:shd w:val="clear" w:color="auto" w:fill="auto"/>
            <w:vAlign w:val="center"/>
          </w:tcPr>
          <w:p w14:paraId="3A648F20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D39757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2268" w:type="dxa"/>
            <w:vAlign w:val="center"/>
          </w:tcPr>
          <w:p w14:paraId="5661C0D7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7F2FE8F2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C087AE1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C5F0A65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051E7387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42A34F" w14:textId="5055D042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限</w:t>
            </w:r>
            <w:r w:rsidR="008F1929" w:rsidRPr="004A089D">
              <w:rPr>
                <w:rFonts w:cs="Times New Roman"/>
                <w:kern w:val="0"/>
                <w:sz w:val="22"/>
                <w:lang w:val="zh-TW"/>
              </w:rPr>
              <w:t>「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9001</w:t>
            </w:r>
            <w:r w:rsidR="008F1929" w:rsidRPr="004A089D">
              <w:rPr>
                <w:rFonts w:cs="Times New Roman"/>
                <w:kern w:val="0"/>
                <w:sz w:val="22"/>
                <w:lang w:val="zh-TW"/>
              </w:rPr>
              <w:t>」</w:t>
            </w:r>
          </w:p>
        </w:tc>
      </w:tr>
      <w:tr w:rsidR="00D251EF" w:rsidRPr="004A089D" w14:paraId="11799548" w14:textId="77777777" w:rsidTr="003676EE">
        <w:tc>
          <w:tcPr>
            <w:tcW w:w="534" w:type="dxa"/>
            <w:shd w:val="clear" w:color="auto" w:fill="auto"/>
            <w:vAlign w:val="center"/>
          </w:tcPr>
          <w:p w14:paraId="77809602" w14:textId="71761A1C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B07B38E" w14:textId="42761E20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2268" w:type="dxa"/>
            <w:vAlign w:val="center"/>
          </w:tcPr>
          <w:p w14:paraId="1180068F" w14:textId="486E8D0A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778869B9" w14:textId="54258330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474CCCE0" w14:textId="3E269803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685C9227" w14:textId="69A2812E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25FC7C5" w14:textId="1A42B69A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7FB617" w14:textId="77777777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4A089D" w14:paraId="4F85F084" w14:textId="77777777" w:rsidTr="003676EE">
        <w:tc>
          <w:tcPr>
            <w:tcW w:w="534" w:type="dxa"/>
            <w:shd w:val="clear" w:color="auto" w:fill="auto"/>
            <w:vAlign w:val="center"/>
          </w:tcPr>
          <w:p w14:paraId="009CBFF3" w14:textId="30116089" w:rsidR="00D251EF" w:rsidRPr="004A089D" w:rsidRDefault="00F816D8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7C6DCD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2268" w:type="dxa"/>
            <w:vAlign w:val="center"/>
          </w:tcPr>
          <w:p w14:paraId="788CFE81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540C8692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7F938041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58AC290F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FB0106B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72CF43" w14:textId="60E9423E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4A089D" w14:paraId="552E09EE" w14:textId="77777777" w:rsidTr="003676EE">
        <w:tc>
          <w:tcPr>
            <w:tcW w:w="534" w:type="dxa"/>
            <w:shd w:val="clear" w:color="auto" w:fill="auto"/>
            <w:vAlign w:val="center"/>
          </w:tcPr>
          <w:p w14:paraId="6068D41D" w14:textId="1D00A5E8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0</w:t>
            </w:r>
            <w:r w:rsidR="00F816D8" w:rsidRPr="004A089D">
              <w:rPr>
                <w:rFonts w:cs="Times New Roman"/>
                <w:sz w:val="22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9E51E0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2268" w:type="dxa"/>
            <w:vAlign w:val="center"/>
          </w:tcPr>
          <w:p w14:paraId="44B7C316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58C3EC1F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F4645E3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75F4137E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F9CB68B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A13D062" w14:textId="6F9F21F5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4A089D" w14:paraId="7B9C8270" w14:textId="77777777" w:rsidTr="003676EE">
        <w:tc>
          <w:tcPr>
            <w:tcW w:w="534" w:type="dxa"/>
            <w:shd w:val="clear" w:color="auto" w:fill="auto"/>
            <w:vAlign w:val="center"/>
          </w:tcPr>
          <w:p w14:paraId="623FD07E" w14:textId="077DDE99" w:rsidR="00D251EF" w:rsidRPr="004A089D" w:rsidRDefault="00BB2E1C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2E543B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rrn</w:t>
            </w:r>
          </w:p>
        </w:tc>
        <w:tc>
          <w:tcPr>
            <w:tcW w:w="2268" w:type="dxa"/>
            <w:vAlign w:val="center"/>
          </w:tcPr>
          <w:p w14:paraId="1D6228D6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交易追蹤號</w:t>
            </w:r>
          </w:p>
        </w:tc>
        <w:tc>
          <w:tcPr>
            <w:tcW w:w="708" w:type="dxa"/>
            <w:vAlign w:val="center"/>
          </w:tcPr>
          <w:p w14:paraId="59C56592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4D664FD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12</w:t>
            </w:r>
          </w:p>
        </w:tc>
        <w:tc>
          <w:tcPr>
            <w:tcW w:w="708" w:type="dxa"/>
            <w:vAlign w:val="center"/>
          </w:tcPr>
          <w:p w14:paraId="2FECF44F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0654F98" w14:textId="77777777" w:rsidR="00D251EF" w:rsidRPr="004A089D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AB4C57" w14:textId="77777777" w:rsidR="00D251EF" w:rsidRPr="004A089D" w:rsidRDefault="00D251EF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</w:p>
        </w:tc>
      </w:tr>
      <w:tr w:rsidR="00900025" w:rsidRPr="004A089D" w14:paraId="00F2326F" w14:textId="77777777" w:rsidTr="003676EE">
        <w:tc>
          <w:tcPr>
            <w:tcW w:w="534" w:type="dxa"/>
            <w:shd w:val="clear" w:color="auto" w:fill="auto"/>
            <w:vAlign w:val="center"/>
          </w:tcPr>
          <w:p w14:paraId="3E4504EA" w14:textId="7DB32E56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DA5301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2268" w:type="dxa"/>
            <w:vAlign w:val="center"/>
          </w:tcPr>
          <w:p w14:paraId="6AAF50EF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62C0DF87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1C4C1DCE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2F20208F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7E8DD4AE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250309" w14:textId="0EEB1AF8" w:rsidR="00900025" w:rsidRPr="004A089D" w:rsidRDefault="00900025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yyyy</w:t>
            </w:r>
            <w:r w:rsidRPr="004A089D">
              <w:rPr>
                <w:rFonts w:cs="Times New Roman" w:hint="eastAsia"/>
                <w:kern w:val="0"/>
                <w:sz w:val="22"/>
                <w:lang w:val="zh-TW"/>
              </w:rPr>
              <w:t>MM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900025" w:rsidRPr="004A089D" w14:paraId="4CBA759F" w14:textId="77777777" w:rsidTr="003676EE">
        <w:tc>
          <w:tcPr>
            <w:tcW w:w="534" w:type="dxa"/>
            <w:shd w:val="clear" w:color="auto" w:fill="auto"/>
            <w:vAlign w:val="center"/>
          </w:tcPr>
          <w:p w14:paraId="66858EB5" w14:textId="17BD18F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C0B369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2268" w:type="dxa"/>
            <w:vAlign w:val="center"/>
          </w:tcPr>
          <w:p w14:paraId="77AF9989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26A2072B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30F9D3C4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7B3DC331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0B762976" w14:textId="77777777" w:rsidR="00900025" w:rsidRPr="004A089D" w:rsidRDefault="0090002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2154AE" w14:textId="6C76496C" w:rsidR="00900025" w:rsidRPr="004A089D" w:rsidRDefault="00900025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543A5E" w:rsidRPr="004A089D" w14:paraId="4B9A5DFC" w14:textId="77777777" w:rsidTr="003676EE">
        <w:tc>
          <w:tcPr>
            <w:tcW w:w="534" w:type="dxa"/>
            <w:shd w:val="clear" w:color="auto" w:fill="auto"/>
            <w:vAlign w:val="center"/>
          </w:tcPr>
          <w:p w14:paraId="02E07A99" w14:textId="5018D5B9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sz w:val="22"/>
              </w:rPr>
              <w:t>16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CBE558" w14:textId="2464661E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AuthResURL</w:t>
            </w:r>
          </w:p>
        </w:tc>
        <w:tc>
          <w:tcPr>
            <w:tcW w:w="2268" w:type="dxa"/>
            <w:vAlign w:val="center"/>
          </w:tcPr>
          <w:p w14:paraId="412A4FCA" w14:textId="3AAE5428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708" w:type="dxa"/>
            <w:vAlign w:val="center"/>
          </w:tcPr>
          <w:p w14:paraId="0F43DBAB" w14:textId="4CDF5268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394ED616" w14:textId="6A575A54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  <w:tc>
          <w:tcPr>
            <w:tcW w:w="708" w:type="dxa"/>
            <w:vAlign w:val="center"/>
          </w:tcPr>
          <w:p w14:paraId="2077CEDB" w14:textId="13B23302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F475843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F11DEBA" w14:textId="744682E7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</w:p>
        </w:tc>
      </w:tr>
      <w:tr w:rsidR="00543A5E" w:rsidRPr="004A089D" w14:paraId="6DF5F905" w14:textId="77777777" w:rsidTr="003676EE">
        <w:tc>
          <w:tcPr>
            <w:tcW w:w="534" w:type="dxa"/>
            <w:shd w:val="clear" w:color="auto" w:fill="auto"/>
            <w:vAlign w:val="center"/>
          </w:tcPr>
          <w:p w14:paraId="283F2982" w14:textId="62C7DAD8" w:rsidR="00543A5E" w:rsidRPr="004A089D" w:rsidRDefault="00543A5E" w:rsidP="00B86F4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A28246A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2268" w:type="dxa"/>
            <w:vAlign w:val="center"/>
          </w:tcPr>
          <w:p w14:paraId="1109B53A" w14:textId="631C133B" w:rsidR="00543A5E" w:rsidRPr="004A089D" w:rsidRDefault="0026717A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3C7A26D2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35301B55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11956BF1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2C5AAAC8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D569745" w14:textId="4BD21273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交易追蹤號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交易日期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交易時間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原驗證參數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543A5E" w:rsidRPr="004A089D" w14:paraId="42EE9D27" w14:textId="77777777" w:rsidTr="003676EE">
        <w:tc>
          <w:tcPr>
            <w:tcW w:w="534" w:type="dxa"/>
            <w:shd w:val="clear" w:color="auto" w:fill="auto"/>
            <w:vAlign w:val="center"/>
          </w:tcPr>
          <w:p w14:paraId="105F358C" w14:textId="3966E8B6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</w:rPr>
              <w:t>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95F196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2268" w:type="dxa"/>
            <w:vAlign w:val="center"/>
          </w:tcPr>
          <w:p w14:paraId="2661C409" w14:textId="07BE4740" w:rsidR="00543A5E" w:rsidRPr="004A089D" w:rsidRDefault="0026717A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RESP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</w:p>
        </w:tc>
        <w:tc>
          <w:tcPr>
            <w:tcW w:w="708" w:type="dxa"/>
            <w:vAlign w:val="center"/>
          </w:tcPr>
          <w:p w14:paraId="0FAA5E1F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15E97E5E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39A18AFB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55D86D2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09CC46" w14:textId="0C291ADF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收單行代碼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特店代號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端末代號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交易追蹤號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交易日期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交易時間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新驗證參數</w:t>
            </w:r>
            <w:r w:rsidRPr="004A089D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543A5E" w:rsidRPr="004A089D" w14:paraId="02A81320" w14:textId="77777777" w:rsidTr="003676EE">
        <w:tc>
          <w:tcPr>
            <w:tcW w:w="534" w:type="dxa"/>
            <w:shd w:val="clear" w:color="auto" w:fill="auto"/>
            <w:vAlign w:val="center"/>
          </w:tcPr>
          <w:p w14:paraId="570FC772" w14:textId="0D39F8CC" w:rsidR="00543A5E" w:rsidRPr="004A089D" w:rsidRDefault="00543A5E" w:rsidP="00B86F4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6337EF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2268" w:type="dxa"/>
            <w:vAlign w:val="center"/>
          </w:tcPr>
          <w:p w14:paraId="6065854B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31B7744D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5F57095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3ECF054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3CC8516" w14:textId="1402419A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81A43CE" w14:textId="77777777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詳見附錄一</w:t>
            </w:r>
          </w:p>
        </w:tc>
      </w:tr>
      <w:tr w:rsidR="00543A5E" w:rsidRPr="004A089D" w14:paraId="1CC868E2" w14:textId="77777777" w:rsidTr="003676EE">
        <w:tc>
          <w:tcPr>
            <w:tcW w:w="534" w:type="dxa"/>
            <w:shd w:val="clear" w:color="auto" w:fill="auto"/>
            <w:vAlign w:val="center"/>
          </w:tcPr>
          <w:p w14:paraId="04F26B93" w14:textId="7B671CAB" w:rsidR="00543A5E" w:rsidRPr="004A089D" w:rsidRDefault="00543A5E" w:rsidP="00B86F4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159BAD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2268" w:type="dxa"/>
            <w:vAlign w:val="center"/>
          </w:tcPr>
          <w:p w14:paraId="4F02324E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2250B334" w14:textId="24954465" w:rsidR="00543A5E" w:rsidRPr="004A089D" w:rsidRDefault="00902455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0CF795B4" w14:textId="57ED4C8C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1136DCA1" w14:textId="1BF91699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0BAD5D9" w14:textId="2CFFF104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AA92A4" w14:textId="3346D46E" w:rsidR="00543A5E" w:rsidRPr="004A089D" w:rsidRDefault="00543A5E" w:rsidP="00023551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詳見欄位說明</w:t>
            </w:r>
          </w:p>
        </w:tc>
      </w:tr>
      <w:tr w:rsidR="00543A5E" w:rsidRPr="004A089D" w14:paraId="746E61BC" w14:textId="77777777" w:rsidTr="003676EE">
        <w:tc>
          <w:tcPr>
            <w:tcW w:w="534" w:type="dxa"/>
            <w:shd w:val="clear" w:color="auto" w:fill="auto"/>
            <w:vAlign w:val="center"/>
          </w:tcPr>
          <w:p w14:paraId="4F6C7A22" w14:textId="6DF952DC" w:rsidR="00543A5E" w:rsidRPr="004A089D" w:rsidRDefault="00543A5E" w:rsidP="00B86F4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F964C40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2268" w:type="dxa"/>
            <w:vAlign w:val="center"/>
          </w:tcPr>
          <w:p w14:paraId="13F7DF9C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274A2B88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374BB4C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104249F9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A1C967E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5C65317" w14:textId="77777777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</w:p>
        </w:tc>
      </w:tr>
      <w:tr w:rsidR="00543A5E" w:rsidRPr="004A089D" w14:paraId="0754EC48" w14:textId="77777777" w:rsidTr="003676EE">
        <w:tc>
          <w:tcPr>
            <w:tcW w:w="534" w:type="dxa"/>
            <w:shd w:val="clear" w:color="auto" w:fill="auto"/>
            <w:vAlign w:val="center"/>
          </w:tcPr>
          <w:p w14:paraId="057143B2" w14:textId="48FAE494" w:rsidR="00543A5E" w:rsidRPr="004A089D" w:rsidRDefault="00543A5E" w:rsidP="00B86F4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sz w:val="22"/>
              </w:rPr>
              <w:t>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3EA5AE" w14:textId="49FABE16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2268" w:type="dxa"/>
            <w:vAlign w:val="center"/>
          </w:tcPr>
          <w:p w14:paraId="2F66EFE2" w14:textId="335B3B1E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1B0D8B9E" w14:textId="4DF7C1AB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71B1F00E" w14:textId="74D33F79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52534A1D" w14:textId="77777777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604F0C21" w14:textId="4E926820" w:rsidR="00543A5E" w:rsidRPr="004A089D" w:rsidRDefault="00543A5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9146C6" w14:textId="415730E0" w:rsidR="00543A5E" w:rsidRPr="004A089D" w:rsidRDefault="00543A5E" w:rsidP="003676EE">
            <w:pPr>
              <w:autoSpaceDE w:val="0"/>
              <w:autoSpaceDN w:val="0"/>
              <w:adjustRightInd w:val="0"/>
              <w:jc w:val="both"/>
              <w:rPr>
                <w:rFonts w:cs="Times New Roman"/>
                <w:sz w:val="22"/>
              </w:rPr>
            </w:pPr>
            <w:r w:rsidRPr="004A089D">
              <w:rPr>
                <w:rFonts w:cs="Times New Roman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49A854F8" w14:textId="77777777" w:rsidR="00D251EF" w:rsidRPr="002C2159" w:rsidRDefault="00D251EF" w:rsidP="00D251EF">
      <w:pPr>
        <w:ind w:right="360"/>
        <w:jc w:val="right"/>
        <w:rPr>
          <w:rFonts w:cs="Times New Roman"/>
        </w:rPr>
      </w:pPr>
      <w:r w:rsidRPr="002C2159">
        <w:rPr>
          <w:rFonts w:cs="Times New Roman"/>
          <w:kern w:val="0"/>
          <w:sz w:val="20"/>
          <w:szCs w:val="20"/>
          <w:lang w:val="zh-TW"/>
        </w:rPr>
        <w:t>M</w:t>
      </w:r>
      <w:r w:rsidRPr="002C2159">
        <w:rPr>
          <w:rFonts w:cs="Times New Roman"/>
          <w:kern w:val="0"/>
          <w:sz w:val="20"/>
          <w:szCs w:val="20"/>
          <w:lang w:val="zh-TW"/>
        </w:rPr>
        <w:t>：必帶欄位；</w:t>
      </w:r>
      <w:r w:rsidRPr="002C2159">
        <w:rPr>
          <w:rFonts w:cs="Times New Roman"/>
          <w:kern w:val="0"/>
          <w:sz w:val="20"/>
          <w:szCs w:val="20"/>
          <w:lang w:val="zh-TW"/>
        </w:rPr>
        <w:t>C</w:t>
      </w:r>
      <w:r w:rsidRPr="002C2159">
        <w:rPr>
          <w:rFonts w:cs="Times New Roman"/>
          <w:kern w:val="0"/>
          <w:sz w:val="20"/>
          <w:szCs w:val="20"/>
          <w:lang w:val="zh-TW"/>
        </w:rPr>
        <w:t>：特定條件下必帶欄位；</w:t>
      </w:r>
      <w:r w:rsidRPr="002C2159">
        <w:rPr>
          <w:rFonts w:cs="Times New Roman"/>
          <w:kern w:val="0"/>
          <w:sz w:val="20"/>
          <w:szCs w:val="20"/>
          <w:lang w:val="zh-TW"/>
        </w:rPr>
        <w:t>O</w:t>
      </w:r>
      <w:r w:rsidRPr="002C2159">
        <w:rPr>
          <w:rFonts w:cs="Times New Roman"/>
          <w:kern w:val="0"/>
          <w:sz w:val="20"/>
          <w:szCs w:val="20"/>
          <w:lang w:val="zh-TW"/>
        </w:rPr>
        <w:t>：選帶欄位</w:t>
      </w:r>
    </w:p>
    <w:p w14:paraId="18C5D3D8" w14:textId="17EAA33B" w:rsidR="005A5838" w:rsidRDefault="00D251EF" w:rsidP="00D251EF">
      <w:pPr>
        <w:pStyle w:val="1"/>
        <w:spacing w:before="0" w:after="0"/>
        <w:ind w:left="431" w:hanging="431"/>
        <w:rPr>
          <w:lang w:eastAsia="zh-TW"/>
        </w:rPr>
      </w:pPr>
      <w:r w:rsidRPr="002C2159">
        <w:rPr>
          <w:kern w:val="0"/>
          <w:sz w:val="28"/>
          <w:szCs w:val="28"/>
          <w:lang w:eastAsia="zh-TW"/>
        </w:rPr>
        <w:br w:type="page"/>
      </w:r>
      <w:bookmarkStart w:id="733" w:name="_Toc458000145"/>
      <w:r w:rsidR="005A5838" w:rsidRPr="002C2159">
        <w:rPr>
          <w:lang w:eastAsia="zh-TW"/>
        </w:rPr>
        <w:lastRenderedPageBreak/>
        <w:t>欄位說明</w:t>
      </w:r>
      <w:bookmarkEnd w:id="733"/>
    </w:p>
    <w:p w14:paraId="63588A34" w14:textId="4B501A6B" w:rsidR="00763AD8" w:rsidRPr="003931D4" w:rsidRDefault="00763AD8" w:rsidP="003931D4">
      <w:pPr>
        <w:spacing w:line="360" w:lineRule="auto"/>
        <w:ind w:firstLineChars="236" w:firstLine="566"/>
        <w:rPr>
          <w:rFonts w:cs="Times New Roman"/>
          <w:kern w:val="24"/>
          <w:szCs w:val="24"/>
        </w:rPr>
      </w:pPr>
      <w:r w:rsidRPr="003931D4">
        <w:rPr>
          <w:rFonts w:cs="Times New Roman" w:hint="eastAsia"/>
          <w:kern w:val="24"/>
          <w:szCs w:val="24"/>
        </w:rPr>
        <w:t>依照</w:t>
      </w:r>
      <w:r w:rsidRPr="003931D4">
        <w:rPr>
          <w:rFonts w:cs="Times New Roman"/>
          <w:kern w:val="24"/>
          <w:szCs w:val="24"/>
        </w:rPr>
        <w:t>欄位編號</w:t>
      </w:r>
      <w:r w:rsidRPr="003931D4">
        <w:rPr>
          <w:rFonts w:cs="Times New Roman" w:hint="eastAsia"/>
          <w:kern w:val="24"/>
          <w:szCs w:val="24"/>
        </w:rPr>
        <w:t>詳述各欄位資訊</w:t>
      </w:r>
      <w:r w:rsidR="00861873" w:rsidRPr="003931D4">
        <w:rPr>
          <w:rFonts w:cs="Times New Roman"/>
          <w:kern w:val="24"/>
          <w:szCs w:val="24"/>
        </w:rPr>
        <w:t>，</w:t>
      </w:r>
      <w:r w:rsidR="00861873">
        <w:rPr>
          <w:rFonts w:cs="Times New Roman" w:hint="eastAsia"/>
          <w:kern w:val="24"/>
          <w:szCs w:val="24"/>
        </w:rPr>
        <w:t>包含格式</w:t>
      </w:r>
      <w:r w:rsidR="00861873">
        <w:rPr>
          <w:rFonts w:ascii="標楷體" w:hAnsi="標楷體" w:cs="Times New Roman" w:hint="eastAsia"/>
          <w:kern w:val="24"/>
          <w:szCs w:val="24"/>
        </w:rPr>
        <w:t>、</w:t>
      </w:r>
      <w:r w:rsidR="00861873">
        <w:rPr>
          <w:rFonts w:cs="Times New Roman" w:hint="eastAsia"/>
          <w:kern w:val="24"/>
          <w:szCs w:val="24"/>
        </w:rPr>
        <w:t>長度和說明等項目</w:t>
      </w:r>
      <w:r w:rsidRPr="003931D4">
        <w:rPr>
          <w:rFonts w:cs="Times New Roman"/>
          <w:kern w:val="24"/>
          <w:szCs w:val="24"/>
        </w:rPr>
        <w:t>，</w:t>
      </w:r>
      <w:r w:rsidRPr="003931D4">
        <w:rPr>
          <w:rFonts w:cs="Times New Roman" w:hint="eastAsia"/>
          <w:kern w:val="24"/>
          <w:szCs w:val="24"/>
        </w:rPr>
        <w:t>其中長度</w:t>
      </w:r>
      <w:r w:rsidR="00690C4C" w:rsidRPr="003931D4">
        <w:rPr>
          <w:rFonts w:cs="Times New Roman" w:hint="eastAsia"/>
          <w:kern w:val="24"/>
          <w:szCs w:val="24"/>
        </w:rPr>
        <w:t>表示此欄位</w:t>
      </w:r>
      <w:r w:rsidRPr="003931D4">
        <w:rPr>
          <w:rFonts w:cs="Times New Roman" w:hint="eastAsia"/>
          <w:kern w:val="24"/>
          <w:szCs w:val="24"/>
        </w:rPr>
        <w:t>可允許之最大</w:t>
      </w:r>
      <w:r w:rsidR="00690C4C" w:rsidRPr="003931D4">
        <w:rPr>
          <w:rFonts w:cs="Times New Roman" w:hint="eastAsia"/>
          <w:kern w:val="24"/>
          <w:szCs w:val="24"/>
        </w:rPr>
        <w:t>長度</w:t>
      </w:r>
      <w:r w:rsidRPr="003931D4">
        <w:rPr>
          <w:rFonts w:cs="Times New Roman"/>
          <w:kern w:val="24"/>
          <w:szCs w:val="24"/>
        </w:rPr>
        <w:t>，</w:t>
      </w:r>
      <w:r w:rsidRPr="003931D4">
        <w:rPr>
          <w:rFonts w:cs="Times New Roman" w:hint="eastAsia"/>
          <w:kern w:val="24"/>
          <w:szCs w:val="24"/>
        </w:rPr>
        <w:t>若有特殊格式需固定長度的部分將描述</w:t>
      </w:r>
      <w:r w:rsidR="00D7713A">
        <w:rPr>
          <w:rFonts w:cs="Times New Roman" w:hint="eastAsia"/>
          <w:kern w:val="24"/>
          <w:szCs w:val="24"/>
        </w:rPr>
        <w:t>於</w:t>
      </w:r>
      <w:r w:rsidR="00690C4C" w:rsidRPr="003931D4">
        <w:rPr>
          <w:rFonts w:cs="Times New Roman" w:hint="eastAsia"/>
          <w:kern w:val="24"/>
          <w:szCs w:val="24"/>
        </w:rPr>
        <w:t>各</w:t>
      </w:r>
      <w:r w:rsidRPr="003931D4">
        <w:rPr>
          <w:rFonts w:cs="Times New Roman" w:hint="eastAsia"/>
          <w:kern w:val="24"/>
          <w:szCs w:val="24"/>
        </w:rPr>
        <w:t>欄位說明</w:t>
      </w:r>
      <w:r w:rsidRPr="003931D4">
        <w:rPr>
          <w:rFonts w:cs="Times New Roman"/>
          <w:kern w:val="24"/>
          <w:szCs w:val="24"/>
        </w:rPr>
        <w:t>。</w:t>
      </w:r>
    </w:p>
    <w:p w14:paraId="748135BB" w14:textId="5BBDDBCF" w:rsidR="00BD0A5C" w:rsidRPr="002C2159" w:rsidRDefault="00BD0A5C" w:rsidP="006544B7">
      <w:pPr>
        <w:pStyle w:val="2"/>
        <w:spacing w:before="0" w:after="0"/>
        <w:ind w:left="578" w:hanging="578"/>
      </w:pPr>
      <w:bookmarkStart w:id="734" w:name="_Toc408825645"/>
      <w:bookmarkStart w:id="735" w:name="_Toc408825737"/>
      <w:bookmarkStart w:id="736" w:name="_Toc408828315"/>
      <w:bookmarkStart w:id="737" w:name="_Toc409020330"/>
      <w:bookmarkStart w:id="738" w:name="_Toc393205570"/>
      <w:bookmarkStart w:id="739" w:name="_Toc393206480"/>
      <w:bookmarkStart w:id="740" w:name="_Toc458000146"/>
      <w:bookmarkStart w:id="741" w:name="_Toc392060234"/>
      <w:bookmarkEnd w:id="721"/>
      <w:bookmarkEnd w:id="734"/>
      <w:bookmarkEnd w:id="735"/>
      <w:bookmarkEnd w:id="736"/>
      <w:bookmarkEnd w:id="737"/>
      <w:bookmarkEnd w:id="738"/>
      <w:bookmarkEnd w:id="739"/>
      <w:r w:rsidRPr="002C2159">
        <w:t>FIELD_01</w:t>
      </w:r>
      <w:r w:rsidR="00B43819" w:rsidRPr="002C2159">
        <w:t xml:space="preserve"> </w:t>
      </w:r>
      <w:r w:rsidRPr="002C2159">
        <w:t>交易狀態</w:t>
      </w:r>
      <w:bookmarkEnd w:id="740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0A5C" w:rsidRPr="002C2159" w14:paraId="56363A37" w14:textId="77777777" w:rsidTr="00E004D2">
        <w:tc>
          <w:tcPr>
            <w:tcW w:w="959" w:type="dxa"/>
          </w:tcPr>
          <w:p w14:paraId="1BF733F5" w14:textId="77777777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590FC91" w14:textId="33D0826F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BD0A5C" w:rsidRPr="002C2159" w14:paraId="36AE73BA" w14:textId="77777777" w:rsidTr="00E004D2">
        <w:tc>
          <w:tcPr>
            <w:tcW w:w="959" w:type="dxa"/>
          </w:tcPr>
          <w:p w14:paraId="79642D43" w14:textId="0DA44DCB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13296904" w14:textId="79B51AC2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 bytes</w:t>
            </w:r>
          </w:p>
        </w:tc>
      </w:tr>
      <w:tr w:rsidR="00BD0A5C" w:rsidRPr="002C2159" w14:paraId="0EE8EA1E" w14:textId="77777777" w:rsidTr="00E004D2">
        <w:tc>
          <w:tcPr>
            <w:tcW w:w="959" w:type="dxa"/>
          </w:tcPr>
          <w:p w14:paraId="5D9A8607" w14:textId="77777777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33EDCC0C" w14:textId="00FC4244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0</w:t>
            </w:r>
            <w:r w:rsidR="00967E5C" w:rsidRPr="002C2159">
              <w:rPr>
                <w:rFonts w:cs="Times New Roman"/>
                <w:kern w:val="24"/>
                <w:szCs w:val="24"/>
              </w:rPr>
              <w:t>：交易</w:t>
            </w:r>
            <w:r w:rsidRPr="002C2159">
              <w:rPr>
                <w:rFonts w:cs="Times New Roman"/>
                <w:kern w:val="24"/>
                <w:szCs w:val="24"/>
              </w:rPr>
              <w:t>請求。</w:t>
            </w:r>
          </w:p>
          <w:p w14:paraId="0C14A41F" w14:textId="6EE63144" w:rsidR="00BD0A5C" w:rsidRPr="002C2159" w:rsidRDefault="00BD0A5C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</w:t>
            </w:r>
            <w:r w:rsidR="00967E5C" w:rsidRPr="002C2159">
              <w:rPr>
                <w:rFonts w:cs="Times New Roman"/>
                <w:kern w:val="24"/>
                <w:szCs w:val="24"/>
              </w:rPr>
              <w:t>：交易</w:t>
            </w:r>
            <w:r w:rsidRPr="002C2159">
              <w:rPr>
                <w:rFonts w:cs="Times New Roman"/>
                <w:kern w:val="24"/>
                <w:szCs w:val="24"/>
              </w:rPr>
              <w:t>回應。</w:t>
            </w:r>
          </w:p>
        </w:tc>
      </w:tr>
    </w:tbl>
    <w:p w14:paraId="7A50BA21" w14:textId="5CBFF7F0" w:rsidR="00394811" w:rsidRPr="002C2159" w:rsidRDefault="00394811" w:rsidP="006544B7">
      <w:pPr>
        <w:pStyle w:val="2"/>
        <w:spacing w:before="0" w:after="0"/>
        <w:ind w:left="578" w:hanging="578"/>
      </w:pPr>
      <w:bookmarkStart w:id="742" w:name="_Toc458000147"/>
      <w:r w:rsidRPr="002C2159">
        <w:t>FIELD_0</w:t>
      </w:r>
      <w:r w:rsidR="00BD0A5C" w:rsidRPr="002C2159">
        <w:t>2</w:t>
      </w:r>
      <w:r w:rsidRPr="002C2159">
        <w:t xml:space="preserve"> </w:t>
      </w:r>
      <w:r w:rsidRPr="002C2159">
        <w:t>交易類型</w:t>
      </w:r>
      <w:bookmarkEnd w:id="742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394811" w:rsidRPr="002C2159" w14:paraId="4D6FA87A" w14:textId="77777777" w:rsidTr="00394811">
        <w:tc>
          <w:tcPr>
            <w:tcW w:w="959" w:type="dxa"/>
          </w:tcPr>
          <w:p w14:paraId="06017249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08A1C63" w14:textId="4B979F35" w:rsidR="00394811" w:rsidRPr="002C2159" w:rsidRDefault="00322314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394811" w:rsidRPr="002C2159" w14:paraId="3E64A7F1" w14:textId="77777777" w:rsidTr="00394811">
        <w:tc>
          <w:tcPr>
            <w:tcW w:w="959" w:type="dxa"/>
          </w:tcPr>
          <w:p w14:paraId="4F9F3819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2A37EBFA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4 bytes</w:t>
            </w:r>
          </w:p>
        </w:tc>
      </w:tr>
      <w:tr w:rsidR="00394811" w:rsidRPr="002C2159" w14:paraId="1043E354" w14:textId="77777777" w:rsidTr="00394811">
        <w:tc>
          <w:tcPr>
            <w:tcW w:w="959" w:type="dxa"/>
          </w:tcPr>
          <w:p w14:paraId="368BA563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654A2D4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1356"/>
              <w:gridCol w:w="4768"/>
            </w:tblGrid>
            <w:tr w:rsidR="00033719" w:rsidRPr="0014629E" w14:paraId="3E4BC519" w14:textId="77777777" w:rsidTr="00E02BBA">
              <w:trPr>
                <w:trHeight w:val="430"/>
              </w:trPr>
              <w:tc>
                <w:tcPr>
                  <w:tcW w:w="1356" w:type="dxa"/>
                  <w:tcBorders>
                    <w:right w:val="single" w:sz="8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7F76D05" w14:textId="77777777" w:rsidR="00394811" w:rsidRPr="00E02BBA" w:rsidRDefault="0039481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交易類型</w:t>
                  </w:r>
                </w:p>
              </w:tc>
              <w:tc>
                <w:tcPr>
                  <w:tcW w:w="4768" w:type="dxa"/>
                  <w:tcBorders>
                    <w:left w:val="single" w:sz="8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A1E0FAB" w14:textId="77777777" w:rsidR="00394811" w:rsidRPr="00E02BBA" w:rsidRDefault="0039481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說明</w:t>
                  </w:r>
                </w:p>
              </w:tc>
            </w:tr>
            <w:tr w:rsidR="00033719" w:rsidRPr="0014629E" w14:paraId="5AF4609B" w14:textId="77777777" w:rsidTr="00E02BBA">
              <w:trPr>
                <w:trHeight w:val="452"/>
              </w:trPr>
              <w:tc>
                <w:tcPr>
                  <w:tcW w:w="1356" w:type="dxa"/>
                  <w:tcBorders>
                    <w:right w:val="single" w:sz="8" w:space="0" w:color="auto"/>
                  </w:tcBorders>
                  <w:vAlign w:val="center"/>
                </w:tcPr>
                <w:p w14:paraId="7BD52FD6" w14:textId="77777777" w:rsidR="00394811" w:rsidRPr="00E02BBA" w:rsidRDefault="0039481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0001</w:t>
                  </w:r>
                </w:p>
              </w:tc>
              <w:tc>
                <w:tcPr>
                  <w:tcW w:w="4768" w:type="dxa"/>
                  <w:tcBorders>
                    <w:left w:val="single" w:sz="8" w:space="0" w:color="auto"/>
                  </w:tcBorders>
                  <w:vAlign w:val="center"/>
                </w:tcPr>
                <w:p w14:paraId="3C992A31" w14:textId="00A43D68" w:rsidR="00394811" w:rsidRPr="00E02BBA" w:rsidRDefault="00967E5C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付款</w:t>
                  </w:r>
                  <w:r w:rsidR="00394811" w:rsidRPr="00E02BBA">
                    <w:rPr>
                      <w:rFonts w:cs="Times New Roman"/>
                      <w:kern w:val="24"/>
                      <w:sz w:val="22"/>
                    </w:rPr>
                    <w:t>交易</w:t>
                  </w:r>
                </w:p>
              </w:tc>
            </w:tr>
            <w:tr w:rsidR="00033719" w:rsidRPr="0014629E" w14:paraId="51C00A60" w14:textId="77777777" w:rsidTr="00E02BBA">
              <w:trPr>
                <w:trHeight w:val="60"/>
              </w:trPr>
              <w:tc>
                <w:tcPr>
                  <w:tcW w:w="1356" w:type="dxa"/>
                  <w:tcBorders>
                    <w:right w:val="single" w:sz="8" w:space="0" w:color="auto"/>
                  </w:tcBorders>
                  <w:vAlign w:val="center"/>
                </w:tcPr>
                <w:p w14:paraId="6C2B0D19" w14:textId="77777777" w:rsidR="00394811" w:rsidRPr="00E02BBA" w:rsidRDefault="0039481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1001</w:t>
                  </w:r>
                </w:p>
              </w:tc>
              <w:tc>
                <w:tcPr>
                  <w:tcW w:w="4768" w:type="dxa"/>
                  <w:tcBorders>
                    <w:left w:val="single" w:sz="8" w:space="0" w:color="auto"/>
                  </w:tcBorders>
                  <w:vAlign w:val="center"/>
                </w:tcPr>
                <w:p w14:paraId="4AA25C69" w14:textId="004FE6CF" w:rsidR="00394811" w:rsidRPr="00E02BBA" w:rsidRDefault="0039481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退</w:t>
                  </w:r>
                  <w:r w:rsidR="002E347F" w:rsidRPr="00E02BBA">
                    <w:rPr>
                      <w:rFonts w:cs="Times New Roman"/>
                      <w:kern w:val="24"/>
                      <w:sz w:val="22"/>
                    </w:rPr>
                    <w:t>款</w:t>
                  </w:r>
                  <w:r w:rsidRPr="00E02BBA">
                    <w:rPr>
                      <w:rFonts w:cs="Times New Roman"/>
                      <w:kern w:val="24"/>
                      <w:sz w:val="22"/>
                    </w:rPr>
                    <w:t>交易</w:t>
                  </w:r>
                </w:p>
              </w:tc>
            </w:tr>
            <w:tr w:rsidR="00033719" w:rsidRPr="0014629E" w14:paraId="7538B7BE" w14:textId="77777777" w:rsidTr="00E02BBA">
              <w:tc>
                <w:tcPr>
                  <w:tcW w:w="1356" w:type="dxa"/>
                  <w:tcBorders>
                    <w:right w:val="single" w:sz="8" w:space="0" w:color="auto"/>
                  </w:tcBorders>
                  <w:vAlign w:val="center"/>
                </w:tcPr>
                <w:p w14:paraId="74AF6DFB" w14:textId="07794B96" w:rsidR="00394811" w:rsidRPr="00E02BBA" w:rsidRDefault="003E4B1C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900</w:t>
                  </w:r>
                  <w:r w:rsidR="00FA1D96" w:rsidRPr="00E02BBA">
                    <w:rPr>
                      <w:rFonts w:cs="Times New Roman"/>
                      <w:kern w:val="24"/>
                      <w:sz w:val="22"/>
                    </w:rPr>
                    <w:t>0</w:t>
                  </w:r>
                </w:p>
              </w:tc>
              <w:tc>
                <w:tcPr>
                  <w:tcW w:w="4768" w:type="dxa"/>
                  <w:tcBorders>
                    <w:left w:val="single" w:sz="8" w:space="0" w:color="auto"/>
                  </w:tcBorders>
                  <w:vAlign w:val="center"/>
                </w:tcPr>
                <w:p w14:paraId="091B3E7B" w14:textId="61136A54" w:rsidR="00394811" w:rsidRPr="00E02BBA" w:rsidRDefault="00257AB1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查詢</w:t>
                  </w:r>
                  <w:r w:rsidR="003E4B1C" w:rsidRPr="00E02BBA">
                    <w:rPr>
                      <w:rFonts w:cs="Times New Roman"/>
                      <w:kern w:val="24"/>
                      <w:sz w:val="22"/>
                    </w:rPr>
                    <w:t>交易</w:t>
                  </w:r>
                </w:p>
              </w:tc>
            </w:tr>
            <w:tr w:rsidR="00FA1D96" w:rsidRPr="0014629E" w14:paraId="54B5EEEA" w14:textId="77777777" w:rsidTr="00E02BBA">
              <w:tc>
                <w:tcPr>
                  <w:tcW w:w="1356" w:type="dxa"/>
                  <w:tcBorders>
                    <w:right w:val="single" w:sz="8" w:space="0" w:color="auto"/>
                  </w:tcBorders>
                  <w:vAlign w:val="center"/>
                </w:tcPr>
                <w:p w14:paraId="00CFD0EA" w14:textId="543E009F" w:rsidR="00FA1D96" w:rsidRPr="00E02BBA" w:rsidRDefault="00FA1D96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 w:rsidRPr="00E02BBA">
                    <w:rPr>
                      <w:rFonts w:cs="Times New Roman"/>
                      <w:kern w:val="24"/>
                      <w:sz w:val="22"/>
                    </w:rPr>
                    <w:t>9001</w:t>
                  </w:r>
                </w:p>
              </w:tc>
              <w:tc>
                <w:tcPr>
                  <w:tcW w:w="4768" w:type="dxa"/>
                  <w:tcBorders>
                    <w:left w:val="single" w:sz="8" w:space="0" w:color="auto"/>
                  </w:tcBorders>
                  <w:vAlign w:val="center"/>
                </w:tcPr>
                <w:p w14:paraId="3F8E6498" w14:textId="1B09EE41" w:rsidR="00FA1D96" w:rsidRPr="00E02BBA" w:rsidRDefault="00F3041C" w:rsidP="00E02BBA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cs="Times New Roman"/>
                      <w:kern w:val="24"/>
                      <w:sz w:val="22"/>
                    </w:rPr>
                  </w:pPr>
                  <w:r>
                    <w:rPr>
                      <w:rFonts w:cs="Times New Roman"/>
                      <w:kern w:val="24"/>
                      <w:sz w:val="22"/>
                    </w:rPr>
                    <w:t>驗證碼更新</w:t>
                  </w:r>
                  <w:r w:rsidR="00FA1D96" w:rsidRPr="00E02BBA">
                    <w:rPr>
                      <w:rFonts w:cs="Times New Roman"/>
                      <w:kern w:val="24"/>
                      <w:sz w:val="22"/>
                    </w:rPr>
                    <w:t>交易</w:t>
                  </w:r>
                </w:p>
              </w:tc>
            </w:tr>
          </w:tbl>
          <w:p w14:paraId="1BEDE3AB" w14:textId="77777777" w:rsidR="00394811" w:rsidRPr="002C2159" w:rsidRDefault="00394811" w:rsidP="0014629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5058C15" w14:textId="12C3991C" w:rsidR="00871CEB" w:rsidRPr="002C2159" w:rsidRDefault="00F57BDC" w:rsidP="006544B7">
      <w:pPr>
        <w:pStyle w:val="2"/>
        <w:spacing w:before="0" w:after="0"/>
        <w:ind w:left="578" w:hanging="578"/>
      </w:pPr>
      <w:bookmarkStart w:id="743" w:name="_Toc458000148"/>
      <w:r w:rsidRPr="002C2159">
        <w:t>FIELD_0</w:t>
      </w:r>
      <w:r w:rsidR="00322314" w:rsidRPr="002C2159">
        <w:t>3</w:t>
      </w:r>
      <w:r w:rsidR="00B43819" w:rsidRPr="002C2159">
        <w:t xml:space="preserve"> </w:t>
      </w:r>
      <w:r w:rsidR="00394811" w:rsidRPr="002C2159">
        <w:t>平台代號</w:t>
      </w:r>
      <w:bookmarkEnd w:id="743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9351AA" w:rsidRPr="002C2159" w14:paraId="2BBA50CB" w14:textId="77777777" w:rsidTr="006C0017">
        <w:tc>
          <w:tcPr>
            <w:tcW w:w="959" w:type="dxa"/>
          </w:tcPr>
          <w:p w14:paraId="50DBEF8C" w14:textId="77777777" w:rsidR="009351AA" w:rsidRPr="002C2159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081B99C" w14:textId="74D58D60" w:rsidR="009351AA" w:rsidRPr="002C2159" w:rsidRDefault="00322314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9351AA" w:rsidRPr="002C2159" w14:paraId="1CB04E07" w14:textId="77777777" w:rsidTr="006C0017">
        <w:tc>
          <w:tcPr>
            <w:tcW w:w="959" w:type="dxa"/>
          </w:tcPr>
          <w:p w14:paraId="25BA3B4A" w14:textId="77777777" w:rsidR="009351AA" w:rsidRPr="002C2159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4813A8E" w14:textId="0806849E" w:rsidR="009351AA" w:rsidRPr="002C2159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</w:t>
            </w:r>
            <w:r w:rsidR="00322314" w:rsidRPr="002C2159">
              <w:rPr>
                <w:rFonts w:cs="Times New Roman"/>
                <w:kern w:val="24"/>
                <w:szCs w:val="24"/>
              </w:rPr>
              <w:t>0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9351AA" w:rsidRPr="002C2159" w14:paraId="04A26E17" w14:textId="77777777" w:rsidTr="006C0017">
        <w:tc>
          <w:tcPr>
            <w:tcW w:w="959" w:type="dxa"/>
          </w:tcPr>
          <w:p w14:paraId="32AE2083" w14:textId="77777777" w:rsidR="009351AA" w:rsidRPr="002C2159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C02707D" w14:textId="644C3DAF" w:rsidR="006F4D89" w:rsidRPr="002C2159" w:rsidRDefault="001933B5" w:rsidP="00C32959">
            <w:pPr>
              <w:spacing w:line="360" w:lineRule="auto"/>
              <w:rPr>
                <w:rFonts w:cs="Times New Roman"/>
                <w:lang w:val="en-AU"/>
              </w:rPr>
            </w:pPr>
            <w:r w:rsidRPr="002C2159">
              <w:rPr>
                <w:rFonts w:cs="Times New Roman"/>
                <w:lang w:val="en-AU"/>
              </w:rPr>
              <w:t>由財金</w:t>
            </w:r>
            <w:r w:rsidR="00C025CA">
              <w:rPr>
                <w:rFonts w:cs="Times New Roman" w:hint="eastAsia"/>
                <w:lang w:val="en-AU"/>
              </w:rPr>
              <w:t>公司</w:t>
            </w:r>
            <w:r w:rsidR="00967E5C" w:rsidRPr="002C2159">
              <w:rPr>
                <w:rFonts w:cs="Times New Roman"/>
                <w:lang w:val="en-AU"/>
              </w:rPr>
              <w:t>提供境外機構</w:t>
            </w:r>
            <w:r w:rsidRPr="002C2159">
              <w:rPr>
                <w:rFonts w:cs="Times New Roman"/>
                <w:lang w:val="en-AU"/>
              </w:rPr>
              <w:t>平台代號</w:t>
            </w:r>
            <w:r w:rsidR="005F0271" w:rsidRPr="002C2159">
              <w:rPr>
                <w:rFonts w:cs="Times New Roman"/>
                <w:lang w:val="en-AU"/>
              </w:rPr>
              <w:t>，支付寶：</w:t>
            </w:r>
            <w:r w:rsidR="00D10A22" w:rsidRPr="002C2159">
              <w:rPr>
                <w:rFonts w:cs="Times New Roman"/>
                <w:lang w:val="en-AU"/>
              </w:rPr>
              <w:t>0001004156</w:t>
            </w:r>
            <w:r w:rsidRPr="002C2159">
              <w:rPr>
                <w:rFonts w:cs="Times New Roman"/>
                <w:lang w:val="en-AU"/>
              </w:rPr>
              <w:t>。</w:t>
            </w:r>
          </w:p>
        </w:tc>
      </w:tr>
    </w:tbl>
    <w:p w14:paraId="6503B1F7" w14:textId="5AE4FE18" w:rsidR="004246B7" w:rsidRPr="002C2159" w:rsidRDefault="004246B7" w:rsidP="006544B7">
      <w:pPr>
        <w:pStyle w:val="2"/>
        <w:spacing w:before="0" w:after="0"/>
        <w:ind w:left="578" w:hanging="578"/>
      </w:pPr>
      <w:bookmarkStart w:id="744" w:name="_Toc392091454"/>
      <w:bookmarkStart w:id="745" w:name="_Toc392091522"/>
      <w:bookmarkStart w:id="746" w:name="_Toc392091591"/>
      <w:bookmarkStart w:id="747" w:name="_Toc392091660"/>
      <w:bookmarkStart w:id="748" w:name="_Toc392153301"/>
      <w:bookmarkStart w:id="749" w:name="_Toc392170140"/>
      <w:bookmarkStart w:id="750" w:name="_Toc392682002"/>
      <w:bookmarkStart w:id="751" w:name="_Toc392091111"/>
      <w:bookmarkStart w:id="752" w:name="_Toc392091179"/>
      <w:bookmarkStart w:id="753" w:name="_Toc392091317"/>
      <w:bookmarkStart w:id="754" w:name="_Toc392091386"/>
      <w:bookmarkStart w:id="755" w:name="_Toc392091455"/>
      <w:bookmarkStart w:id="756" w:name="_Toc392091523"/>
      <w:bookmarkStart w:id="757" w:name="_Toc392091592"/>
      <w:bookmarkStart w:id="758" w:name="_Toc392091661"/>
      <w:bookmarkStart w:id="759" w:name="_Toc392153302"/>
      <w:bookmarkStart w:id="760" w:name="_Toc392170141"/>
      <w:bookmarkStart w:id="761" w:name="_Toc392682003"/>
      <w:bookmarkStart w:id="762" w:name="_Toc392091112"/>
      <w:bookmarkStart w:id="763" w:name="_Toc392091180"/>
      <w:bookmarkStart w:id="764" w:name="_Toc392091318"/>
      <w:bookmarkStart w:id="765" w:name="_Toc392091387"/>
      <w:bookmarkStart w:id="766" w:name="_Toc392091456"/>
      <w:bookmarkStart w:id="767" w:name="_Toc392091524"/>
      <w:bookmarkStart w:id="768" w:name="_Toc392091593"/>
      <w:bookmarkStart w:id="769" w:name="_Toc392091662"/>
      <w:bookmarkStart w:id="770" w:name="_Toc392153303"/>
      <w:bookmarkStart w:id="771" w:name="_Toc392170142"/>
      <w:bookmarkStart w:id="772" w:name="_Toc392682004"/>
      <w:bookmarkStart w:id="773" w:name="_Toc392091113"/>
      <w:bookmarkStart w:id="774" w:name="_Toc392091181"/>
      <w:bookmarkStart w:id="775" w:name="_Toc392091319"/>
      <w:bookmarkStart w:id="776" w:name="_Toc392091388"/>
      <w:bookmarkStart w:id="777" w:name="_Toc392091457"/>
      <w:bookmarkStart w:id="778" w:name="_Toc392091525"/>
      <w:bookmarkStart w:id="779" w:name="_Toc392091594"/>
      <w:bookmarkStart w:id="780" w:name="_Toc392091663"/>
      <w:bookmarkStart w:id="781" w:name="_Toc392153304"/>
      <w:bookmarkStart w:id="782" w:name="_Toc392170143"/>
      <w:bookmarkStart w:id="783" w:name="_Toc392682005"/>
      <w:bookmarkStart w:id="784" w:name="_Toc392091114"/>
      <w:bookmarkStart w:id="785" w:name="_Toc392091182"/>
      <w:bookmarkStart w:id="786" w:name="_Toc392091320"/>
      <w:bookmarkStart w:id="787" w:name="_Toc392091389"/>
      <w:bookmarkStart w:id="788" w:name="_Toc392091458"/>
      <w:bookmarkStart w:id="789" w:name="_Toc392091526"/>
      <w:bookmarkStart w:id="790" w:name="_Toc392091595"/>
      <w:bookmarkStart w:id="791" w:name="_Toc392091664"/>
      <w:bookmarkStart w:id="792" w:name="_Toc392153305"/>
      <w:bookmarkStart w:id="793" w:name="_Toc392170144"/>
      <w:bookmarkStart w:id="794" w:name="_Toc392682006"/>
      <w:bookmarkStart w:id="795" w:name="_Toc392091115"/>
      <w:bookmarkStart w:id="796" w:name="_Toc392091183"/>
      <w:bookmarkStart w:id="797" w:name="_Toc392091321"/>
      <w:bookmarkStart w:id="798" w:name="_Toc392091390"/>
      <w:bookmarkStart w:id="799" w:name="_Toc392091459"/>
      <w:bookmarkStart w:id="800" w:name="_Toc392091527"/>
      <w:bookmarkStart w:id="801" w:name="_Toc392091596"/>
      <w:bookmarkStart w:id="802" w:name="_Toc392091665"/>
      <w:bookmarkStart w:id="803" w:name="_Toc392153306"/>
      <w:bookmarkStart w:id="804" w:name="_Toc392170145"/>
      <w:bookmarkStart w:id="805" w:name="_Toc392682007"/>
      <w:bookmarkStart w:id="806" w:name="_Toc392091117"/>
      <w:bookmarkStart w:id="807" w:name="_Toc392091185"/>
      <w:bookmarkStart w:id="808" w:name="_Toc392091323"/>
      <w:bookmarkStart w:id="809" w:name="_Toc392091392"/>
      <w:bookmarkStart w:id="810" w:name="_Toc392091461"/>
      <w:bookmarkStart w:id="811" w:name="_Toc392091529"/>
      <w:bookmarkStart w:id="812" w:name="_Toc392091598"/>
      <w:bookmarkStart w:id="813" w:name="_Toc392091667"/>
      <w:bookmarkStart w:id="814" w:name="_Toc392153308"/>
      <w:bookmarkStart w:id="815" w:name="_Toc392170147"/>
      <w:bookmarkStart w:id="816" w:name="_Toc392682009"/>
      <w:bookmarkStart w:id="817" w:name="_Toc392091118"/>
      <w:bookmarkStart w:id="818" w:name="_Toc392091186"/>
      <w:bookmarkStart w:id="819" w:name="_Toc392091324"/>
      <w:bookmarkStart w:id="820" w:name="_Toc392091393"/>
      <w:bookmarkStart w:id="821" w:name="_Toc392091462"/>
      <w:bookmarkStart w:id="822" w:name="_Toc392091530"/>
      <w:bookmarkStart w:id="823" w:name="_Toc392091599"/>
      <w:bookmarkStart w:id="824" w:name="_Toc392091668"/>
      <w:bookmarkStart w:id="825" w:name="_Toc392153309"/>
      <w:bookmarkStart w:id="826" w:name="_Toc392170148"/>
      <w:bookmarkStart w:id="827" w:name="_Toc392682010"/>
      <w:bookmarkStart w:id="828" w:name="_Toc392091119"/>
      <w:bookmarkStart w:id="829" w:name="_Toc392091187"/>
      <w:bookmarkStart w:id="830" w:name="_Toc392091325"/>
      <w:bookmarkStart w:id="831" w:name="_Toc392091394"/>
      <w:bookmarkStart w:id="832" w:name="_Toc392091463"/>
      <w:bookmarkStart w:id="833" w:name="_Toc392091531"/>
      <w:bookmarkStart w:id="834" w:name="_Toc392091600"/>
      <w:bookmarkStart w:id="835" w:name="_Toc392091669"/>
      <w:bookmarkStart w:id="836" w:name="_Toc392153310"/>
      <w:bookmarkStart w:id="837" w:name="_Toc392170149"/>
      <w:bookmarkStart w:id="838" w:name="_Toc392682011"/>
      <w:bookmarkStart w:id="839" w:name="_Toc392091120"/>
      <w:bookmarkStart w:id="840" w:name="_Toc392091188"/>
      <w:bookmarkStart w:id="841" w:name="_Toc392091326"/>
      <w:bookmarkStart w:id="842" w:name="_Toc392091395"/>
      <w:bookmarkStart w:id="843" w:name="_Toc392091464"/>
      <w:bookmarkStart w:id="844" w:name="_Toc392091532"/>
      <w:bookmarkStart w:id="845" w:name="_Toc392091601"/>
      <w:bookmarkStart w:id="846" w:name="_Toc392091670"/>
      <w:bookmarkStart w:id="847" w:name="_Toc392153311"/>
      <w:bookmarkStart w:id="848" w:name="_Toc392170150"/>
      <w:bookmarkStart w:id="849" w:name="_Toc392682012"/>
      <w:bookmarkStart w:id="850" w:name="_Toc392091142"/>
      <w:bookmarkStart w:id="851" w:name="_Toc392091210"/>
      <w:bookmarkStart w:id="852" w:name="_Toc392091348"/>
      <w:bookmarkStart w:id="853" w:name="_Toc392091417"/>
      <w:bookmarkStart w:id="854" w:name="_Toc392091486"/>
      <w:bookmarkStart w:id="855" w:name="_Toc392091554"/>
      <w:bookmarkStart w:id="856" w:name="_Toc392091623"/>
      <w:bookmarkStart w:id="857" w:name="_Toc392091692"/>
      <w:bookmarkStart w:id="858" w:name="_Toc392153333"/>
      <w:bookmarkStart w:id="859" w:name="_Toc392170172"/>
      <w:bookmarkStart w:id="860" w:name="_Toc392682034"/>
      <w:bookmarkStart w:id="861" w:name="_Toc432605963"/>
      <w:bookmarkStart w:id="862" w:name="_Toc432607110"/>
      <w:bookmarkStart w:id="863" w:name="_Toc432608265"/>
      <w:bookmarkStart w:id="864" w:name="_Toc432609418"/>
      <w:bookmarkStart w:id="865" w:name="_Toc432610571"/>
      <w:bookmarkStart w:id="866" w:name="_Toc432605973"/>
      <w:bookmarkStart w:id="867" w:name="_Toc432607120"/>
      <w:bookmarkStart w:id="868" w:name="_Toc432608275"/>
      <w:bookmarkStart w:id="869" w:name="_Toc432609428"/>
      <w:bookmarkStart w:id="870" w:name="_Toc432610581"/>
      <w:bookmarkStart w:id="871" w:name="_Toc432605984"/>
      <w:bookmarkStart w:id="872" w:name="_Toc432607131"/>
      <w:bookmarkStart w:id="873" w:name="_Toc432608286"/>
      <w:bookmarkStart w:id="874" w:name="_Toc432609439"/>
      <w:bookmarkStart w:id="875" w:name="_Toc432610592"/>
      <w:bookmarkStart w:id="876" w:name="_Toc432605997"/>
      <w:bookmarkStart w:id="877" w:name="_Toc432607144"/>
      <w:bookmarkStart w:id="878" w:name="_Toc432608299"/>
      <w:bookmarkStart w:id="879" w:name="_Toc432609452"/>
      <w:bookmarkStart w:id="880" w:name="_Toc432610605"/>
      <w:bookmarkStart w:id="881" w:name="_Toc392153340"/>
      <w:bookmarkStart w:id="882" w:name="_Toc392170179"/>
      <w:bookmarkStart w:id="883" w:name="_Toc392682041"/>
      <w:bookmarkStart w:id="884" w:name="_Toc392153341"/>
      <w:bookmarkStart w:id="885" w:name="_Toc392170180"/>
      <w:bookmarkStart w:id="886" w:name="_Toc392682042"/>
      <w:bookmarkStart w:id="887" w:name="_Toc392153342"/>
      <w:bookmarkStart w:id="888" w:name="_Toc392170181"/>
      <w:bookmarkStart w:id="889" w:name="_Toc392682043"/>
      <w:bookmarkStart w:id="890" w:name="_Toc392091149"/>
      <w:bookmarkStart w:id="891" w:name="_Toc392091217"/>
      <w:bookmarkStart w:id="892" w:name="_Toc392091355"/>
      <w:bookmarkStart w:id="893" w:name="_Toc392091424"/>
      <w:bookmarkStart w:id="894" w:name="_Toc392091493"/>
      <w:bookmarkStart w:id="895" w:name="_Toc392091561"/>
      <w:bookmarkStart w:id="896" w:name="_Toc392091630"/>
      <w:bookmarkStart w:id="897" w:name="_Toc392091699"/>
      <w:bookmarkStart w:id="898" w:name="_Toc392153348"/>
      <w:bookmarkStart w:id="899" w:name="_Toc392170187"/>
      <w:bookmarkStart w:id="900" w:name="_Toc392682049"/>
      <w:bookmarkStart w:id="901" w:name="_Toc393093057"/>
      <w:bookmarkStart w:id="902" w:name="_Toc393093108"/>
      <w:bookmarkStart w:id="903" w:name="_Toc393093158"/>
      <w:bookmarkStart w:id="904" w:name="_Toc393093533"/>
      <w:bookmarkStart w:id="905" w:name="_Toc392153350"/>
      <w:bookmarkStart w:id="906" w:name="_Toc392682051"/>
      <w:bookmarkStart w:id="907" w:name="_Toc392153351"/>
      <w:bookmarkStart w:id="908" w:name="_Toc392682052"/>
      <w:bookmarkStart w:id="909" w:name="_Toc392153352"/>
      <w:bookmarkStart w:id="910" w:name="_Toc392682053"/>
      <w:bookmarkStart w:id="911" w:name="_Toc432606015"/>
      <w:bookmarkStart w:id="912" w:name="_Toc432607162"/>
      <w:bookmarkStart w:id="913" w:name="_Toc432608317"/>
      <w:bookmarkStart w:id="914" w:name="_Toc432609470"/>
      <w:bookmarkStart w:id="915" w:name="_Toc432610623"/>
      <w:bookmarkStart w:id="916" w:name="_Toc432606028"/>
      <w:bookmarkStart w:id="917" w:name="_Toc432607175"/>
      <w:bookmarkStart w:id="918" w:name="_Toc432608330"/>
      <w:bookmarkStart w:id="919" w:name="_Toc432609483"/>
      <w:bookmarkStart w:id="920" w:name="_Toc432610636"/>
      <w:bookmarkStart w:id="921" w:name="_Toc432606038"/>
      <w:bookmarkStart w:id="922" w:name="_Toc432607185"/>
      <w:bookmarkStart w:id="923" w:name="_Toc432608340"/>
      <w:bookmarkStart w:id="924" w:name="_Toc432609493"/>
      <w:bookmarkStart w:id="925" w:name="_Toc432610646"/>
      <w:bookmarkStart w:id="926" w:name="_Toc432606048"/>
      <w:bookmarkStart w:id="927" w:name="_Toc432607195"/>
      <w:bookmarkStart w:id="928" w:name="_Toc432608350"/>
      <w:bookmarkStart w:id="929" w:name="_Toc432609503"/>
      <w:bookmarkStart w:id="930" w:name="_Toc432610656"/>
      <w:bookmarkStart w:id="931" w:name="_Toc432606059"/>
      <w:bookmarkStart w:id="932" w:name="_Toc432607206"/>
      <w:bookmarkStart w:id="933" w:name="_Toc432608361"/>
      <w:bookmarkStart w:id="934" w:name="_Toc432609514"/>
      <w:bookmarkStart w:id="935" w:name="_Toc432610667"/>
      <w:bookmarkStart w:id="936" w:name="_Toc432606069"/>
      <w:bookmarkStart w:id="937" w:name="_Toc432607216"/>
      <w:bookmarkStart w:id="938" w:name="_Toc432608371"/>
      <w:bookmarkStart w:id="939" w:name="_Toc432609524"/>
      <w:bookmarkStart w:id="940" w:name="_Toc432610677"/>
      <w:bookmarkStart w:id="941" w:name="_Toc432606084"/>
      <w:bookmarkStart w:id="942" w:name="_Toc432607231"/>
      <w:bookmarkStart w:id="943" w:name="_Toc432608386"/>
      <w:bookmarkStart w:id="944" w:name="_Toc432609539"/>
      <w:bookmarkStart w:id="945" w:name="_Toc432610692"/>
      <w:bookmarkStart w:id="946" w:name="_Toc432606097"/>
      <w:bookmarkStart w:id="947" w:name="_Toc432607244"/>
      <w:bookmarkStart w:id="948" w:name="_Toc432608399"/>
      <w:bookmarkStart w:id="949" w:name="_Toc432609552"/>
      <w:bookmarkStart w:id="950" w:name="_Toc432610705"/>
      <w:bookmarkStart w:id="951" w:name="_Toc432606110"/>
      <w:bookmarkStart w:id="952" w:name="_Toc432607257"/>
      <w:bookmarkStart w:id="953" w:name="_Toc432608412"/>
      <w:bookmarkStart w:id="954" w:name="_Toc432609565"/>
      <w:bookmarkStart w:id="955" w:name="_Toc432610718"/>
      <w:bookmarkStart w:id="956" w:name="_Toc394941139"/>
      <w:bookmarkStart w:id="957" w:name="_Toc395100032"/>
      <w:bookmarkStart w:id="958" w:name="_Toc432606120"/>
      <w:bookmarkStart w:id="959" w:name="_Toc432607267"/>
      <w:bookmarkStart w:id="960" w:name="_Toc432608422"/>
      <w:bookmarkStart w:id="961" w:name="_Toc432609575"/>
      <w:bookmarkStart w:id="962" w:name="_Toc432610728"/>
      <w:bookmarkStart w:id="963" w:name="_Toc392153357"/>
      <w:bookmarkStart w:id="964" w:name="_Toc392170190"/>
      <w:bookmarkStart w:id="965" w:name="_Toc392682058"/>
      <w:bookmarkStart w:id="966" w:name="_Toc392153358"/>
      <w:bookmarkStart w:id="967" w:name="_Toc392170191"/>
      <w:bookmarkStart w:id="968" w:name="_Toc392682059"/>
      <w:bookmarkStart w:id="969" w:name="_Toc392153359"/>
      <w:bookmarkStart w:id="970" w:name="_Toc392170192"/>
      <w:bookmarkStart w:id="971" w:name="_Toc392682060"/>
      <w:bookmarkStart w:id="972" w:name="_Toc432606130"/>
      <w:bookmarkStart w:id="973" w:name="_Toc432607277"/>
      <w:bookmarkStart w:id="974" w:name="_Toc432608432"/>
      <w:bookmarkStart w:id="975" w:name="_Toc432609585"/>
      <w:bookmarkStart w:id="976" w:name="_Toc432610738"/>
      <w:bookmarkStart w:id="977" w:name="_Toc432606140"/>
      <w:bookmarkStart w:id="978" w:name="_Toc432607287"/>
      <w:bookmarkStart w:id="979" w:name="_Toc432608442"/>
      <w:bookmarkStart w:id="980" w:name="_Toc432609595"/>
      <w:bookmarkStart w:id="981" w:name="_Toc432610748"/>
      <w:bookmarkStart w:id="982" w:name="_Toc393093559"/>
      <w:bookmarkStart w:id="983" w:name="_Toc432606150"/>
      <w:bookmarkStart w:id="984" w:name="_Toc432607297"/>
      <w:bookmarkStart w:id="985" w:name="_Toc432608452"/>
      <w:bookmarkStart w:id="986" w:name="_Toc432609605"/>
      <w:bookmarkStart w:id="987" w:name="_Toc432610758"/>
      <w:bookmarkStart w:id="988" w:name="_Toc393182009"/>
      <w:bookmarkStart w:id="989" w:name="_Toc393182183"/>
      <w:bookmarkStart w:id="990" w:name="_Toc432606160"/>
      <w:bookmarkStart w:id="991" w:name="_Toc432607307"/>
      <w:bookmarkStart w:id="992" w:name="_Toc432608462"/>
      <w:bookmarkStart w:id="993" w:name="_Toc432609615"/>
      <w:bookmarkStart w:id="994" w:name="_Toc432610768"/>
      <w:bookmarkStart w:id="995" w:name="_Toc432606218"/>
      <w:bookmarkStart w:id="996" w:name="_Toc432607365"/>
      <w:bookmarkStart w:id="997" w:name="_Toc432608520"/>
      <w:bookmarkStart w:id="998" w:name="_Toc432609673"/>
      <w:bookmarkStart w:id="999" w:name="_Toc432610826"/>
      <w:bookmarkStart w:id="1000" w:name="_Toc432606276"/>
      <w:bookmarkStart w:id="1001" w:name="_Toc432607423"/>
      <w:bookmarkStart w:id="1002" w:name="_Toc432608578"/>
      <w:bookmarkStart w:id="1003" w:name="_Toc432609731"/>
      <w:bookmarkStart w:id="1004" w:name="_Toc432610884"/>
      <w:bookmarkStart w:id="1005" w:name="_Toc432606305"/>
      <w:bookmarkStart w:id="1006" w:name="_Toc432607452"/>
      <w:bookmarkStart w:id="1007" w:name="_Toc432608607"/>
      <w:bookmarkStart w:id="1008" w:name="_Toc432609760"/>
      <w:bookmarkStart w:id="1009" w:name="_Toc432610913"/>
      <w:bookmarkStart w:id="1010" w:name="_Toc432606306"/>
      <w:bookmarkStart w:id="1011" w:name="_Toc432607453"/>
      <w:bookmarkStart w:id="1012" w:name="_Toc432608608"/>
      <w:bookmarkStart w:id="1013" w:name="_Toc432609761"/>
      <w:bookmarkStart w:id="1014" w:name="_Toc432610914"/>
      <w:bookmarkStart w:id="1015" w:name="_Toc432606307"/>
      <w:bookmarkStart w:id="1016" w:name="_Toc432607454"/>
      <w:bookmarkStart w:id="1017" w:name="_Toc432608609"/>
      <w:bookmarkStart w:id="1018" w:name="_Toc432609762"/>
      <w:bookmarkStart w:id="1019" w:name="_Toc432610915"/>
      <w:bookmarkStart w:id="1020" w:name="_Toc432606308"/>
      <w:bookmarkStart w:id="1021" w:name="_Toc432607455"/>
      <w:bookmarkStart w:id="1022" w:name="_Toc432608610"/>
      <w:bookmarkStart w:id="1023" w:name="_Toc432609763"/>
      <w:bookmarkStart w:id="1024" w:name="_Toc432610916"/>
      <w:bookmarkStart w:id="1025" w:name="_Toc432606309"/>
      <w:bookmarkStart w:id="1026" w:name="_Toc432607456"/>
      <w:bookmarkStart w:id="1027" w:name="_Toc432608611"/>
      <w:bookmarkStart w:id="1028" w:name="_Toc432609764"/>
      <w:bookmarkStart w:id="1029" w:name="_Toc432610917"/>
      <w:bookmarkStart w:id="1030" w:name="_Toc432606367"/>
      <w:bookmarkStart w:id="1031" w:name="_Toc432607514"/>
      <w:bookmarkStart w:id="1032" w:name="_Toc432608669"/>
      <w:bookmarkStart w:id="1033" w:name="_Toc432609822"/>
      <w:bookmarkStart w:id="1034" w:name="_Toc432610975"/>
      <w:bookmarkStart w:id="1035" w:name="_Toc432606368"/>
      <w:bookmarkStart w:id="1036" w:name="_Toc432607515"/>
      <w:bookmarkStart w:id="1037" w:name="_Toc432608670"/>
      <w:bookmarkStart w:id="1038" w:name="_Toc432609823"/>
      <w:bookmarkStart w:id="1039" w:name="_Toc432610976"/>
      <w:bookmarkStart w:id="1040" w:name="_Toc432606369"/>
      <w:bookmarkStart w:id="1041" w:name="_Toc432607516"/>
      <w:bookmarkStart w:id="1042" w:name="_Toc432608671"/>
      <w:bookmarkStart w:id="1043" w:name="_Toc432609824"/>
      <w:bookmarkStart w:id="1044" w:name="_Toc432610977"/>
      <w:bookmarkStart w:id="1045" w:name="_Toc432606370"/>
      <w:bookmarkStart w:id="1046" w:name="_Toc432607517"/>
      <w:bookmarkStart w:id="1047" w:name="_Toc432608672"/>
      <w:bookmarkStart w:id="1048" w:name="_Toc432609825"/>
      <w:bookmarkStart w:id="1049" w:name="_Toc432610978"/>
      <w:bookmarkStart w:id="1050" w:name="_Toc393206506"/>
      <w:bookmarkStart w:id="1051" w:name="_Toc432606435"/>
      <w:bookmarkStart w:id="1052" w:name="_Toc432607582"/>
      <w:bookmarkStart w:id="1053" w:name="_Toc432608737"/>
      <w:bookmarkStart w:id="1054" w:name="_Toc432609890"/>
      <w:bookmarkStart w:id="1055" w:name="_Toc432611043"/>
      <w:bookmarkStart w:id="1056" w:name="_Toc432606436"/>
      <w:bookmarkStart w:id="1057" w:name="_Toc432607583"/>
      <w:bookmarkStart w:id="1058" w:name="_Toc432608738"/>
      <w:bookmarkStart w:id="1059" w:name="_Toc432609891"/>
      <w:bookmarkStart w:id="1060" w:name="_Toc432611044"/>
      <w:bookmarkStart w:id="1061" w:name="_Toc432606437"/>
      <w:bookmarkStart w:id="1062" w:name="_Toc432607584"/>
      <w:bookmarkStart w:id="1063" w:name="_Toc432608739"/>
      <w:bookmarkStart w:id="1064" w:name="_Toc432609892"/>
      <w:bookmarkStart w:id="1065" w:name="_Toc432611045"/>
      <w:bookmarkStart w:id="1066" w:name="_Toc432606438"/>
      <w:bookmarkStart w:id="1067" w:name="_Toc432607585"/>
      <w:bookmarkStart w:id="1068" w:name="_Toc432608740"/>
      <w:bookmarkStart w:id="1069" w:name="_Toc432609893"/>
      <w:bookmarkStart w:id="1070" w:name="_Toc432611046"/>
      <w:bookmarkStart w:id="1071" w:name="_Toc432606439"/>
      <w:bookmarkStart w:id="1072" w:name="_Toc432607586"/>
      <w:bookmarkStart w:id="1073" w:name="_Toc432608741"/>
      <w:bookmarkStart w:id="1074" w:name="_Toc432609894"/>
      <w:bookmarkStart w:id="1075" w:name="_Toc432611047"/>
      <w:bookmarkStart w:id="1076" w:name="_Toc395777891"/>
      <w:bookmarkStart w:id="1077" w:name="_Toc395779409"/>
      <w:bookmarkStart w:id="1078" w:name="_Toc395786768"/>
      <w:bookmarkStart w:id="1079" w:name="_Toc395787009"/>
      <w:bookmarkStart w:id="1080" w:name="_Toc395787093"/>
      <w:bookmarkStart w:id="1081" w:name="_Toc395787833"/>
      <w:bookmarkStart w:id="1082" w:name="_Toc395869200"/>
      <w:bookmarkStart w:id="1083" w:name="_Toc395889518"/>
      <w:bookmarkStart w:id="1084" w:name="_Toc395889620"/>
      <w:bookmarkStart w:id="1085" w:name="_Toc395889717"/>
      <w:bookmarkStart w:id="1086" w:name="_Toc395889802"/>
      <w:bookmarkStart w:id="1087" w:name="_Toc395889887"/>
      <w:bookmarkStart w:id="1088" w:name="_Toc392091154"/>
      <w:bookmarkStart w:id="1089" w:name="_Toc392091222"/>
      <w:bookmarkStart w:id="1090" w:name="_Toc392091360"/>
      <w:bookmarkStart w:id="1091" w:name="_Toc392091429"/>
      <w:bookmarkStart w:id="1092" w:name="_Toc392091498"/>
      <w:bookmarkStart w:id="1093" w:name="_Toc392091566"/>
      <w:bookmarkStart w:id="1094" w:name="_Toc392091635"/>
      <w:bookmarkStart w:id="1095" w:name="_Toc392091704"/>
      <w:bookmarkStart w:id="1096" w:name="_Toc392153367"/>
      <w:bookmarkStart w:id="1097" w:name="_Toc392170200"/>
      <w:bookmarkStart w:id="1098" w:name="_Toc392682068"/>
      <w:bookmarkStart w:id="1099" w:name="_Toc432606490"/>
      <w:bookmarkStart w:id="1100" w:name="_Toc432607637"/>
      <w:bookmarkStart w:id="1101" w:name="_Toc432608792"/>
      <w:bookmarkStart w:id="1102" w:name="_Toc432609945"/>
      <w:bookmarkStart w:id="1103" w:name="_Toc432611098"/>
      <w:bookmarkStart w:id="1104" w:name="_Toc432606565"/>
      <w:bookmarkStart w:id="1105" w:name="_Toc432607712"/>
      <w:bookmarkStart w:id="1106" w:name="_Toc432608867"/>
      <w:bookmarkStart w:id="1107" w:name="_Toc432610020"/>
      <w:bookmarkStart w:id="1108" w:name="_Toc432611173"/>
      <w:bookmarkStart w:id="1109" w:name="_Toc392091156"/>
      <w:bookmarkStart w:id="1110" w:name="_Toc392091224"/>
      <w:bookmarkStart w:id="1111" w:name="_Toc392091362"/>
      <w:bookmarkStart w:id="1112" w:name="_Toc392091431"/>
      <w:bookmarkStart w:id="1113" w:name="_Toc392091500"/>
      <w:bookmarkStart w:id="1114" w:name="_Toc392091568"/>
      <w:bookmarkStart w:id="1115" w:name="_Toc392091637"/>
      <w:bookmarkStart w:id="1116" w:name="_Toc392091706"/>
      <w:bookmarkStart w:id="1117" w:name="_Toc392153369"/>
      <w:bookmarkStart w:id="1118" w:name="_Toc392170202"/>
      <w:bookmarkStart w:id="1119" w:name="_Toc392682070"/>
      <w:bookmarkStart w:id="1120" w:name="_Toc432606566"/>
      <w:bookmarkStart w:id="1121" w:name="_Toc432607713"/>
      <w:bookmarkStart w:id="1122" w:name="_Toc432608868"/>
      <w:bookmarkStart w:id="1123" w:name="_Toc432610021"/>
      <w:bookmarkStart w:id="1124" w:name="_Toc432611174"/>
      <w:bookmarkStart w:id="1125" w:name="_Toc432606576"/>
      <w:bookmarkStart w:id="1126" w:name="_Toc432607723"/>
      <w:bookmarkStart w:id="1127" w:name="_Toc432608878"/>
      <w:bookmarkStart w:id="1128" w:name="_Toc432610031"/>
      <w:bookmarkStart w:id="1129" w:name="_Toc432611184"/>
      <w:bookmarkStart w:id="1130" w:name="_Toc432606619"/>
      <w:bookmarkStart w:id="1131" w:name="_Toc432607766"/>
      <w:bookmarkStart w:id="1132" w:name="_Toc432608921"/>
      <w:bookmarkStart w:id="1133" w:name="_Toc432610074"/>
      <w:bookmarkStart w:id="1134" w:name="_Toc432611227"/>
      <w:bookmarkStart w:id="1135" w:name="_Toc432606626"/>
      <w:bookmarkStart w:id="1136" w:name="_Toc432607773"/>
      <w:bookmarkStart w:id="1137" w:name="_Toc432608928"/>
      <w:bookmarkStart w:id="1138" w:name="_Toc432610081"/>
      <w:bookmarkStart w:id="1139" w:name="_Toc432611234"/>
      <w:bookmarkStart w:id="1140" w:name="_Toc432606633"/>
      <w:bookmarkStart w:id="1141" w:name="_Toc432607780"/>
      <w:bookmarkStart w:id="1142" w:name="_Toc432608935"/>
      <w:bookmarkStart w:id="1143" w:name="_Toc432610088"/>
      <w:bookmarkStart w:id="1144" w:name="_Toc432611241"/>
      <w:bookmarkStart w:id="1145" w:name="_Toc432606640"/>
      <w:bookmarkStart w:id="1146" w:name="_Toc432607787"/>
      <w:bookmarkStart w:id="1147" w:name="_Toc432608942"/>
      <w:bookmarkStart w:id="1148" w:name="_Toc432610095"/>
      <w:bookmarkStart w:id="1149" w:name="_Toc432611248"/>
      <w:bookmarkStart w:id="1150" w:name="_Toc396138587"/>
      <w:bookmarkStart w:id="1151" w:name="_Toc396139584"/>
      <w:bookmarkStart w:id="1152" w:name="_Toc396150786"/>
      <w:bookmarkStart w:id="1153" w:name="_Toc396150893"/>
      <w:bookmarkStart w:id="1154" w:name="_Toc393206658"/>
      <w:bookmarkStart w:id="1155" w:name="_Toc393206663"/>
      <w:bookmarkStart w:id="1156" w:name="_Toc393206668"/>
      <w:bookmarkStart w:id="1157" w:name="_Toc393206673"/>
      <w:bookmarkStart w:id="1158" w:name="_Toc432606647"/>
      <w:bookmarkStart w:id="1159" w:name="_Toc432607794"/>
      <w:bookmarkStart w:id="1160" w:name="_Toc432608949"/>
      <w:bookmarkStart w:id="1161" w:name="_Toc432610102"/>
      <w:bookmarkStart w:id="1162" w:name="_Toc432611255"/>
      <w:bookmarkStart w:id="1163" w:name="_Toc432606648"/>
      <w:bookmarkStart w:id="1164" w:name="_Toc432607795"/>
      <w:bookmarkStart w:id="1165" w:name="_Toc432608950"/>
      <w:bookmarkStart w:id="1166" w:name="_Toc432610103"/>
      <w:bookmarkStart w:id="1167" w:name="_Toc432611256"/>
      <w:bookmarkStart w:id="1168" w:name="_Toc432606719"/>
      <w:bookmarkStart w:id="1169" w:name="_Toc432607866"/>
      <w:bookmarkStart w:id="1170" w:name="_Toc432609021"/>
      <w:bookmarkStart w:id="1171" w:name="_Toc432610174"/>
      <w:bookmarkStart w:id="1172" w:name="_Toc432611327"/>
      <w:bookmarkStart w:id="1173" w:name="_Toc396138589"/>
      <w:bookmarkStart w:id="1174" w:name="_Toc396139586"/>
      <w:bookmarkStart w:id="1175" w:name="_Toc396150788"/>
      <w:bookmarkStart w:id="1176" w:name="_Toc396150895"/>
      <w:bookmarkStart w:id="1177" w:name="_Toc432606784"/>
      <w:bookmarkStart w:id="1178" w:name="_Toc432607931"/>
      <w:bookmarkStart w:id="1179" w:name="_Toc432609086"/>
      <w:bookmarkStart w:id="1180" w:name="_Toc432610239"/>
      <w:bookmarkStart w:id="1181" w:name="_Toc432611392"/>
      <w:bookmarkStart w:id="1182" w:name="_Toc432606795"/>
      <w:bookmarkStart w:id="1183" w:name="_Toc432607942"/>
      <w:bookmarkStart w:id="1184" w:name="_Toc432609097"/>
      <w:bookmarkStart w:id="1185" w:name="_Toc432610250"/>
      <w:bookmarkStart w:id="1186" w:name="_Toc432611403"/>
      <w:bookmarkStart w:id="1187" w:name="_Toc432606810"/>
      <w:bookmarkStart w:id="1188" w:name="_Toc432607957"/>
      <w:bookmarkStart w:id="1189" w:name="_Toc432609112"/>
      <w:bookmarkStart w:id="1190" w:name="_Toc432610265"/>
      <w:bookmarkStart w:id="1191" w:name="_Toc432611418"/>
      <w:bookmarkStart w:id="1192" w:name="_Toc432606820"/>
      <w:bookmarkStart w:id="1193" w:name="_Toc432607967"/>
      <w:bookmarkStart w:id="1194" w:name="_Toc432609122"/>
      <w:bookmarkStart w:id="1195" w:name="_Toc432610275"/>
      <w:bookmarkStart w:id="1196" w:name="_Toc432611428"/>
      <w:bookmarkStart w:id="1197" w:name="_Toc432606830"/>
      <w:bookmarkStart w:id="1198" w:name="_Toc432607977"/>
      <w:bookmarkStart w:id="1199" w:name="_Toc432609132"/>
      <w:bookmarkStart w:id="1200" w:name="_Toc432610285"/>
      <w:bookmarkStart w:id="1201" w:name="_Toc432611438"/>
      <w:bookmarkStart w:id="1202" w:name="_Toc432606840"/>
      <w:bookmarkStart w:id="1203" w:name="_Toc432607987"/>
      <w:bookmarkStart w:id="1204" w:name="_Toc432609142"/>
      <w:bookmarkStart w:id="1205" w:name="_Toc432610295"/>
      <w:bookmarkStart w:id="1206" w:name="_Toc432611448"/>
      <w:bookmarkStart w:id="1207" w:name="_Toc432606850"/>
      <w:bookmarkStart w:id="1208" w:name="_Toc432607997"/>
      <w:bookmarkStart w:id="1209" w:name="_Toc432609152"/>
      <w:bookmarkStart w:id="1210" w:name="_Toc432610305"/>
      <w:bookmarkStart w:id="1211" w:name="_Toc432611458"/>
      <w:bookmarkStart w:id="1212" w:name="_Toc432606863"/>
      <w:bookmarkStart w:id="1213" w:name="_Toc432608010"/>
      <w:bookmarkStart w:id="1214" w:name="_Toc432609165"/>
      <w:bookmarkStart w:id="1215" w:name="_Toc432610318"/>
      <w:bookmarkStart w:id="1216" w:name="_Toc432611471"/>
      <w:bookmarkStart w:id="1217" w:name="_Toc396230537"/>
      <w:bookmarkStart w:id="1218" w:name="_Toc396236273"/>
      <w:bookmarkStart w:id="1219" w:name="_Toc396290822"/>
      <w:bookmarkStart w:id="1220" w:name="_Toc396291437"/>
      <w:bookmarkStart w:id="1221" w:name="_Toc396310276"/>
      <w:bookmarkStart w:id="1222" w:name="_Toc396836735"/>
      <w:bookmarkStart w:id="1223" w:name="_Toc396842298"/>
      <w:bookmarkStart w:id="1224" w:name="_Toc396929335"/>
      <w:bookmarkStart w:id="1225" w:name="_Toc396984731"/>
      <w:bookmarkStart w:id="1226" w:name="_Toc396984828"/>
      <w:bookmarkStart w:id="1227" w:name="_Toc396985238"/>
      <w:bookmarkStart w:id="1228" w:name="_Toc396985335"/>
      <w:bookmarkStart w:id="1229" w:name="_Toc396836746"/>
      <w:bookmarkStart w:id="1230" w:name="_Toc396842309"/>
      <w:bookmarkStart w:id="1231" w:name="_Toc396929346"/>
      <w:bookmarkStart w:id="1232" w:name="_Toc396984742"/>
      <w:bookmarkStart w:id="1233" w:name="_Toc396984839"/>
      <w:bookmarkStart w:id="1234" w:name="_Toc396985249"/>
      <w:bookmarkStart w:id="1235" w:name="_Toc396985346"/>
      <w:bookmarkStart w:id="1236" w:name="_Toc432606876"/>
      <w:bookmarkStart w:id="1237" w:name="_Toc432608023"/>
      <w:bookmarkStart w:id="1238" w:name="_Toc432609178"/>
      <w:bookmarkStart w:id="1239" w:name="_Toc432610331"/>
      <w:bookmarkStart w:id="1240" w:name="_Toc432611484"/>
      <w:bookmarkStart w:id="1241" w:name="_Toc432606886"/>
      <w:bookmarkStart w:id="1242" w:name="_Toc432608033"/>
      <w:bookmarkStart w:id="1243" w:name="_Toc432609188"/>
      <w:bookmarkStart w:id="1244" w:name="_Toc432610341"/>
      <w:bookmarkStart w:id="1245" w:name="_Toc432611494"/>
      <w:bookmarkStart w:id="1246" w:name="_Toc432606897"/>
      <w:bookmarkStart w:id="1247" w:name="_Toc432608044"/>
      <w:bookmarkStart w:id="1248" w:name="_Toc432609199"/>
      <w:bookmarkStart w:id="1249" w:name="_Toc432610352"/>
      <w:bookmarkStart w:id="1250" w:name="_Toc432611505"/>
      <w:bookmarkStart w:id="1251" w:name="_Toc432606907"/>
      <w:bookmarkStart w:id="1252" w:name="_Toc432608054"/>
      <w:bookmarkStart w:id="1253" w:name="_Toc432609209"/>
      <w:bookmarkStart w:id="1254" w:name="_Toc432610362"/>
      <w:bookmarkStart w:id="1255" w:name="_Toc432611515"/>
      <w:bookmarkStart w:id="1256" w:name="_Toc432606917"/>
      <w:bookmarkStart w:id="1257" w:name="_Toc432608064"/>
      <w:bookmarkStart w:id="1258" w:name="_Toc432609219"/>
      <w:bookmarkStart w:id="1259" w:name="_Toc432610372"/>
      <w:bookmarkStart w:id="1260" w:name="_Toc432611525"/>
      <w:bookmarkStart w:id="1261" w:name="_Toc432606931"/>
      <w:bookmarkStart w:id="1262" w:name="_Toc432608078"/>
      <w:bookmarkStart w:id="1263" w:name="_Toc432609233"/>
      <w:bookmarkStart w:id="1264" w:name="_Toc432610386"/>
      <w:bookmarkStart w:id="1265" w:name="_Toc432611539"/>
      <w:bookmarkStart w:id="1266" w:name="_Toc432606945"/>
      <w:bookmarkStart w:id="1267" w:name="_Toc432608092"/>
      <w:bookmarkStart w:id="1268" w:name="_Toc432609247"/>
      <w:bookmarkStart w:id="1269" w:name="_Toc432610400"/>
      <w:bookmarkStart w:id="1270" w:name="_Toc432611553"/>
      <w:bookmarkStart w:id="1271" w:name="_Toc458000149"/>
      <w:bookmarkEnd w:id="741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r w:rsidRPr="002C2159">
        <w:t>FIELD_0</w:t>
      </w:r>
      <w:r w:rsidR="00DD723A" w:rsidRPr="002C2159">
        <w:rPr>
          <w:lang w:eastAsia="zh-TW"/>
        </w:rPr>
        <w:t>4</w:t>
      </w:r>
      <w:r w:rsidR="00B43819" w:rsidRPr="002C2159">
        <w:t xml:space="preserve"> </w:t>
      </w:r>
      <w:r w:rsidR="00890CA0" w:rsidRPr="002C2159">
        <w:t>訂單編號</w:t>
      </w:r>
      <w:bookmarkEnd w:id="127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2C2159" w14:paraId="7BDDAC24" w14:textId="77777777" w:rsidTr="00394811">
        <w:tc>
          <w:tcPr>
            <w:tcW w:w="959" w:type="dxa"/>
          </w:tcPr>
          <w:p w14:paraId="59CF458B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FABC626" w14:textId="31A64F11" w:rsidR="004246B7" w:rsidRPr="002C2159" w:rsidRDefault="00C81973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2C2159" w14:paraId="64BCF640" w14:textId="77777777" w:rsidTr="00394811">
        <w:tc>
          <w:tcPr>
            <w:tcW w:w="959" w:type="dxa"/>
          </w:tcPr>
          <w:p w14:paraId="0221E987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lastRenderedPageBreak/>
              <w:t>長度：</w:t>
            </w:r>
          </w:p>
        </w:tc>
        <w:tc>
          <w:tcPr>
            <w:tcW w:w="8843" w:type="dxa"/>
          </w:tcPr>
          <w:p w14:paraId="6A088AAD" w14:textId="0F649C37" w:rsidR="004246B7" w:rsidRPr="002C2159" w:rsidRDefault="00887100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19</w:t>
            </w:r>
            <w:r w:rsidR="004246B7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2C2159" w14:paraId="001CF82D" w14:textId="77777777" w:rsidTr="00394811">
        <w:tc>
          <w:tcPr>
            <w:tcW w:w="959" w:type="dxa"/>
          </w:tcPr>
          <w:p w14:paraId="403FD934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6C7C8591" w14:textId="350245BF" w:rsidR="004246B7" w:rsidRPr="002C2159" w:rsidRDefault="00406B84" w:rsidP="003A575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特店給予之訂單序號</w:t>
            </w:r>
            <w:r w:rsidR="00DC36AD" w:rsidRPr="002C2159">
              <w:rPr>
                <w:rFonts w:cs="Times New Roman"/>
                <w:kern w:val="24"/>
                <w:szCs w:val="24"/>
              </w:rPr>
              <w:t>，</w:t>
            </w:r>
            <w:r w:rsidR="00DD723A" w:rsidRPr="002C2159">
              <w:rPr>
                <w:rFonts w:cs="Times New Roman"/>
                <w:kern w:val="0"/>
                <w:sz w:val="22"/>
                <w:lang w:val="zh-TW"/>
              </w:rPr>
              <w:t>必須</w:t>
            </w:r>
            <w:r w:rsidR="003A575C" w:rsidRPr="002C2159">
              <w:rPr>
                <w:rFonts w:cs="Times New Roman"/>
                <w:kern w:val="0"/>
                <w:sz w:val="22"/>
                <w:lang w:val="zh-TW"/>
              </w:rPr>
              <w:t>是特店</w:t>
            </w:r>
            <w:r w:rsidR="00DD723A" w:rsidRPr="002C2159">
              <w:rPr>
                <w:rFonts w:cs="Times New Roman"/>
                <w:kern w:val="0"/>
                <w:sz w:val="22"/>
                <w:lang w:val="zh-TW"/>
              </w:rPr>
              <w:t>唯一識別值</w:t>
            </w:r>
            <w:r w:rsidR="00A95C61" w:rsidRPr="002C2159">
              <w:rPr>
                <w:rFonts w:cs="Times New Roman"/>
                <w:kern w:val="24"/>
                <w:szCs w:val="24"/>
              </w:rPr>
              <w:t>，不可重複</w:t>
            </w:r>
            <w:r w:rsidR="00DC36AD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15D2FBA2" w14:textId="11297DB4" w:rsidR="00BF5A15" w:rsidRPr="002C2159" w:rsidRDefault="004246B7" w:rsidP="00BF5A15">
      <w:pPr>
        <w:pStyle w:val="2"/>
        <w:spacing w:before="0" w:after="0"/>
        <w:ind w:left="578" w:hanging="578"/>
        <w:rPr>
          <w:lang w:eastAsia="zh-TW"/>
        </w:rPr>
      </w:pPr>
      <w:bookmarkStart w:id="1272" w:name="_Toc458000150"/>
      <w:r w:rsidRPr="002C2159">
        <w:t>FIELD_0</w:t>
      </w:r>
      <w:r w:rsidR="00BF5A15" w:rsidRPr="002C2159">
        <w:rPr>
          <w:lang w:eastAsia="zh-TW"/>
        </w:rPr>
        <w:t>5</w:t>
      </w:r>
      <w:r w:rsidR="00BF5A15" w:rsidRPr="002C2159">
        <w:rPr>
          <w:lang w:eastAsia="zh-TW"/>
        </w:rPr>
        <w:t>收單行代碼</w:t>
      </w:r>
      <w:bookmarkEnd w:id="1272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BF5A15" w:rsidRPr="002C2159" w14:paraId="1758C91A" w14:textId="77777777" w:rsidTr="0060698D">
        <w:tc>
          <w:tcPr>
            <w:tcW w:w="959" w:type="dxa"/>
          </w:tcPr>
          <w:p w14:paraId="5A0C408E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3156519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06D43DF0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BF5A15" w:rsidRPr="002C2159" w14:paraId="00ABE376" w14:textId="77777777" w:rsidTr="0060698D">
        <w:tc>
          <w:tcPr>
            <w:tcW w:w="959" w:type="dxa"/>
          </w:tcPr>
          <w:p w14:paraId="4427A4AA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FE4ECC4" w14:textId="77777777" w:rsidR="00BF5A15" w:rsidRPr="002C2159" w:rsidDel="00C84137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3 bytes</w:t>
            </w:r>
          </w:p>
        </w:tc>
        <w:tc>
          <w:tcPr>
            <w:tcW w:w="8843" w:type="dxa"/>
          </w:tcPr>
          <w:p w14:paraId="4C5C0154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BF5A15" w:rsidRPr="002C2159" w14:paraId="52268D0F" w14:textId="77777777" w:rsidTr="0060698D">
        <w:tc>
          <w:tcPr>
            <w:tcW w:w="959" w:type="dxa"/>
          </w:tcPr>
          <w:p w14:paraId="5D41E794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45DFE12" w14:textId="79A1D475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收單銀</w:t>
            </w:r>
            <w:r w:rsidR="008C79DC" w:rsidRPr="002C2159">
              <w:rPr>
                <w:rFonts w:cs="Times New Roman"/>
                <w:kern w:val="24"/>
                <w:szCs w:val="24"/>
              </w:rPr>
              <w:t>行</w:t>
            </w:r>
            <w:r w:rsidRPr="002C2159">
              <w:rPr>
                <w:rFonts w:cs="Times New Roman"/>
                <w:kern w:val="24"/>
                <w:szCs w:val="24"/>
              </w:rPr>
              <w:t>代碼。</w:t>
            </w:r>
          </w:p>
        </w:tc>
        <w:tc>
          <w:tcPr>
            <w:tcW w:w="8843" w:type="dxa"/>
          </w:tcPr>
          <w:p w14:paraId="64E8CDA8" w14:textId="77777777" w:rsidR="00BF5A15" w:rsidRPr="002C2159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4EDF73E4" w14:textId="241F6D39" w:rsidR="004246B7" w:rsidRPr="002C2159" w:rsidRDefault="004246B7" w:rsidP="00BF5A15">
      <w:pPr>
        <w:pStyle w:val="2"/>
        <w:spacing w:before="0" w:after="0"/>
        <w:ind w:left="578" w:hanging="578"/>
      </w:pPr>
      <w:bookmarkStart w:id="1273" w:name="_Toc458000151"/>
      <w:r w:rsidRPr="002C2159">
        <w:t>FIELD_0</w:t>
      </w:r>
      <w:r w:rsidR="008C79DC" w:rsidRPr="002C2159">
        <w:rPr>
          <w:lang w:eastAsia="zh-TW"/>
        </w:rPr>
        <w:t>6</w:t>
      </w:r>
      <w:r w:rsidR="00B43819" w:rsidRPr="002C2159">
        <w:t xml:space="preserve"> </w:t>
      </w:r>
      <w:r w:rsidR="00630122" w:rsidRPr="002C2159">
        <w:t>特店代號</w:t>
      </w:r>
      <w:bookmarkEnd w:id="1273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2C2159" w14:paraId="7A8E8A29" w14:textId="77777777" w:rsidTr="00394811">
        <w:tc>
          <w:tcPr>
            <w:tcW w:w="959" w:type="dxa"/>
          </w:tcPr>
          <w:p w14:paraId="6D6DC9A4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7DD9449" w14:textId="1F658B92" w:rsidR="004246B7" w:rsidRPr="002C2159" w:rsidRDefault="00630122" w:rsidP="0015177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2C2159" w14:paraId="0750580C" w14:textId="77777777" w:rsidTr="00394811">
        <w:tc>
          <w:tcPr>
            <w:tcW w:w="959" w:type="dxa"/>
          </w:tcPr>
          <w:p w14:paraId="49573856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219153B" w14:textId="212C1211" w:rsidR="004246B7" w:rsidRPr="002C2159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15</w:t>
            </w:r>
            <w:r w:rsidR="004246B7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2C2159" w14:paraId="50ABA694" w14:textId="77777777" w:rsidTr="00394811">
        <w:tc>
          <w:tcPr>
            <w:tcW w:w="959" w:type="dxa"/>
          </w:tcPr>
          <w:p w14:paraId="304E6F25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C0AAD6A" w14:textId="7C08538C" w:rsidR="004246B7" w:rsidRPr="002C2159" w:rsidRDefault="008C79DC" w:rsidP="006A1A7A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收單銀行</w:t>
            </w:r>
            <w:r w:rsidR="00D50FD2" w:rsidRPr="002C2159">
              <w:rPr>
                <w:rFonts w:cs="Times New Roman"/>
                <w:kern w:val="24"/>
                <w:szCs w:val="24"/>
              </w:rPr>
              <w:t>特店識別值</w:t>
            </w:r>
            <w:r w:rsidR="003F58A6" w:rsidRPr="002C2159">
              <w:rPr>
                <w:rFonts w:cs="Times New Roman"/>
                <w:kern w:val="24"/>
                <w:szCs w:val="24"/>
              </w:rPr>
              <w:t>，建議編碼方式：收單行代碼</w:t>
            </w:r>
            <w:r w:rsidR="003F58A6" w:rsidRPr="002C2159">
              <w:rPr>
                <w:rFonts w:cs="Times New Roman"/>
                <w:kern w:val="24"/>
                <w:szCs w:val="24"/>
              </w:rPr>
              <w:t>(3</w:t>
            </w:r>
            <w:r w:rsidR="003F58A6" w:rsidRPr="002C2159">
              <w:rPr>
                <w:rFonts w:cs="Times New Roman"/>
                <w:kern w:val="24"/>
                <w:szCs w:val="24"/>
              </w:rPr>
              <w:t>位</w:t>
            </w:r>
            <w:r w:rsidR="003F58A6" w:rsidRPr="002C2159">
              <w:rPr>
                <w:rFonts w:cs="Times New Roman"/>
                <w:kern w:val="24"/>
                <w:szCs w:val="24"/>
              </w:rPr>
              <w:t>)+</w:t>
            </w:r>
            <w:r w:rsidR="003F58A6" w:rsidRPr="002C2159">
              <w:rPr>
                <w:rFonts w:cs="Times New Roman"/>
                <w:kern w:val="24"/>
                <w:szCs w:val="24"/>
              </w:rPr>
              <w:t>統一編號</w:t>
            </w:r>
            <w:r w:rsidR="003F58A6" w:rsidRPr="002C2159">
              <w:rPr>
                <w:rFonts w:cs="Times New Roman"/>
                <w:kern w:val="24"/>
                <w:szCs w:val="24"/>
              </w:rPr>
              <w:t>+(8</w:t>
            </w:r>
            <w:r w:rsidR="003F58A6" w:rsidRPr="002C2159">
              <w:rPr>
                <w:rFonts w:cs="Times New Roman"/>
                <w:kern w:val="24"/>
                <w:szCs w:val="24"/>
              </w:rPr>
              <w:t>位</w:t>
            </w:r>
            <w:r w:rsidR="003F58A6" w:rsidRPr="002C2159">
              <w:rPr>
                <w:rFonts w:cs="Times New Roman"/>
                <w:kern w:val="24"/>
                <w:szCs w:val="24"/>
              </w:rPr>
              <w:t>)+</w:t>
            </w:r>
            <w:r w:rsidR="003F58A6" w:rsidRPr="002C2159">
              <w:rPr>
                <w:rFonts w:cs="Times New Roman"/>
                <w:kern w:val="24"/>
                <w:szCs w:val="24"/>
              </w:rPr>
              <w:t>端末代號</w:t>
            </w:r>
            <w:r w:rsidR="003F58A6" w:rsidRPr="002C2159">
              <w:rPr>
                <w:rFonts w:cs="Times New Roman"/>
                <w:kern w:val="24"/>
                <w:szCs w:val="24"/>
              </w:rPr>
              <w:t>(</w:t>
            </w:r>
            <w:r w:rsidR="003F58A6" w:rsidRPr="002C2159">
              <w:rPr>
                <w:rFonts w:cs="Times New Roman"/>
                <w:kern w:val="24"/>
                <w:szCs w:val="24"/>
              </w:rPr>
              <w:t>前</w:t>
            </w:r>
            <w:r w:rsidR="003F58A6" w:rsidRPr="002C2159">
              <w:rPr>
                <w:rFonts w:cs="Times New Roman"/>
                <w:kern w:val="24"/>
                <w:szCs w:val="24"/>
              </w:rPr>
              <w:t>4</w:t>
            </w:r>
            <w:r w:rsidR="003F58A6" w:rsidRPr="002C2159">
              <w:rPr>
                <w:rFonts w:cs="Times New Roman"/>
                <w:kern w:val="24"/>
                <w:szCs w:val="24"/>
              </w:rPr>
              <w:t>位</w:t>
            </w:r>
            <w:r w:rsidR="003F58A6" w:rsidRPr="002C2159">
              <w:rPr>
                <w:rFonts w:cs="Times New Roman"/>
                <w:kern w:val="24"/>
                <w:szCs w:val="24"/>
              </w:rPr>
              <w:t>)</w:t>
            </w:r>
            <w:r w:rsidR="00D50FD2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41CF737B" w14:textId="533E4705" w:rsidR="004246B7" w:rsidRPr="002C2159" w:rsidRDefault="004246B7" w:rsidP="006544B7">
      <w:pPr>
        <w:pStyle w:val="2"/>
        <w:spacing w:before="0" w:after="0"/>
        <w:ind w:left="578" w:hanging="578"/>
      </w:pPr>
      <w:bookmarkStart w:id="1274" w:name="_Toc458000152"/>
      <w:r w:rsidRPr="002C2159">
        <w:t>FIELD_0</w:t>
      </w:r>
      <w:r w:rsidR="008C79DC" w:rsidRPr="002C2159">
        <w:rPr>
          <w:lang w:eastAsia="zh-TW"/>
        </w:rPr>
        <w:t>7</w:t>
      </w:r>
      <w:r w:rsidR="00B43819" w:rsidRPr="002C2159">
        <w:t xml:space="preserve"> </w:t>
      </w:r>
      <w:r w:rsidR="003541C7" w:rsidRPr="002C2159">
        <w:t>端末</w:t>
      </w:r>
      <w:r w:rsidR="00630122" w:rsidRPr="002C2159">
        <w:t>代號</w:t>
      </w:r>
      <w:bookmarkEnd w:id="1274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2C2159" w14:paraId="02858711" w14:textId="77777777" w:rsidTr="00394811">
        <w:tc>
          <w:tcPr>
            <w:tcW w:w="959" w:type="dxa"/>
          </w:tcPr>
          <w:p w14:paraId="4E8E0076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8B49359" w14:textId="3E0F6A7C" w:rsidR="004246B7" w:rsidRPr="002C2159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2C2159" w14:paraId="25104ADF" w14:textId="77777777" w:rsidTr="00394811">
        <w:tc>
          <w:tcPr>
            <w:tcW w:w="959" w:type="dxa"/>
          </w:tcPr>
          <w:p w14:paraId="579B4076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A04CBED" w14:textId="7074F47B" w:rsidR="004246B7" w:rsidRPr="002C2159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8</w:t>
            </w:r>
            <w:r w:rsidR="004246B7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2C2159" w14:paraId="25A55896" w14:textId="77777777" w:rsidTr="00394811">
        <w:tc>
          <w:tcPr>
            <w:tcW w:w="959" w:type="dxa"/>
          </w:tcPr>
          <w:p w14:paraId="7D150594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A84044A" w14:textId="446503F6" w:rsidR="004246B7" w:rsidRPr="002C2159" w:rsidRDefault="002F1C00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設備</w:t>
            </w:r>
            <w:r w:rsidR="003541C7" w:rsidRPr="002C2159">
              <w:rPr>
                <w:rFonts w:cs="Times New Roman"/>
                <w:kern w:val="24"/>
                <w:szCs w:val="24"/>
              </w:rPr>
              <w:t>端末</w:t>
            </w:r>
            <w:r w:rsidRPr="002C2159">
              <w:rPr>
                <w:rFonts w:cs="Times New Roman"/>
                <w:kern w:val="24"/>
                <w:szCs w:val="24"/>
              </w:rPr>
              <w:t>代號。</w:t>
            </w:r>
          </w:p>
        </w:tc>
      </w:tr>
    </w:tbl>
    <w:p w14:paraId="1023C6F6" w14:textId="1DF0B84B" w:rsidR="004246B7" w:rsidRPr="002C2159" w:rsidRDefault="004246B7" w:rsidP="006544B7">
      <w:pPr>
        <w:pStyle w:val="2"/>
        <w:spacing w:before="0" w:after="0"/>
        <w:ind w:left="578" w:hanging="578"/>
      </w:pPr>
      <w:bookmarkStart w:id="1275" w:name="_Toc458000153"/>
      <w:r w:rsidRPr="002C2159">
        <w:t>FIELD_0</w:t>
      </w:r>
      <w:r w:rsidR="005A4C6D" w:rsidRPr="002C2159">
        <w:rPr>
          <w:lang w:eastAsia="zh-TW"/>
        </w:rPr>
        <w:t>8</w:t>
      </w:r>
      <w:r w:rsidR="00B43819" w:rsidRPr="002C2159">
        <w:t xml:space="preserve"> </w:t>
      </w:r>
      <w:r w:rsidR="00630122" w:rsidRPr="002C2159">
        <w:t>交易金額</w:t>
      </w:r>
      <w:bookmarkEnd w:id="1275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003F75" w:rsidRPr="002C2159" w14:paraId="7647CD50" w14:textId="77777777" w:rsidTr="00003F75">
        <w:tc>
          <w:tcPr>
            <w:tcW w:w="959" w:type="dxa"/>
          </w:tcPr>
          <w:p w14:paraId="4794867C" w14:textId="77777777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3A7AB22" w14:textId="2EEEBE5B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27F828F3" w14:textId="08AA2DB2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03F75" w:rsidRPr="002C2159" w14:paraId="168AAB6F" w14:textId="77777777" w:rsidTr="00003F75">
        <w:tc>
          <w:tcPr>
            <w:tcW w:w="959" w:type="dxa"/>
          </w:tcPr>
          <w:p w14:paraId="3B9C6A80" w14:textId="77777777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50A12496" w14:textId="32E982B3" w:rsidR="00003F75" w:rsidRPr="002C2159" w:rsidDel="00003F75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</w:t>
            </w:r>
            <w:r w:rsidR="005A4C6D" w:rsidRPr="002C2159">
              <w:rPr>
                <w:rFonts w:cs="Times New Roman"/>
                <w:kern w:val="24"/>
                <w:szCs w:val="24"/>
              </w:rPr>
              <w:t>0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7AAE94AD" w14:textId="2467855B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03F75" w:rsidRPr="002C2159" w14:paraId="339059A6" w14:textId="77777777" w:rsidTr="00003F75">
        <w:tc>
          <w:tcPr>
            <w:tcW w:w="959" w:type="dxa"/>
          </w:tcPr>
          <w:p w14:paraId="60DF7B18" w14:textId="77777777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6C29F16" w14:textId="21A8D22F" w:rsidR="00003F75" w:rsidRPr="002C2159" w:rsidRDefault="00B97ABA" w:rsidP="00E7449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台幣</w:t>
            </w:r>
            <w:r w:rsidR="00E7449B">
              <w:rPr>
                <w:rFonts w:cs="Times New Roman" w:hint="eastAsia"/>
                <w:kern w:val="24"/>
                <w:szCs w:val="24"/>
              </w:rPr>
              <w:t>整數</w:t>
            </w:r>
            <w:r w:rsidR="00224CDC" w:rsidRPr="002C2159">
              <w:rPr>
                <w:rFonts w:cs="Times New Roman"/>
                <w:kern w:val="24"/>
                <w:szCs w:val="24"/>
              </w:rPr>
              <w:t>金額</w:t>
            </w:r>
            <w:r w:rsidR="00B115AE" w:rsidRPr="002C2159">
              <w:rPr>
                <w:rFonts w:cs="Times New Roman"/>
                <w:kern w:val="24"/>
                <w:szCs w:val="24"/>
              </w:rPr>
              <w:t>，</w:t>
            </w:r>
            <w:r w:rsidR="00FA32C3" w:rsidRPr="002C2159">
              <w:rPr>
                <w:rFonts w:cs="Times New Roman"/>
                <w:kern w:val="24"/>
                <w:szCs w:val="24"/>
              </w:rPr>
              <w:t>例如：</w:t>
            </w:r>
            <w:r w:rsidR="00FA32C3">
              <w:rPr>
                <w:rFonts w:cs="Times New Roman" w:hint="eastAsia"/>
                <w:kern w:val="24"/>
                <w:szCs w:val="24"/>
              </w:rPr>
              <w:t>交易金額為</w:t>
            </w:r>
            <w:r w:rsidR="00FA32C3">
              <w:rPr>
                <w:rFonts w:cs="Times New Roman" w:hint="eastAsia"/>
                <w:kern w:val="24"/>
                <w:szCs w:val="24"/>
              </w:rPr>
              <w:t>999</w:t>
            </w:r>
            <w:r w:rsidR="00FA32C3">
              <w:rPr>
                <w:rFonts w:cs="Times New Roman" w:hint="eastAsia"/>
                <w:kern w:val="24"/>
                <w:szCs w:val="24"/>
              </w:rPr>
              <w:t>元，此欄位請放置</w:t>
            </w:r>
            <w:r w:rsidR="00FA32C3">
              <w:rPr>
                <w:rFonts w:cs="Times New Roman" w:hint="eastAsia"/>
                <w:kern w:val="24"/>
                <w:szCs w:val="24"/>
              </w:rPr>
              <w:t>999</w:t>
            </w:r>
            <w:r w:rsidR="00003F75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  <w:tc>
          <w:tcPr>
            <w:tcW w:w="8843" w:type="dxa"/>
          </w:tcPr>
          <w:p w14:paraId="78822347" w14:textId="51056363" w:rsidR="00003F75" w:rsidRPr="002C2159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89E9B9D" w14:textId="260C6E14" w:rsidR="004246B7" w:rsidRPr="002C2159" w:rsidRDefault="004246B7" w:rsidP="006544B7">
      <w:pPr>
        <w:pStyle w:val="2"/>
        <w:spacing w:before="0" w:after="0"/>
        <w:ind w:left="578" w:hanging="578"/>
      </w:pPr>
      <w:bookmarkStart w:id="1276" w:name="_Toc458000154"/>
      <w:r w:rsidRPr="002C2159">
        <w:t>FIELD_</w:t>
      </w:r>
      <w:r w:rsidR="005A4C6D" w:rsidRPr="002C2159">
        <w:rPr>
          <w:lang w:eastAsia="zh-TW"/>
        </w:rPr>
        <w:t>0</w:t>
      </w:r>
      <w:r w:rsidR="005725CF" w:rsidRPr="002C2159">
        <w:t>9</w:t>
      </w:r>
      <w:r w:rsidR="00B43819" w:rsidRPr="002C2159">
        <w:t xml:space="preserve"> </w:t>
      </w:r>
      <w:r w:rsidR="004B303E" w:rsidRPr="002C2159">
        <w:t>交易日期</w:t>
      </w:r>
      <w:bookmarkEnd w:id="1276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2C2159" w14:paraId="46167119" w14:textId="77777777" w:rsidTr="00394811">
        <w:tc>
          <w:tcPr>
            <w:tcW w:w="959" w:type="dxa"/>
          </w:tcPr>
          <w:p w14:paraId="57C4B9EA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11D24B8" w14:textId="3BBE05C5" w:rsidR="004246B7" w:rsidRPr="002C2159" w:rsidRDefault="00D4511F" w:rsidP="00B178F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4246B7" w:rsidRPr="002C2159" w14:paraId="5F624CD7" w14:textId="77777777" w:rsidTr="00394811">
        <w:tc>
          <w:tcPr>
            <w:tcW w:w="959" w:type="dxa"/>
          </w:tcPr>
          <w:p w14:paraId="65FDA625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4EDBC005" w14:textId="2A228E18" w:rsidR="004246B7" w:rsidRPr="002C2159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8</w:t>
            </w:r>
            <w:r w:rsidR="004246B7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2C2159" w14:paraId="1AA2A936" w14:textId="77777777" w:rsidTr="00394811">
        <w:tc>
          <w:tcPr>
            <w:tcW w:w="959" w:type="dxa"/>
          </w:tcPr>
          <w:p w14:paraId="592AC9D1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98D3E7A" w14:textId="6BB26A2B" w:rsidR="004246B7" w:rsidRPr="002C2159" w:rsidRDefault="00B42DAF" w:rsidP="00D01E2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付款</w:t>
            </w:r>
            <w:r w:rsidR="005A4C6D" w:rsidRPr="002C2159">
              <w:rPr>
                <w:rFonts w:cs="Times New Roman"/>
                <w:kern w:val="24"/>
                <w:szCs w:val="24"/>
              </w:rPr>
              <w:t>/</w:t>
            </w:r>
            <w:r w:rsidR="005A4C6D" w:rsidRPr="002C2159">
              <w:rPr>
                <w:rFonts w:cs="Times New Roman"/>
                <w:kern w:val="24"/>
                <w:szCs w:val="24"/>
              </w:rPr>
              <w:t>退</w:t>
            </w:r>
            <w:r w:rsidRPr="002C2159">
              <w:rPr>
                <w:rFonts w:cs="Times New Roman"/>
                <w:kern w:val="24"/>
                <w:szCs w:val="24"/>
              </w:rPr>
              <w:t>款</w:t>
            </w:r>
            <w:r w:rsidR="00E209A1">
              <w:rPr>
                <w:rFonts w:cs="Times New Roman" w:hint="eastAsia"/>
                <w:kern w:val="24"/>
                <w:szCs w:val="24"/>
              </w:rPr>
              <w:t>/</w:t>
            </w:r>
            <w:r w:rsidR="00E209A1">
              <w:rPr>
                <w:rFonts w:cs="Times New Roman" w:hint="eastAsia"/>
                <w:kern w:val="24"/>
                <w:szCs w:val="24"/>
              </w:rPr>
              <w:t>查詢</w:t>
            </w:r>
            <w:r w:rsidR="00E209A1">
              <w:rPr>
                <w:rFonts w:cs="Times New Roman" w:hint="eastAsia"/>
                <w:kern w:val="24"/>
                <w:szCs w:val="24"/>
              </w:rPr>
              <w:t>/</w:t>
            </w:r>
            <w:r w:rsidR="00F3041C">
              <w:rPr>
                <w:rFonts w:cs="Times New Roman" w:hint="eastAsia"/>
                <w:kern w:val="24"/>
                <w:szCs w:val="24"/>
              </w:rPr>
              <w:t>驗證碼更新</w:t>
            </w:r>
            <w:r w:rsidR="000F4445" w:rsidRPr="002C2159">
              <w:rPr>
                <w:rFonts w:cs="Times New Roman"/>
                <w:kern w:val="24"/>
                <w:szCs w:val="24"/>
              </w:rPr>
              <w:t xml:space="preserve"> </w:t>
            </w:r>
            <w:r w:rsidR="000B332A" w:rsidRPr="002C2159">
              <w:rPr>
                <w:rFonts w:cs="Times New Roman"/>
                <w:kern w:val="24"/>
                <w:szCs w:val="24"/>
              </w:rPr>
              <w:t>交易</w:t>
            </w:r>
            <w:r w:rsidR="005A4C6D" w:rsidRPr="002C2159">
              <w:rPr>
                <w:rFonts w:cs="Times New Roman"/>
                <w:kern w:val="24"/>
                <w:szCs w:val="24"/>
              </w:rPr>
              <w:t>發生</w:t>
            </w:r>
            <w:r w:rsidR="000B332A" w:rsidRPr="002C2159">
              <w:rPr>
                <w:rFonts w:cs="Times New Roman"/>
                <w:kern w:val="24"/>
                <w:szCs w:val="24"/>
              </w:rPr>
              <w:t>日期</w:t>
            </w:r>
            <w:r w:rsidR="00B178F7" w:rsidRPr="002C2159">
              <w:rPr>
                <w:rFonts w:cs="Times New Roman"/>
                <w:kern w:val="24"/>
                <w:szCs w:val="24"/>
              </w:rPr>
              <w:t>，其格式：</w:t>
            </w:r>
            <w:r w:rsidR="00D01E2E">
              <w:rPr>
                <w:rFonts w:cs="Times New Roman" w:hint="eastAsia"/>
                <w:kern w:val="24"/>
                <w:szCs w:val="24"/>
              </w:rPr>
              <w:t>yyyy</w:t>
            </w:r>
            <w:r w:rsidR="00B178F7" w:rsidRPr="002C2159">
              <w:rPr>
                <w:rFonts w:cs="Times New Roman"/>
                <w:kern w:val="24"/>
                <w:szCs w:val="24"/>
              </w:rPr>
              <w:t>MM</w:t>
            </w:r>
            <w:r w:rsidR="00D01E2E">
              <w:rPr>
                <w:rFonts w:cs="Times New Roman" w:hint="eastAsia"/>
                <w:kern w:val="24"/>
                <w:szCs w:val="24"/>
              </w:rPr>
              <w:t>dd</w:t>
            </w:r>
            <w:r w:rsidR="00B178F7" w:rsidRPr="002C2159">
              <w:rPr>
                <w:rFonts w:cs="Times New Roman"/>
                <w:kern w:val="24"/>
                <w:szCs w:val="24"/>
              </w:rPr>
              <w:t xml:space="preserve"> (GMT+8) </w:t>
            </w:r>
            <w:r w:rsidR="00B178F7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56FE81D7" w14:textId="7FC712EF" w:rsidR="004246B7" w:rsidRPr="002C2159" w:rsidRDefault="004246B7" w:rsidP="006544B7">
      <w:pPr>
        <w:pStyle w:val="2"/>
        <w:spacing w:before="0" w:after="0"/>
        <w:ind w:left="578" w:hanging="578"/>
      </w:pPr>
      <w:bookmarkStart w:id="1277" w:name="_Toc458000155"/>
      <w:r w:rsidRPr="002C2159">
        <w:lastRenderedPageBreak/>
        <w:t>FIELD_</w:t>
      </w:r>
      <w:r w:rsidR="005A4C6D" w:rsidRPr="002C2159">
        <w:rPr>
          <w:lang w:eastAsia="zh-TW"/>
        </w:rPr>
        <w:t>1</w:t>
      </w:r>
      <w:r w:rsidRPr="002C2159">
        <w:t>0</w:t>
      </w:r>
      <w:r w:rsidR="00B43819" w:rsidRPr="002C2159">
        <w:t xml:space="preserve"> </w:t>
      </w:r>
      <w:r w:rsidR="004B303E" w:rsidRPr="002C2159">
        <w:t>交易時間</w:t>
      </w:r>
      <w:bookmarkEnd w:id="1277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2C2159" w14:paraId="37BE2EE8" w14:textId="77777777" w:rsidTr="00394811">
        <w:tc>
          <w:tcPr>
            <w:tcW w:w="959" w:type="dxa"/>
          </w:tcPr>
          <w:p w14:paraId="7CC7E81F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1C20F75B" w14:textId="76520E0E" w:rsidR="004246B7" w:rsidRPr="002C2159" w:rsidRDefault="00D4511F" w:rsidP="00B178F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4246B7" w:rsidRPr="002C2159" w14:paraId="575C6AC2" w14:textId="77777777" w:rsidTr="00394811">
        <w:tc>
          <w:tcPr>
            <w:tcW w:w="959" w:type="dxa"/>
          </w:tcPr>
          <w:p w14:paraId="161A53C0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B0B9B95" w14:textId="2B1C32E0" w:rsidR="004246B7" w:rsidRPr="002C2159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6</w:t>
            </w:r>
            <w:r w:rsidR="004246B7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2C2159" w14:paraId="4B954B2C" w14:textId="77777777" w:rsidTr="00394811">
        <w:tc>
          <w:tcPr>
            <w:tcW w:w="959" w:type="dxa"/>
          </w:tcPr>
          <w:p w14:paraId="0F788732" w14:textId="77777777" w:rsidR="004246B7" w:rsidRPr="002C2159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1DE7402A" w14:textId="2DBF00D7" w:rsidR="00A16275" w:rsidRPr="002C2159" w:rsidRDefault="00E209A1" w:rsidP="00D01E2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付款</w:t>
            </w:r>
            <w:r w:rsidRPr="002C2159">
              <w:rPr>
                <w:rFonts w:cs="Times New Roman"/>
                <w:kern w:val="24"/>
                <w:szCs w:val="24"/>
              </w:rPr>
              <w:t>/</w:t>
            </w:r>
            <w:r w:rsidRPr="002C2159">
              <w:rPr>
                <w:rFonts w:cs="Times New Roman"/>
                <w:kern w:val="24"/>
                <w:szCs w:val="24"/>
              </w:rPr>
              <w:t>退款</w:t>
            </w:r>
            <w:r>
              <w:rPr>
                <w:rFonts w:cs="Times New Roman" w:hint="eastAsia"/>
                <w:kern w:val="24"/>
                <w:szCs w:val="24"/>
              </w:rPr>
              <w:t>/</w:t>
            </w:r>
            <w:r>
              <w:rPr>
                <w:rFonts w:cs="Times New Roman" w:hint="eastAsia"/>
                <w:kern w:val="24"/>
                <w:szCs w:val="24"/>
              </w:rPr>
              <w:t>查詢</w:t>
            </w:r>
            <w:r>
              <w:rPr>
                <w:rFonts w:cs="Times New Roman" w:hint="eastAsia"/>
                <w:kern w:val="24"/>
                <w:szCs w:val="24"/>
              </w:rPr>
              <w:t>/</w:t>
            </w:r>
            <w:r w:rsidR="00F3041C">
              <w:rPr>
                <w:rFonts w:cs="Times New Roman" w:hint="eastAsia"/>
                <w:kern w:val="24"/>
                <w:szCs w:val="24"/>
              </w:rPr>
              <w:t>驗證碼更新</w:t>
            </w:r>
            <w:r w:rsidR="006A5DB9" w:rsidRPr="002C2159">
              <w:rPr>
                <w:rFonts w:cs="Times New Roman"/>
                <w:kern w:val="24"/>
                <w:szCs w:val="24"/>
              </w:rPr>
              <w:t xml:space="preserve"> </w:t>
            </w:r>
            <w:r w:rsidR="000B332A" w:rsidRPr="002C2159">
              <w:rPr>
                <w:rFonts w:cs="Times New Roman"/>
                <w:kern w:val="24"/>
                <w:szCs w:val="24"/>
              </w:rPr>
              <w:t>交易發</w:t>
            </w:r>
            <w:r w:rsidR="005A4C6D" w:rsidRPr="002C2159">
              <w:rPr>
                <w:rFonts w:cs="Times New Roman"/>
                <w:kern w:val="24"/>
                <w:szCs w:val="24"/>
              </w:rPr>
              <w:t>生</w:t>
            </w:r>
            <w:r w:rsidR="000B332A" w:rsidRPr="002C2159">
              <w:rPr>
                <w:rFonts w:cs="Times New Roman"/>
                <w:kern w:val="24"/>
                <w:szCs w:val="24"/>
              </w:rPr>
              <w:t>時間</w:t>
            </w:r>
            <w:r w:rsidR="00B178F7" w:rsidRPr="002C2159">
              <w:rPr>
                <w:rFonts w:cs="Times New Roman"/>
                <w:kern w:val="24"/>
                <w:szCs w:val="24"/>
              </w:rPr>
              <w:t>，其格式：</w:t>
            </w:r>
            <w:r w:rsidR="00D01E2E">
              <w:rPr>
                <w:rFonts w:cs="Times New Roman" w:hint="eastAsia"/>
                <w:kern w:val="24"/>
                <w:szCs w:val="24"/>
              </w:rPr>
              <w:t>HH</w:t>
            </w:r>
            <w:r w:rsidR="00B178F7" w:rsidRPr="002C2159">
              <w:rPr>
                <w:rFonts w:cs="Times New Roman"/>
                <w:kern w:val="24"/>
                <w:szCs w:val="24"/>
              </w:rPr>
              <w:t xml:space="preserve">mmss (GMT+8) </w:t>
            </w:r>
            <w:r w:rsidR="00B178F7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37B1E7B8" w14:textId="07DCC25F" w:rsidR="00A34094" w:rsidRPr="002C2159" w:rsidRDefault="00A16275" w:rsidP="006544B7">
      <w:pPr>
        <w:pStyle w:val="2"/>
        <w:spacing w:before="0" w:after="0"/>
        <w:ind w:left="578" w:hanging="578"/>
        <w:rPr>
          <w:lang w:eastAsia="zh-TW"/>
        </w:rPr>
      </w:pPr>
      <w:bookmarkStart w:id="1278" w:name="_Toc458000156"/>
      <w:r w:rsidRPr="002C2159">
        <w:rPr>
          <w:lang w:eastAsia="zh-TW"/>
        </w:rPr>
        <w:t xml:space="preserve">FIELD_11 </w:t>
      </w:r>
      <w:r w:rsidRPr="002C2159">
        <w:rPr>
          <w:lang w:eastAsia="zh-TW"/>
        </w:rPr>
        <w:t>商品名稱</w:t>
      </w:r>
      <w:bookmarkEnd w:id="1278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34094" w:rsidRPr="002C2159" w14:paraId="15CBDCEC" w14:textId="77777777" w:rsidTr="00394811">
        <w:tc>
          <w:tcPr>
            <w:tcW w:w="959" w:type="dxa"/>
          </w:tcPr>
          <w:p w14:paraId="3F135B5B" w14:textId="77777777" w:rsidR="00A34094" w:rsidRPr="002C2159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64A47FE8" w14:textId="3380B58A" w:rsidR="00A34094" w:rsidRPr="002C2159" w:rsidRDefault="00A16275" w:rsidP="006544B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A34094" w:rsidRPr="002C2159" w14:paraId="5A2D746E" w14:textId="77777777" w:rsidTr="00394811">
        <w:tc>
          <w:tcPr>
            <w:tcW w:w="959" w:type="dxa"/>
          </w:tcPr>
          <w:p w14:paraId="48E703F4" w14:textId="77777777" w:rsidR="00A34094" w:rsidRPr="002C2159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18F86A6" w14:textId="4186951D" w:rsidR="00A34094" w:rsidRPr="002C2159" w:rsidRDefault="00A162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lang w:val="zh-TW"/>
              </w:rPr>
              <w:t>256</w:t>
            </w:r>
            <w:r w:rsidR="00A34094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34094" w:rsidRPr="002C2159" w14:paraId="41CF8D94" w14:textId="77777777" w:rsidTr="00394811">
        <w:tc>
          <w:tcPr>
            <w:tcW w:w="959" w:type="dxa"/>
          </w:tcPr>
          <w:p w14:paraId="1CD88FE8" w14:textId="77777777" w:rsidR="00A34094" w:rsidRPr="002C2159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3B1578FE" w14:textId="6C7F1A0F" w:rsidR="00A34094" w:rsidRPr="002C2159" w:rsidRDefault="00A16275" w:rsidP="006544B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購物商品名稱</w:t>
            </w:r>
            <w:r w:rsidR="007045BC" w:rsidRPr="002C2159">
              <w:rPr>
                <w:rFonts w:cs="Times New Roman"/>
                <w:kern w:val="24"/>
                <w:szCs w:val="24"/>
              </w:rPr>
              <w:t>，除文數字及空白之外，不可包含任何特殊符號</w:t>
            </w:r>
            <w:r w:rsidR="00B178F7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2DBA524B" w14:textId="5ECA662B" w:rsidR="00A16275" w:rsidRPr="002C2159" w:rsidRDefault="00A16275" w:rsidP="00A16275">
      <w:pPr>
        <w:pStyle w:val="2"/>
        <w:spacing w:before="0" w:after="0"/>
        <w:ind w:left="578" w:hanging="578"/>
        <w:rPr>
          <w:lang w:eastAsia="zh-TW"/>
        </w:rPr>
      </w:pPr>
      <w:bookmarkStart w:id="1279" w:name="_Toc458000157"/>
      <w:r w:rsidRPr="002C2159">
        <w:rPr>
          <w:lang w:eastAsia="zh-TW"/>
        </w:rPr>
        <w:t xml:space="preserve">FIELD_12 </w:t>
      </w:r>
      <w:r w:rsidRPr="002C2159">
        <w:rPr>
          <w:lang w:eastAsia="zh-TW"/>
        </w:rPr>
        <w:t>商品描述</w:t>
      </w:r>
      <w:bookmarkEnd w:id="1279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16275" w:rsidRPr="002C2159" w14:paraId="1EE06CBA" w14:textId="77777777" w:rsidTr="0060698D">
        <w:tc>
          <w:tcPr>
            <w:tcW w:w="959" w:type="dxa"/>
          </w:tcPr>
          <w:p w14:paraId="5FF3DD43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97C4143" w14:textId="5314BDB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A16275" w:rsidRPr="002C2159" w14:paraId="72042A24" w14:textId="77777777" w:rsidTr="0060698D">
        <w:tc>
          <w:tcPr>
            <w:tcW w:w="959" w:type="dxa"/>
          </w:tcPr>
          <w:p w14:paraId="22B7D6B1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1B403D8" w14:textId="36548D2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lang w:val="zh-TW"/>
              </w:rPr>
              <w:t>400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16275" w:rsidRPr="002C2159" w14:paraId="1FE9B400" w14:textId="77777777" w:rsidTr="0060698D">
        <w:tc>
          <w:tcPr>
            <w:tcW w:w="959" w:type="dxa"/>
          </w:tcPr>
          <w:p w14:paraId="24D19B85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18481210" w14:textId="573B64D2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購物商品描述</w:t>
            </w:r>
            <w:r w:rsidR="007045BC" w:rsidRPr="002C2159">
              <w:rPr>
                <w:rFonts w:cs="Times New Roman"/>
                <w:kern w:val="24"/>
                <w:szCs w:val="24"/>
              </w:rPr>
              <w:t>，除文數字及空白之外，不可包含任何特殊符號</w:t>
            </w:r>
            <w:r w:rsidR="00B178F7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548F663C" w14:textId="0C7AF3D5" w:rsidR="00A16275" w:rsidRPr="002C2159" w:rsidRDefault="00A16275" w:rsidP="00A16275">
      <w:pPr>
        <w:pStyle w:val="2"/>
        <w:spacing w:before="0" w:after="0"/>
        <w:ind w:left="578" w:hanging="578"/>
        <w:rPr>
          <w:lang w:eastAsia="zh-TW"/>
        </w:rPr>
      </w:pPr>
      <w:bookmarkStart w:id="1280" w:name="_Toc458000158"/>
      <w:r w:rsidRPr="002C2159">
        <w:rPr>
          <w:lang w:eastAsia="zh-TW"/>
        </w:rPr>
        <w:t>FIELD_</w:t>
      </w:r>
      <w:r w:rsidR="00BD22B8" w:rsidRPr="002C2159">
        <w:rPr>
          <w:lang w:eastAsia="zh-TW"/>
        </w:rPr>
        <w:t>13</w:t>
      </w:r>
      <w:r w:rsidRPr="002C2159">
        <w:rPr>
          <w:lang w:eastAsia="zh-TW"/>
        </w:rPr>
        <w:t xml:space="preserve"> </w:t>
      </w:r>
      <w:r w:rsidR="00BD22B8" w:rsidRPr="002C2159">
        <w:rPr>
          <w:lang w:eastAsia="zh-TW"/>
        </w:rPr>
        <w:t>退款編號</w:t>
      </w:r>
      <w:bookmarkEnd w:id="1280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16275" w:rsidRPr="002C2159" w14:paraId="743E5D04" w14:textId="77777777" w:rsidTr="0060698D">
        <w:tc>
          <w:tcPr>
            <w:tcW w:w="959" w:type="dxa"/>
          </w:tcPr>
          <w:p w14:paraId="1C51F5F9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F5613B2" w14:textId="49E2416E" w:rsidR="00A16275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</w:t>
            </w:r>
            <w:r w:rsidR="00A16275"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A16275" w:rsidRPr="002C2159" w14:paraId="58B03A83" w14:textId="77777777" w:rsidTr="0060698D">
        <w:tc>
          <w:tcPr>
            <w:tcW w:w="959" w:type="dxa"/>
          </w:tcPr>
          <w:p w14:paraId="17835BFD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256CC437" w14:textId="3ADA5867" w:rsidR="00A16275" w:rsidRPr="002C2159" w:rsidRDefault="00887100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19</w:t>
            </w:r>
            <w:r w:rsidR="00A16275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16275" w:rsidRPr="002C2159" w14:paraId="291467DD" w14:textId="77777777" w:rsidTr="0060698D">
        <w:tc>
          <w:tcPr>
            <w:tcW w:w="959" w:type="dxa"/>
          </w:tcPr>
          <w:p w14:paraId="7BC186D5" w14:textId="77777777" w:rsidR="00A16275" w:rsidRPr="002C2159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A5E9203" w14:textId="55293E35" w:rsidR="00A16275" w:rsidRPr="002C2159" w:rsidRDefault="00BD22B8" w:rsidP="00BD22B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特店給予之退款序號，</w:t>
            </w:r>
            <w:r w:rsidRPr="002C2159">
              <w:rPr>
                <w:rFonts w:cs="Times New Roman"/>
                <w:kern w:val="0"/>
                <w:sz w:val="22"/>
                <w:lang w:val="zh-TW"/>
              </w:rPr>
              <w:t>必須是特店唯一識別值</w:t>
            </w:r>
            <w:r w:rsidRPr="002C2159">
              <w:rPr>
                <w:rFonts w:cs="Times New Roman"/>
                <w:kern w:val="24"/>
                <w:szCs w:val="24"/>
              </w:rPr>
              <w:t>，不可重複。</w:t>
            </w:r>
          </w:p>
        </w:tc>
      </w:tr>
    </w:tbl>
    <w:p w14:paraId="003C8B95" w14:textId="5D98F61D" w:rsidR="00BD22B8" w:rsidRPr="002C2159" w:rsidRDefault="00BD22B8" w:rsidP="00BD22B8">
      <w:pPr>
        <w:pStyle w:val="2"/>
        <w:spacing w:before="0" w:after="0"/>
        <w:ind w:left="578" w:hanging="578"/>
        <w:rPr>
          <w:lang w:eastAsia="zh-TW"/>
        </w:rPr>
      </w:pPr>
      <w:bookmarkStart w:id="1281" w:name="_Toc458000159"/>
      <w:r w:rsidRPr="002C2159">
        <w:rPr>
          <w:lang w:eastAsia="zh-TW"/>
        </w:rPr>
        <w:t xml:space="preserve">FIELD_14 </w:t>
      </w:r>
      <w:r w:rsidRPr="002C2159">
        <w:rPr>
          <w:lang w:eastAsia="zh-TW"/>
        </w:rPr>
        <w:t>退款金額</w:t>
      </w:r>
      <w:bookmarkEnd w:id="128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22B8" w:rsidRPr="002C2159" w14:paraId="2EB9E17F" w14:textId="77777777" w:rsidTr="0060698D">
        <w:tc>
          <w:tcPr>
            <w:tcW w:w="959" w:type="dxa"/>
          </w:tcPr>
          <w:p w14:paraId="2DC38F26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42576B3D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D22B8" w:rsidRPr="002C2159" w14:paraId="615958C4" w14:textId="77777777" w:rsidTr="0060698D">
        <w:tc>
          <w:tcPr>
            <w:tcW w:w="959" w:type="dxa"/>
          </w:tcPr>
          <w:p w14:paraId="2C0C92EA" w14:textId="70694B81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96CE34F" w14:textId="34691984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10 bytes</w:t>
            </w:r>
          </w:p>
        </w:tc>
      </w:tr>
      <w:tr w:rsidR="00BD22B8" w:rsidRPr="002C2159" w14:paraId="6966A683" w14:textId="77777777" w:rsidTr="0060698D">
        <w:tc>
          <w:tcPr>
            <w:tcW w:w="959" w:type="dxa"/>
          </w:tcPr>
          <w:p w14:paraId="3BAF35D7" w14:textId="30DD12D4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BB13C64" w14:textId="5DE91A32" w:rsidR="00BD22B8" w:rsidRPr="002C2159" w:rsidRDefault="00224CDC" w:rsidP="00224CD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退款金額必須小於等於原交易金額，</w:t>
            </w:r>
            <w:r w:rsidR="00BD22B8" w:rsidRPr="002C2159">
              <w:rPr>
                <w:rFonts w:cs="Times New Roman"/>
                <w:kern w:val="24"/>
                <w:szCs w:val="24"/>
              </w:rPr>
              <w:t>格式</w:t>
            </w:r>
            <w:r w:rsidR="00052CD1">
              <w:rPr>
                <w:rFonts w:cs="Times New Roman" w:hint="eastAsia"/>
                <w:kern w:val="24"/>
                <w:szCs w:val="24"/>
              </w:rPr>
              <w:t>說明</w:t>
            </w:r>
            <w:r w:rsidR="00B17FF9">
              <w:rPr>
                <w:rFonts w:cs="Times New Roman" w:hint="eastAsia"/>
                <w:kern w:val="24"/>
                <w:szCs w:val="24"/>
              </w:rPr>
              <w:t>詳參</w:t>
            </w:r>
            <w:r w:rsidR="00B17FF9">
              <w:rPr>
                <w:rFonts w:cs="Times New Roman" w:hint="eastAsia"/>
                <w:kern w:val="24"/>
                <w:szCs w:val="24"/>
              </w:rPr>
              <w:t>FIELD_08</w:t>
            </w:r>
            <w:r w:rsidR="00B17FF9">
              <w:rPr>
                <w:rFonts w:cs="Times New Roman" w:hint="eastAsia"/>
                <w:kern w:val="24"/>
                <w:szCs w:val="24"/>
              </w:rPr>
              <w:t>交易金額</w:t>
            </w:r>
            <w:r w:rsidR="00BD22B8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009B2A34" w14:textId="26EE2C9B" w:rsidR="00BD22B8" w:rsidRPr="002C2159" w:rsidRDefault="00BD22B8" w:rsidP="00BD22B8">
      <w:pPr>
        <w:pStyle w:val="2"/>
        <w:spacing w:before="0" w:after="0"/>
        <w:ind w:left="578" w:hanging="578"/>
        <w:rPr>
          <w:lang w:eastAsia="zh-TW"/>
        </w:rPr>
      </w:pPr>
      <w:bookmarkStart w:id="1282" w:name="_Toc458000160"/>
      <w:r w:rsidRPr="002C2159">
        <w:rPr>
          <w:lang w:eastAsia="zh-TW"/>
        </w:rPr>
        <w:t>FIELD_</w:t>
      </w:r>
      <w:r w:rsidR="00224CDC" w:rsidRPr="002C2159">
        <w:rPr>
          <w:lang w:eastAsia="zh-TW"/>
        </w:rPr>
        <w:t>15</w:t>
      </w:r>
      <w:r w:rsidRPr="002C2159">
        <w:rPr>
          <w:lang w:eastAsia="zh-TW"/>
        </w:rPr>
        <w:t xml:space="preserve"> </w:t>
      </w:r>
      <w:r w:rsidR="00224CDC" w:rsidRPr="002C2159">
        <w:rPr>
          <w:lang w:eastAsia="zh-TW"/>
        </w:rPr>
        <w:t>退款原因</w:t>
      </w:r>
      <w:bookmarkEnd w:id="1282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22B8" w:rsidRPr="002C2159" w14:paraId="41A662DE" w14:textId="77777777" w:rsidTr="0060698D">
        <w:tc>
          <w:tcPr>
            <w:tcW w:w="959" w:type="dxa"/>
          </w:tcPr>
          <w:p w14:paraId="5BAECC34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5BDCD363" w14:textId="7912F7CE" w:rsidR="00BD22B8" w:rsidRPr="002C2159" w:rsidRDefault="00224CDC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</w:t>
            </w:r>
            <w:r w:rsidR="00BD22B8"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D22B8" w:rsidRPr="002C2159" w14:paraId="59064E45" w14:textId="77777777" w:rsidTr="0060698D">
        <w:tc>
          <w:tcPr>
            <w:tcW w:w="959" w:type="dxa"/>
          </w:tcPr>
          <w:p w14:paraId="272BB9B0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537F6303" w14:textId="7B6EF1D2" w:rsidR="00BD22B8" w:rsidRPr="002C2159" w:rsidRDefault="00224CDC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sz w:val="22"/>
              </w:rPr>
              <w:t>100</w:t>
            </w:r>
            <w:r w:rsidR="00BD22B8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BD22B8" w:rsidRPr="002C2159" w14:paraId="64ABBB3A" w14:textId="77777777" w:rsidTr="0060698D">
        <w:tc>
          <w:tcPr>
            <w:tcW w:w="959" w:type="dxa"/>
          </w:tcPr>
          <w:p w14:paraId="61F58149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lastRenderedPageBreak/>
              <w:t>說明：</w:t>
            </w:r>
          </w:p>
        </w:tc>
        <w:tc>
          <w:tcPr>
            <w:tcW w:w="8843" w:type="dxa"/>
          </w:tcPr>
          <w:p w14:paraId="226DADA8" w14:textId="7708A6D9" w:rsidR="00BD22B8" w:rsidRPr="002C2159" w:rsidRDefault="00224CDC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退款原因</w:t>
            </w:r>
            <w:r w:rsidR="0068732D" w:rsidRPr="002C2159">
              <w:rPr>
                <w:rFonts w:cs="Times New Roman"/>
                <w:kern w:val="24"/>
                <w:szCs w:val="24"/>
              </w:rPr>
              <w:t>描述，例如：</w:t>
            </w:r>
            <w:r w:rsidR="0068732D" w:rsidRPr="002C2159">
              <w:rPr>
                <w:rFonts w:cs="Times New Roman"/>
                <w:kern w:val="24"/>
                <w:szCs w:val="24"/>
              </w:rPr>
              <w:t>out of supply</w:t>
            </w:r>
            <w:r w:rsidR="002E0EF8" w:rsidRPr="002C2159">
              <w:rPr>
                <w:rFonts w:cs="Times New Roman"/>
                <w:kern w:val="24"/>
                <w:szCs w:val="24"/>
              </w:rPr>
              <w:t>，除文數字及空白之外，不可包含任何特殊符號</w:t>
            </w:r>
            <w:r w:rsidR="0068732D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10D4B503" w14:textId="0A89DFD4" w:rsidR="000538FE" w:rsidRPr="002C2159" w:rsidRDefault="000538FE" w:rsidP="000538FE">
      <w:pPr>
        <w:pStyle w:val="2"/>
        <w:spacing w:before="0" w:after="0"/>
        <w:ind w:left="578" w:hanging="578"/>
      </w:pPr>
      <w:bookmarkStart w:id="1283" w:name="_Toc458000161"/>
      <w:r w:rsidRPr="002C2159">
        <w:t>FIELD_</w:t>
      </w:r>
      <w:r w:rsidRPr="002C2159">
        <w:rPr>
          <w:lang w:eastAsia="zh-TW"/>
        </w:rPr>
        <w:t>1</w:t>
      </w:r>
      <w:r w:rsidR="007E65D8" w:rsidRPr="002C2159">
        <w:rPr>
          <w:lang w:eastAsia="zh-TW"/>
        </w:rPr>
        <w:t>6</w:t>
      </w:r>
      <w:r w:rsidRPr="002C2159">
        <w:t>交易結果回傳網址</w:t>
      </w:r>
      <w:bookmarkEnd w:id="1283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0538FE" w:rsidRPr="002C2159" w14:paraId="64DFCCB1" w14:textId="77777777" w:rsidTr="0060698D">
        <w:tc>
          <w:tcPr>
            <w:tcW w:w="959" w:type="dxa"/>
          </w:tcPr>
          <w:p w14:paraId="4B30EEAF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F418B10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ANS</w:t>
            </w:r>
          </w:p>
        </w:tc>
        <w:tc>
          <w:tcPr>
            <w:tcW w:w="8843" w:type="dxa"/>
          </w:tcPr>
          <w:p w14:paraId="0080B657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538FE" w:rsidRPr="002C2159" w14:paraId="60CF6057" w14:textId="77777777" w:rsidTr="0060698D">
        <w:tc>
          <w:tcPr>
            <w:tcW w:w="959" w:type="dxa"/>
          </w:tcPr>
          <w:p w14:paraId="78BC9F21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731B1D1" w14:textId="3B024763" w:rsidR="000538FE" w:rsidRPr="002C2159" w:rsidDel="00C84137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lang w:val="zh-TW"/>
              </w:rPr>
              <w:t>512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487F904B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538FE" w:rsidRPr="002C2159" w14:paraId="45559A73" w14:textId="77777777" w:rsidTr="0060698D">
        <w:tc>
          <w:tcPr>
            <w:tcW w:w="959" w:type="dxa"/>
          </w:tcPr>
          <w:p w14:paraId="0EAFD44F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A7080FE" w14:textId="6DDD7C0F" w:rsidR="000538FE" w:rsidRPr="002C2159" w:rsidRDefault="00805FFA" w:rsidP="000F73F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lang w:val="en-AU"/>
              </w:rPr>
              <w:t>財金共用收單系統</w:t>
            </w:r>
            <w:r w:rsidR="00C316D2" w:rsidRPr="002C2159">
              <w:rPr>
                <w:rFonts w:cs="Times New Roman"/>
                <w:lang w:val="en-AU"/>
              </w:rPr>
              <w:t>會</w:t>
            </w:r>
            <w:r w:rsidRPr="002C2159">
              <w:rPr>
                <w:rFonts w:cs="Times New Roman"/>
                <w:kern w:val="24"/>
                <w:szCs w:val="24"/>
              </w:rPr>
              <w:t>將</w:t>
            </w:r>
            <w:r w:rsidR="000538FE" w:rsidRPr="002C2159">
              <w:rPr>
                <w:rFonts w:cs="Times New Roman"/>
                <w:kern w:val="24"/>
                <w:szCs w:val="24"/>
              </w:rPr>
              <w:t>交易</w:t>
            </w:r>
            <w:r w:rsidR="000F73FE" w:rsidRPr="002C2159">
              <w:rPr>
                <w:rFonts w:cs="Times New Roman"/>
                <w:kern w:val="24"/>
                <w:szCs w:val="24"/>
              </w:rPr>
              <w:t>回應</w:t>
            </w:r>
            <w:r w:rsidR="000F73FE" w:rsidRPr="002C2159">
              <w:rPr>
                <w:rFonts w:cs="Times New Roman"/>
                <w:kern w:val="24"/>
                <w:szCs w:val="24"/>
              </w:rPr>
              <w:t>(RESP)</w:t>
            </w:r>
            <w:r w:rsidR="00C316D2" w:rsidRPr="002C2159">
              <w:rPr>
                <w:rFonts w:cs="Times New Roman"/>
                <w:kern w:val="24"/>
                <w:szCs w:val="24"/>
              </w:rPr>
              <w:t>訊息以</w:t>
            </w:r>
            <w:r w:rsidR="00C316D2" w:rsidRPr="002C2159">
              <w:rPr>
                <w:rFonts w:cs="Times New Roman"/>
                <w:kern w:val="24"/>
                <w:szCs w:val="24"/>
              </w:rPr>
              <w:t>POST</w:t>
            </w:r>
            <w:r w:rsidR="00C316D2" w:rsidRPr="002C2159">
              <w:rPr>
                <w:rFonts w:cs="Times New Roman"/>
                <w:kern w:val="24"/>
                <w:szCs w:val="24"/>
              </w:rPr>
              <w:t>方式送</w:t>
            </w:r>
            <w:r w:rsidR="000538FE" w:rsidRPr="002C2159">
              <w:rPr>
                <w:rFonts w:cs="Times New Roman"/>
                <w:kern w:val="24"/>
                <w:szCs w:val="24"/>
              </w:rPr>
              <w:t>到指定網址。</w:t>
            </w:r>
          </w:p>
        </w:tc>
        <w:tc>
          <w:tcPr>
            <w:tcW w:w="8843" w:type="dxa"/>
          </w:tcPr>
          <w:p w14:paraId="19113CC9" w14:textId="77777777" w:rsidR="000538FE" w:rsidRPr="002C2159" w:rsidRDefault="000538FE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40769FCE" w14:textId="073A78BC" w:rsidR="00BD22B8" w:rsidRPr="002C2159" w:rsidRDefault="00BD22B8" w:rsidP="00BD22B8">
      <w:pPr>
        <w:pStyle w:val="2"/>
        <w:spacing w:before="0" w:after="0"/>
        <w:ind w:left="578" w:hanging="578"/>
        <w:rPr>
          <w:lang w:eastAsia="zh-TW"/>
        </w:rPr>
      </w:pPr>
      <w:bookmarkStart w:id="1284" w:name="_Toc458000162"/>
      <w:r w:rsidRPr="002C2159">
        <w:rPr>
          <w:lang w:eastAsia="zh-TW"/>
        </w:rPr>
        <w:t>FIELD_</w:t>
      </w:r>
      <w:r w:rsidR="00C316D2" w:rsidRPr="002C2159">
        <w:rPr>
          <w:lang w:eastAsia="zh-TW"/>
        </w:rPr>
        <w:t>1</w:t>
      </w:r>
      <w:r w:rsidR="007E65D8" w:rsidRPr="002C2159">
        <w:rPr>
          <w:lang w:eastAsia="zh-TW"/>
        </w:rPr>
        <w:t>7</w:t>
      </w:r>
      <w:r w:rsidRPr="002C2159">
        <w:rPr>
          <w:lang w:eastAsia="zh-TW"/>
        </w:rPr>
        <w:t xml:space="preserve"> </w:t>
      </w:r>
      <w:r w:rsidRPr="002C2159">
        <w:rPr>
          <w:lang w:eastAsia="zh-TW"/>
        </w:rPr>
        <w:t>交易處理回應時間</w:t>
      </w:r>
      <w:bookmarkEnd w:id="1284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22B8" w:rsidRPr="002C2159" w14:paraId="122B81CB" w14:textId="77777777" w:rsidTr="0060698D">
        <w:tc>
          <w:tcPr>
            <w:tcW w:w="959" w:type="dxa"/>
          </w:tcPr>
          <w:p w14:paraId="21DD6952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461E4435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D22B8" w:rsidRPr="002C2159" w14:paraId="03D4BE5F" w14:textId="77777777" w:rsidTr="0060698D">
        <w:tc>
          <w:tcPr>
            <w:tcW w:w="959" w:type="dxa"/>
          </w:tcPr>
          <w:p w14:paraId="2A1F08BD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39EF2C9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14 bytes</w:t>
            </w:r>
          </w:p>
        </w:tc>
      </w:tr>
      <w:tr w:rsidR="00BD22B8" w:rsidRPr="002C2159" w14:paraId="3FB8F726" w14:textId="77777777" w:rsidTr="0060698D">
        <w:tc>
          <w:tcPr>
            <w:tcW w:w="959" w:type="dxa"/>
          </w:tcPr>
          <w:p w14:paraId="13980294" w14:textId="77777777" w:rsidR="00BD22B8" w:rsidRPr="002C2159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9A7A6DB" w14:textId="2488A10F" w:rsidR="00BD22B8" w:rsidRPr="002C2159" w:rsidRDefault="00197DB0" w:rsidP="00B54D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lang w:val="en-AU"/>
              </w:rPr>
              <w:t>財金共用收單</w:t>
            </w:r>
            <w:r w:rsidR="00BD22B8" w:rsidRPr="002C2159">
              <w:rPr>
                <w:rFonts w:cs="Times New Roman"/>
                <w:kern w:val="24"/>
                <w:szCs w:val="24"/>
              </w:rPr>
              <w:t>系統處理</w:t>
            </w:r>
            <w:r w:rsidR="00B54D7B">
              <w:rPr>
                <w:rFonts w:cs="Times New Roman" w:hint="eastAsia"/>
                <w:kern w:val="24"/>
                <w:szCs w:val="24"/>
              </w:rPr>
              <w:t>完成回應</w:t>
            </w:r>
            <w:r w:rsidR="00BD22B8" w:rsidRPr="002C2159">
              <w:rPr>
                <w:rFonts w:cs="Times New Roman"/>
                <w:kern w:val="24"/>
                <w:szCs w:val="24"/>
              </w:rPr>
              <w:t>時間，其格式：</w:t>
            </w:r>
            <w:r w:rsidR="00AE536B">
              <w:rPr>
                <w:rFonts w:cs="Times New Roman" w:hint="eastAsia"/>
                <w:kern w:val="24"/>
                <w:szCs w:val="24"/>
              </w:rPr>
              <w:t>yyyy</w:t>
            </w:r>
            <w:r w:rsidR="00BD22B8" w:rsidRPr="002C2159">
              <w:rPr>
                <w:rFonts w:cs="Times New Roman"/>
                <w:kern w:val="24"/>
                <w:szCs w:val="24"/>
              </w:rPr>
              <w:t>MM</w:t>
            </w:r>
            <w:r w:rsidR="00AE536B">
              <w:rPr>
                <w:rFonts w:cs="Times New Roman" w:hint="eastAsia"/>
                <w:kern w:val="24"/>
                <w:szCs w:val="24"/>
              </w:rPr>
              <w:t>ddHH</w:t>
            </w:r>
            <w:r w:rsidR="00BD22B8" w:rsidRPr="002C2159">
              <w:rPr>
                <w:rFonts w:cs="Times New Roman"/>
                <w:kern w:val="24"/>
                <w:szCs w:val="24"/>
              </w:rPr>
              <w:t>mmss (GMT+8)</w:t>
            </w:r>
            <w:r w:rsidR="00B178F7" w:rsidRPr="002C2159">
              <w:rPr>
                <w:rFonts w:cs="Times New Roman"/>
                <w:kern w:val="24"/>
                <w:szCs w:val="24"/>
              </w:rPr>
              <w:t xml:space="preserve"> </w:t>
            </w:r>
            <w:r w:rsidR="00B178F7" w:rsidRPr="002C2159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237571C7" w14:textId="65E29DF9" w:rsidR="009A2396" w:rsidRPr="002C2159" w:rsidRDefault="009A2396" w:rsidP="006544B7">
      <w:pPr>
        <w:pStyle w:val="2"/>
        <w:spacing w:before="0" w:after="0"/>
        <w:ind w:left="578" w:hanging="578"/>
      </w:pPr>
      <w:bookmarkStart w:id="1285" w:name="_Toc458000163"/>
      <w:r w:rsidRPr="002C2159">
        <w:t>FIELD_</w:t>
      </w:r>
      <w:r w:rsidR="00C316D2" w:rsidRPr="002C2159">
        <w:rPr>
          <w:lang w:eastAsia="zh-TW"/>
        </w:rPr>
        <w:t>1</w:t>
      </w:r>
      <w:r w:rsidR="007E65D8" w:rsidRPr="002C2159">
        <w:rPr>
          <w:lang w:eastAsia="zh-TW"/>
        </w:rPr>
        <w:t>8</w:t>
      </w:r>
      <w:r w:rsidRPr="002C2159">
        <w:t xml:space="preserve"> </w:t>
      </w:r>
      <w:r w:rsidR="0026717A">
        <w:t>REQ</w:t>
      </w:r>
      <w:r w:rsidR="0026717A">
        <w:t>交易驗證</w:t>
      </w:r>
      <w:bookmarkEnd w:id="1285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2C2159" w14:paraId="7AE1835F" w14:textId="77777777" w:rsidTr="00146DFC">
        <w:tc>
          <w:tcPr>
            <w:tcW w:w="959" w:type="dxa"/>
          </w:tcPr>
          <w:p w14:paraId="2DDF07FD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60424D8C" w14:textId="39FDE961" w:rsidR="00877B0D" w:rsidRPr="002C2159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H</w:t>
            </w:r>
          </w:p>
        </w:tc>
        <w:tc>
          <w:tcPr>
            <w:tcW w:w="8843" w:type="dxa"/>
          </w:tcPr>
          <w:p w14:paraId="6AA5EF7D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2ABCB687" w14:textId="77777777" w:rsidTr="00146DFC">
        <w:tc>
          <w:tcPr>
            <w:tcW w:w="959" w:type="dxa"/>
          </w:tcPr>
          <w:p w14:paraId="3879C21B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218638C" w14:textId="5CEEF246" w:rsidR="00877B0D" w:rsidRPr="002C2159" w:rsidDel="00C84137" w:rsidRDefault="00B931C6" w:rsidP="0015177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 xml:space="preserve">64 </w:t>
            </w:r>
            <w:r w:rsidR="00877B0D" w:rsidRPr="002C2159">
              <w:rPr>
                <w:rFonts w:cs="Times New Roman"/>
                <w:kern w:val="24"/>
                <w:szCs w:val="24"/>
              </w:rPr>
              <w:t>bytes</w:t>
            </w:r>
          </w:p>
        </w:tc>
        <w:tc>
          <w:tcPr>
            <w:tcW w:w="8843" w:type="dxa"/>
          </w:tcPr>
          <w:p w14:paraId="6CAFAE40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5AAC97B1" w14:textId="77777777" w:rsidTr="00146DFC">
        <w:tc>
          <w:tcPr>
            <w:tcW w:w="959" w:type="dxa"/>
          </w:tcPr>
          <w:p w14:paraId="24B31477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524CE49" w14:textId="78B25E6A" w:rsidR="00877B0D" w:rsidRPr="002C2159" w:rsidRDefault="00513478" w:rsidP="00BB3CB4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特店</w:t>
            </w:r>
            <w:r w:rsidR="00B036A2" w:rsidRPr="002C2159">
              <w:rPr>
                <w:rFonts w:cs="Times New Roman"/>
                <w:kern w:val="24"/>
                <w:szCs w:val="24"/>
              </w:rPr>
              <w:t>交易請求驗證碼。</w:t>
            </w:r>
          </w:p>
        </w:tc>
        <w:tc>
          <w:tcPr>
            <w:tcW w:w="8843" w:type="dxa"/>
          </w:tcPr>
          <w:p w14:paraId="700A6AB5" w14:textId="77777777" w:rsidR="00877B0D" w:rsidRPr="002C2159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644B2E3" w14:textId="48C6757A" w:rsidR="009A2396" w:rsidRPr="002C2159" w:rsidRDefault="009A2396" w:rsidP="006544B7">
      <w:pPr>
        <w:pStyle w:val="2"/>
        <w:spacing w:before="0" w:after="0"/>
        <w:ind w:left="578" w:hanging="578"/>
      </w:pPr>
      <w:bookmarkStart w:id="1286" w:name="_Toc458000164"/>
      <w:r w:rsidRPr="002C2159">
        <w:t>FIELD_</w:t>
      </w:r>
      <w:r w:rsidR="007E65D8" w:rsidRPr="002C2159">
        <w:rPr>
          <w:lang w:eastAsia="zh-TW"/>
        </w:rPr>
        <w:t>19</w:t>
      </w:r>
      <w:r w:rsidRPr="002C2159">
        <w:t xml:space="preserve"> </w:t>
      </w:r>
      <w:r w:rsidR="0026717A">
        <w:t>RESP</w:t>
      </w:r>
      <w:r w:rsidR="0026717A">
        <w:t>交易驗證</w:t>
      </w:r>
      <w:bookmarkEnd w:id="1286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2C2159" w14:paraId="5896075F" w14:textId="77777777" w:rsidTr="00146DFC">
        <w:tc>
          <w:tcPr>
            <w:tcW w:w="959" w:type="dxa"/>
          </w:tcPr>
          <w:p w14:paraId="248F8F0D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26F9E5F" w14:textId="575A4A65" w:rsidR="009A2396" w:rsidRPr="002C2159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H</w:t>
            </w:r>
          </w:p>
        </w:tc>
        <w:tc>
          <w:tcPr>
            <w:tcW w:w="8843" w:type="dxa"/>
          </w:tcPr>
          <w:p w14:paraId="7F1B6246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2D4938E3" w14:textId="77777777" w:rsidTr="00146DFC">
        <w:tc>
          <w:tcPr>
            <w:tcW w:w="959" w:type="dxa"/>
          </w:tcPr>
          <w:p w14:paraId="0EA5AF97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54DF2CD" w14:textId="3DE4D8FC" w:rsidR="009A2396" w:rsidRPr="002C2159" w:rsidDel="00C84137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64</w:t>
            </w:r>
            <w:r w:rsidR="009A2396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1A6845C4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76F3872D" w14:textId="77777777" w:rsidTr="00146DFC">
        <w:tc>
          <w:tcPr>
            <w:tcW w:w="959" w:type="dxa"/>
          </w:tcPr>
          <w:p w14:paraId="6D181748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042158C" w14:textId="1A0BE451" w:rsidR="009A2396" w:rsidRPr="002C2159" w:rsidRDefault="0086107B" w:rsidP="00BB3CB4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lang w:val="en-AU"/>
              </w:rPr>
              <w:t>財金共用收單</w:t>
            </w:r>
            <w:r w:rsidRPr="002C2159">
              <w:rPr>
                <w:rFonts w:cs="Times New Roman"/>
                <w:kern w:val="24"/>
                <w:szCs w:val="24"/>
              </w:rPr>
              <w:t>系統</w:t>
            </w:r>
            <w:r w:rsidR="00B036A2" w:rsidRPr="002C2159">
              <w:rPr>
                <w:rFonts w:cs="Times New Roman"/>
                <w:kern w:val="24"/>
                <w:szCs w:val="24"/>
              </w:rPr>
              <w:t>回應驗證碼。</w:t>
            </w:r>
          </w:p>
        </w:tc>
        <w:tc>
          <w:tcPr>
            <w:tcW w:w="8843" w:type="dxa"/>
          </w:tcPr>
          <w:p w14:paraId="12418762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43F60AE8" w14:textId="34619A6C" w:rsidR="009A2396" w:rsidRPr="002C2159" w:rsidRDefault="009A2396" w:rsidP="006544B7">
      <w:pPr>
        <w:pStyle w:val="2"/>
        <w:spacing w:before="0" w:after="0"/>
        <w:ind w:left="578" w:hanging="578"/>
        <w:rPr>
          <w:lang w:eastAsia="zh-TW"/>
        </w:rPr>
      </w:pPr>
      <w:bookmarkStart w:id="1287" w:name="_Toc458000165"/>
      <w:r w:rsidRPr="002C2159">
        <w:rPr>
          <w:lang w:eastAsia="zh-TW"/>
        </w:rPr>
        <w:t>FIELD_</w:t>
      </w:r>
      <w:r w:rsidR="00C626E2" w:rsidRPr="002C2159">
        <w:rPr>
          <w:lang w:eastAsia="zh-TW"/>
        </w:rPr>
        <w:t>2</w:t>
      </w:r>
      <w:r w:rsidR="007E65D8" w:rsidRPr="002C2159">
        <w:rPr>
          <w:lang w:eastAsia="zh-TW"/>
        </w:rPr>
        <w:t>0</w:t>
      </w:r>
      <w:r w:rsidR="00B931C6" w:rsidRPr="002C2159">
        <w:rPr>
          <w:lang w:eastAsia="zh-TW"/>
        </w:rPr>
        <w:t>回應碼</w:t>
      </w:r>
      <w:bookmarkEnd w:id="1287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2C2159" w14:paraId="4A5A9715" w14:textId="77777777" w:rsidTr="00146DFC">
        <w:tc>
          <w:tcPr>
            <w:tcW w:w="959" w:type="dxa"/>
          </w:tcPr>
          <w:p w14:paraId="510D4D02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65020B1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4B02ED68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0BD82FBA" w14:textId="77777777" w:rsidTr="00146DFC">
        <w:tc>
          <w:tcPr>
            <w:tcW w:w="959" w:type="dxa"/>
          </w:tcPr>
          <w:p w14:paraId="1062D47A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A7E099D" w14:textId="610CFB96" w:rsidR="009A2396" w:rsidRPr="002C2159" w:rsidDel="00C84137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4</w:t>
            </w:r>
            <w:r w:rsidR="009A2396"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104395D8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2C2159" w14:paraId="3291177A" w14:textId="77777777" w:rsidTr="00146DFC">
        <w:tc>
          <w:tcPr>
            <w:tcW w:w="959" w:type="dxa"/>
          </w:tcPr>
          <w:p w14:paraId="7FABA525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6EB6D95" w14:textId="4AD5EA5F" w:rsidR="009A2396" w:rsidRPr="002C2159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回應內容詳參附錄一。</w:t>
            </w:r>
          </w:p>
        </w:tc>
        <w:tc>
          <w:tcPr>
            <w:tcW w:w="8843" w:type="dxa"/>
          </w:tcPr>
          <w:p w14:paraId="40D7D19C" w14:textId="77777777" w:rsidR="009A2396" w:rsidRPr="002C2159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698407E1" w14:textId="7A05C722" w:rsidR="00C84137" w:rsidRPr="002C2159" w:rsidRDefault="00213CAF" w:rsidP="006544B7">
      <w:pPr>
        <w:pStyle w:val="2"/>
        <w:spacing w:before="0" w:after="0"/>
        <w:ind w:left="578" w:hanging="578"/>
      </w:pPr>
      <w:bookmarkStart w:id="1288" w:name="_Toc458000166"/>
      <w:r w:rsidRPr="002C2159">
        <w:t>FIELD_</w:t>
      </w:r>
      <w:r w:rsidR="00C626E2" w:rsidRPr="002C2159">
        <w:rPr>
          <w:lang w:eastAsia="zh-TW"/>
        </w:rPr>
        <w:t>2</w:t>
      </w:r>
      <w:r w:rsidR="007E65D8" w:rsidRPr="002C2159">
        <w:rPr>
          <w:lang w:eastAsia="zh-TW"/>
        </w:rPr>
        <w:t>1</w:t>
      </w:r>
      <w:r w:rsidR="00B43819" w:rsidRPr="002C2159">
        <w:t xml:space="preserve"> </w:t>
      </w:r>
      <w:r w:rsidR="007D7B75" w:rsidRPr="002C2159">
        <w:t>附加資訊</w:t>
      </w:r>
      <w:bookmarkEnd w:id="1288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8843"/>
      </w:tblGrid>
      <w:tr w:rsidR="00213CAF" w:rsidRPr="002C2159" w14:paraId="1ED659BC" w14:textId="77777777" w:rsidTr="009E73B1">
        <w:tc>
          <w:tcPr>
            <w:tcW w:w="959" w:type="dxa"/>
          </w:tcPr>
          <w:p w14:paraId="2037D53D" w14:textId="77777777" w:rsidR="00213CAF" w:rsidRPr="002C2159" w:rsidRDefault="00213CA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18FC36FD" w14:textId="26F48BA2" w:rsidR="00213CAF" w:rsidRPr="002C2159" w:rsidRDefault="007B722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  <w:r w:rsidR="00D823B2" w:rsidRPr="002C2159">
              <w:rPr>
                <w:rFonts w:cs="Times New Roman"/>
                <w:kern w:val="24"/>
                <w:szCs w:val="24"/>
              </w:rPr>
              <w:t>S</w:t>
            </w:r>
          </w:p>
        </w:tc>
      </w:tr>
      <w:tr w:rsidR="00213CAF" w:rsidRPr="002C2159" w14:paraId="1D159EA8" w14:textId="77777777" w:rsidTr="009E73B1">
        <w:tc>
          <w:tcPr>
            <w:tcW w:w="959" w:type="dxa"/>
          </w:tcPr>
          <w:p w14:paraId="203D4243" w14:textId="77777777" w:rsidR="00213CAF" w:rsidRPr="002C2159" w:rsidRDefault="00213CA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lastRenderedPageBreak/>
              <w:t>長度：</w:t>
            </w:r>
          </w:p>
        </w:tc>
        <w:tc>
          <w:tcPr>
            <w:tcW w:w="8843" w:type="dxa"/>
          </w:tcPr>
          <w:p w14:paraId="6923CA52" w14:textId="14A7592B" w:rsidR="00213CAF" w:rsidRPr="002C2159" w:rsidRDefault="007B722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 xml:space="preserve">999 </w:t>
            </w:r>
            <w:r w:rsidR="00213CAF" w:rsidRPr="002C2159">
              <w:rPr>
                <w:rFonts w:cs="Times New Roman"/>
                <w:kern w:val="24"/>
                <w:szCs w:val="24"/>
              </w:rPr>
              <w:t>bytes</w:t>
            </w:r>
          </w:p>
        </w:tc>
      </w:tr>
      <w:tr w:rsidR="009E73B1" w:rsidRPr="002C2159" w14:paraId="35424378" w14:textId="77777777" w:rsidTr="009E73B1">
        <w:tc>
          <w:tcPr>
            <w:tcW w:w="959" w:type="dxa"/>
          </w:tcPr>
          <w:p w14:paraId="617457F7" w14:textId="0C3B9BD5" w:rsidR="009E73B1" w:rsidRPr="002C2159" w:rsidRDefault="009E73B1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75F7CC4" w14:textId="59974D4D" w:rsidR="009E73B1" w:rsidRPr="002C2159" w:rsidRDefault="009E73B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此欄位格式採用</w:t>
            </w:r>
            <w:r w:rsidRPr="002C2159">
              <w:rPr>
                <w:rFonts w:cs="Times New Roman"/>
                <w:kern w:val="24"/>
                <w:szCs w:val="24"/>
              </w:rPr>
              <w:t>json</w:t>
            </w:r>
            <w:r w:rsidRPr="002C2159">
              <w:rPr>
                <w:rFonts w:cs="Times New Roman"/>
                <w:kern w:val="24"/>
                <w:szCs w:val="24"/>
              </w:rPr>
              <w:t>，並依不同交易型態提供不同相對應之子欄位內容。</w:t>
            </w:r>
          </w:p>
        </w:tc>
      </w:tr>
      <w:tr w:rsidR="009E73B1" w:rsidRPr="002C2159" w14:paraId="1712494D" w14:textId="77777777" w:rsidTr="00890943">
        <w:trPr>
          <w:trHeight w:val="8212"/>
        </w:trPr>
        <w:tc>
          <w:tcPr>
            <w:tcW w:w="9802" w:type="dxa"/>
            <w:gridSpan w:val="2"/>
          </w:tcPr>
          <w:p w14:paraId="45B374B4" w14:textId="77777777" w:rsidR="009E73B1" w:rsidRPr="002C2159" w:rsidRDefault="009E73B1" w:rsidP="009E73B1">
            <w:pPr>
              <w:pStyle w:val="af3"/>
              <w:numPr>
                <w:ilvl w:val="0"/>
                <w:numId w:val="6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子欄位說明：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1"/>
              <w:gridCol w:w="3329"/>
              <w:gridCol w:w="3335"/>
              <w:gridCol w:w="1122"/>
              <w:gridCol w:w="1119"/>
            </w:tblGrid>
            <w:tr w:rsidR="009E73B1" w:rsidRPr="002C2159" w14:paraId="0AFCFBE5" w14:textId="77777777" w:rsidTr="009E73B1">
              <w:trPr>
                <w:trHeight w:val="381"/>
              </w:trPr>
              <w:tc>
                <w:tcPr>
                  <w:tcW w:w="671" w:type="dxa"/>
                  <w:shd w:val="clear" w:color="auto" w:fill="D9D9D9"/>
                  <w:vAlign w:val="center"/>
                </w:tcPr>
                <w:p w14:paraId="1090FCA1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#</w:t>
                  </w:r>
                </w:p>
              </w:tc>
              <w:tc>
                <w:tcPr>
                  <w:tcW w:w="3329" w:type="dxa"/>
                  <w:shd w:val="clear" w:color="auto" w:fill="D9D9D9"/>
                  <w:vAlign w:val="center"/>
                </w:tcPr>
                <w:p w14:paraId="25385ACC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系統參數名稱</w:t>
                  </w:r>
                </w:p>
              </w:tc>
              <w:tc>
                <w:tcPr>
                  <w:tcW w:w="3335" w:type="dxa"/>
                  <w:shd w:val="clear" w:color="auto" w:fill="D9D9D9"/>
                  <w:vAlign w:val="center"/>
                </w:tcPr>
                <w:p w14:paraId="7E000153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  <w:lang w:val="zh-TW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欄位中文名稱</w:t>
                  </w:r>
                </w:p>
              </w:tc>
              <w:tc>
                <w:tcPr>
                  <w:tcW w:w="1122" w:type="dxa"/>
                  <w:shd w:val="clear" w:color="auto" w:fill="D9D9D9"/>
                  <w:vAlign w:val="center"/>
                </w:tcPr>
                <w:p w14:paraId="613FB65A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Fmt</w:t>
                  </w:r>
                </w:p>
              </w:tc>
              <w:tc>
                <w:tcPr>
                  <w:tcW w:w="1119" w:type="dxa"/>
                  <w:shd w:val="clear" w:color="auto" w:fill="D9D9D9"/>
                  <w:vAlign w:val="center"/>
                </w:tcPr>
                <w:p w14:paraId="6443756E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Len</w:t>
                  </w:r>
                </w:p>
              </w:tc>
            </w:tr>
            <w:tr w:rsidR="009E73B1" w:rsidRPr="002C2159" w14:paraId="1EAB1EB9" w14:textId="77777777" w:rsidTr="009E73B1">
              <w:trPr>
                <w:trHeight w:val="381"/>
              </w:trPr>
              <w:tc>
                <w:tcPr>
                  <w:tcW w:w="671" w:type="dxa"/>
                  <w:shd w:val="clear" w:color="auto" w:fill="auto"/>
                  <w:vAlign w:val="center"/>
                </w:tcPr>
                <w:p w14:paraId="26582821" w14:textId="20E9EC4F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2C2159">
                    <w:rPr>
                      <w:rFonts w:cs="Times New Roman"/>
                    </w:rPr>
                    <w:t>0</w:t>
                  </w:r>
                  <w:r w:rsidR="00D67524" w:rsidRPr="002C2159">
                    <w:rPr>
                      <w:rFonts w:cs="Times New Roman"/>
                    </w:rPr>
                    <w:t>1</w:t>
                  </w:r>
                </w:p>
              </w:tc>
              <w:tc>
                <w:tcPr>
                  <w:tcW w:w="3329" w:type="dxa"/>
                  <w:shd w:val="clear" w:color="auto" w:fill="auto"/>
                  <w:vAlign w:val="center"/>
                </w:tcPr>
                <w:p w14:paraId="1F084CB6" w14:textId="677C1FAF" w:rsidR="009E73B1" w:rsidRPr="002C2159" w:rsidRDefault="009E73B1" w:rsidP="0003547C">
                  <w:pPr>
                    <w:tabs>
                      <w:tab w:val="left" w:pos="1991"/>
                    </w:tabs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tag0</w:t>
                  </w:r>
                  <w:r w:rsidR="000B462C" w:rsidRPr="002C2159">
                    <w:rPr>
                      <w:rFonts w:cs="Times New Roman"/>
                      <w:kern w:val="0"/>
                    </w:rPr>
                    <w:t>6</w:t>
                  </w:r>
                </w:p>
              </w:tc>
              <w:tc>
                <w:tcPr>
                  <w:tcW w:w="3335" w:type="dxa"/>
                  <w:vAlign w:val="center"/>
                </w:tcPr>
                <w:p w14:paraId="1C73A9FA" w14:textId="122DF6C8" w:rsidR="009E73B1" w:rsidRPr="002C2159" w:rsidRDefault="009E73B1" w:rsidP="00C303C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新</w:t>
                  </w:r>
                  <w:r w:rsidR="00210005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2C2159">
                    <w:rPr>
                      <w:rFonts w:cs="Times New Roman"/>
                      <w:kern w:val="0"/>
                      <w:lang w:val="zh-TW"/>
                    </w:rPr>
                    <w:t>資訊</w:t>
                  </w:r>
                </w:p>
              </w:tc>
              <w:tc>
                <w:tcPr>
                  <w:tcW w:w="1122" w:type="dxa"/>
                  <w:vAlign w:val="center"/>
                </w:tcPr>
                <w:p w14:paraId="1C4C96B7" w14:textId="6B82BFB1" w:rsidR="009E73B1" w:rsidRPr="002C2159" w:rsidRDefault="00774A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AN</w:t>
                  </w:r>
                </w:p>
              </w:tc>
              <w:tc>
                <w:tcPr>
                  <w:tcW w:w="1119" w:type="dxa"/>
                  <w:vAlign w:val="center"/>
                </w:tcPr>
                <w:p w14:paraId="413EBB7A" w14:textId="14A3A7CF" w:rsidR="009E73B1" w:rsidRPr="002C2159" w:rsidRDefault="00930BF5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16</w:t>
                  </w:r>
                </w:p>
              </w:tc>
            </w:tr>
            <w:tr w:rsidR="00930BF5" w:rsidRPr="002C2159" w14:paraId="6B4B7465" w14:textId="77777777" w:rsidTr="009E73B1">
              <w:trPr>
                <w:trHeight w:val="381"/>
              </w:trPr>
              <w:tc>
                <w:tcPr>
                  <w:tcW w:w="671" w:type="dxa"/>
                  <w:shd w:val="clear" w:color="auto" w:fill="auto"/>
                  <w:vAlign w:val="center"/>
                </w:tcPr>
                <w:p w14:paraId="29939977" w14:textId="35419358" w:rsidR="00930BF5" w:rsidRPr="002C2159" w:rsidRDefault="00930BF5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2C2159">
                    <w:rPr>
                      <w:rFonts w:cs="Times New Roman"/>
                    </w:rPr>
                    <w:t>02</w:t>
                  </w:r>
                </w:p>
              </w:tc>
              <w:tc>
                <w:tcPr>
                  <w:tcW w:w="3329" w:type="dxa"/>
                  <w:shd w:val="clear" w:color="auto" w:fill="auto"/>
                  <w:vAlign w:val="center"/>
                </w:tcPr>
                <w:p w14:paraId="1E733DC7" w14:textId="1D99834A" w:rsidR="00930BF5" w:rsidRPr="002C2159" w:rsidRDefault="00930BF5" w:rsidP="00930BF5">
                  <w:pPr>
                    <w:tabs>
                      <w:tab w:val="left" w:pos="1991"/>
                    </w:tabs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tag10</w:t>
                  </w:r>
                </w:p>
              </w:tc>
              <w:tc>
                <w:tcPr>
                  <w:tcW w:w="3335" w:type="dxa"/>
                  <w:vAlign w:val="center"/>
                </w:tcPr>
                <w:p w14:paraId="4615C313" w14:textId="7D041D5C" w:rsidR="00930BF5" w:rsidRPr="002C2159" w:rsidRDefault="00930BF5" w:rsidP="00C303C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  <w:lang w:val="zh-TW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新</w:t>
                  </w:r>
                  <w:r w:rsidR="00210005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2C2159">
                    <w:rPr>
                      <w:rFonts w:cs="Times New Roman"/>
                      <w:color w:val="222222"/>
                    </w:rPr>
                    <w:t>檢查值</w:t>
                  </w:r>
                </w:p>
              </w:tc>
              <w:tc>
                <w:tcPr>
                  <w:tcW w:w="1122" w:type="dxa"/>
                  <w:vAlign w:val="center"/>
                </w:tcPr>
                <w:p w14:paraId="4BE98A31" w14:textId="65697BCD" w:rsidR="00930BF5" w:rsidRPr="002C2159" w:rsidRDefault="00930BF5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H</w:t>
                  </w:r>
                </w:p>
              </w:tc>
              <w:tc>
                <w:tcPr>
                  <w:tcW w:w="1119" w:type="dxa"/>
                  <w:vAlign w:val="center"/>
                </w:tcPr>
                <w:p w14:paraId="59674EEB" w14:textId="1ABF4BE1" w:rsidR="00930BF5" w:rsidRPr="002C2159" w:rsidRDefault="00930BF5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6</w:t>
                  </w:r>
                </w:p>
              </w:tc>
            </w:tr>
          </w:tbl>
          <w:p w14:paraId="3692712C" w14:textId="77777777" w:rsidR="009E73B1" w:rsidRPr="002C2159" w:rsidRDefault="009E73B1" w:rsidP="009E73B1">
            <w:pPr>
              <w:rPr>
                <w:rFonts w:cs="Times New Roman"/>
              </w:rPr>
            </w:pPr>
          </w:p>
          <w:p w14:paraId="7069C3BB" w14:textId="5C362994" w:rsidR="00AB5B47" w:rsidRPr="002C2159" w:rsidRDefault="00AB5B47" w:rsidP="00AB5B47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lang w:val="en-AU"/>
              </w:rPr>
              <w:t>付款交易</w:t>
            </w:r>
            <w:r w:rsidRPr="002C2159">
              <w:rPr>
                <w:rFonts w:cs="Times New Roman"/>
                <w:kern w:val="24"/>
                <w:szCs w:val="24"/>
              </w:rPr>
              <w:t>規格</w:t>
            </w:r>
          </w:p>
          <w:p w14:paraId="26C750B0" w14:textId="76B6E787" w:rsidR="00AB5B47" w:rsidRPr="002C2159" w:rsidRDefault="00AB5B47" w:rsidP="00AB5B47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目前無使用此欄位</w:t>
            </w:r>
            <w:r w:rsidR="001E44B3" w:rsidRPr="002C2159">
              <w:rPr>
                <w:rFonts w:cs="Times New Roman"/>
                <w:kern w:val="24"/>
                <w:szCs w:val="24"/>
                <w:lang w:val="en-AU"/>
              </w:rPr>
              <w:t>。</w:t>
            </w:r>
          </w:p>
          <w:p w14:paraId="74CDC3BE" w14:textId="7A0C2545" w:rsidR="00AB5B47" w:rsidRPr="002C2159" w:rsidRDefault="00AB5B47" w:rsidP="00AB5B47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退款交易規格</w:t>
            </w:r>
          </w:p>
          <w:p w14:paraId="04013060" w14:textId="17F9772F" w:rsidR="00AB5B47" w:rsidRPr="002C2159" w:rsidRDefault="00AB5B47" w:rsidP="00AB5B47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目前無使用此欄位</w:t>
            </w:r>
            <w:r w:rsidR="001E44B3" w:rsidRPr="002C2159">
              <w:rPr>
                <w:rFonts w:cs="Times New Roman"/>
                <w:kern w:val="24"/>
                <w:szCs w:val="24"/>
                <w:lang w:val="en-AU"/>
              </w:rPr>
              <w:t>。</w:t>
            </w:r>
          </w:p>
          <w:p w14:paraId="40AA791A" w14:textId="417D8FAB" w:rsidR="00917044" w:rsidRPr="002C2159" w:rsidRDefault="00917044" w:rsidP="009E73B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查詢交易規格</w:t>
            </w:r>
          </w:p>
          <w:p w14:paraId="13D04668" w14:textId="424664BB" w:rsidR="00A97A14" w:rsidRPr="002C2159" w:rsidRDefault="00A97A14" w:rsidP="00A97A14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目前無使用此欄位</w:t>
            </w:r>
            <w:r w:rsidR="001E44B3" w:rsidRPr="002C2159">
              <w:rPr>
                <w:rFonts w:cs="Times New Roman"/>
                <w:kern w:val="24"/>
                <w:szCs w:val="24"/>
                <w:lang w:val="en-AU"/>
              </w:rPr>
              <w:t>。</w:t>
            </w:r>
          </w:p>
          <w:p w14:paraId="4A7B6141" w14:textId="160245A3" w:rsidR="009E73B1" w:rsidRPr="002C2159" w:rsidRDefault="00F3041C" w:rsidP="009E73B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/>
                <w:kern w:val="24"/>
                <w:szCs w:val="24"/>
              </w:rPr>
              <w:t>驗證碼更新</w:t>
            </w:r>
            <w:r w:rsidR="009E73B1" w:rsidRPr="002C2159">
              <w:rPr>
                <w:rFonts w:cs="Times New Roman"/>
                <w:kern w:val="24"/>
                <w:szCs w:val="24"/>
              </w:rPr>
              <w:t>交易規格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6"/>
              <w:gridCol w:w="957"/>
              <w:gridCol w:w="1984"/>
              <w:gridCol w:w="709"/>
              <w:gridCol w:w="709"/>
              <w:gridCol w:w="709"/>
              <w:gridCol w:w="850"/>
              <w:gridCol w:w="3202"/>
            </w:tblGrid>
            <w:tr w:rsidR="009E73B1" w:rsidRPr="002C2159" w14:paraId="55C80C43" w14:textId="77777777" w:rsidTr="009A365A">
              <w:tc>
                <w:tcPr>
                  <w:tcW w:w="456" w:type="dxa"/>
                  <w:shd w:val="clear" w:color="auto" w:fill="D9D9D9"/>
                  <w:vAlign w:val="center"/>
                </w:tcPr>
                <w:p w14:paraId="7A4ED08E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#</w:t>
                  </w:r>
                </w:p>
              </w:tc>
              <w:tc>
                <w:tcPr>
                  <w:tcW w:w="957" w:type="dxa"/>
                  <w:shd w:val="clear" w:color="auto" w:fill="D9D9D9"/>
                  <w:vAlign w:val="center"/>
                </w:tcPr>
                <w:p w14:paraId="3CA3BE8A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系統參數名稱</w:t>
                  </w:r>
                </w:p>
              </w:tc>
              <w:tc>
                <w:tcPr>
                  <w:tcW w:w="1984" w:type="dxa"/>
                  <w:shd w:val="clear" w:color="auto" w:fill="D9D9D9"/>
                  <w:vAlign w:val="center"/>
                </w:tcPr>
                <w:p w14:paraId="70D17DA3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欄位中文名稱</w:t>
                  </w:r>
                </w:p>
              </w:tc>
              <w:tc>
                <w:tcPr>
                  <w:tcW w:w="709" w:type="dxa"/>
                  <w:shd w:val="clear" w:color="auto" w:fill="D9D9D9"/>
                  <w:vAlign w:val="center"/>
                </w:tcPr>
                <w:p w14:paraId="2FCDB753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Fmt</w:t>
                  </w:r>
                </w:p>
              </w:tc>
              <w:tc>
                <w:tcPr>
                  <w:tcW w:w="709" w:type="dxa"/>
                  <w:shd w:val="clear" w:color="auto" w:fill="D9D9D9"/>
                  <w:vAlign w:val="center"/>
                </w:tcPr>
                <w:p w14:paraId="01FEAE38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Len</w:t>
                  </w:r>
                </w:p>
              </w:tc>
              <w:tc>
                <w:tcPr>
                  <w:tcW w:w="709" w:type="dxa"/>
                  <w:shd w:val="clear" w:color="auto" w:fill="D9D9D9"/>
                  <w:vAlign w:val="center"/>
                </w:tcPr>
                <w:p w14:paraId="226E3D43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REQ</w:t>
                  </w:r>
                </w:p>
              </w:tc>
              <w:tc>
                <w:tcPr>
                  <w:tcW w:w="850" w:type="dxa"/>
                  <w:shd w:val="clear" w:color="auto" w:fill="D9D9D9"/>
                  <w:vAlign w:val="center"/>
                </w:tcPr>
                <w:p w14:paraId="7A30FF8B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RESP</w:t>
                  </w:r>
                </w:p>
              </w:tc>
              <w:tc>
                <w:tcPr>
                  <w:tcW w:w="3202" w:type="dxa"/>
                  <w:shd w:val="clear" w:color="auto" w:fill="D9D9D9"/>
                  <w:vAlign w:val="center"/>
                </w:tcPr>
                <w:p w14:paraId="44C85DEC" w14:textId="77777777" w:rsidR="009E73B1" w:rsidRPr="002C2159" w:rsidRDefault="009E73B1" w:rsidP="0003547C">
                  <w:pPr>
                    <w:widowControl/>
                    <w:spacing w:line="330" w:lineRule="atLeast"/>
                    <w:jc w:val="center"/>
                    <w:textAlignment w:val="bottom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備註</w:t>
                  </w:r>
                </w:p>
              </w:tc>
            </w:tr>
            <w:tr w:rsidR="009E73B1" w:rsidRPr="002C2159" w14:paraId="0436030B" w14:textId="77777777" w:rsidTr="009A365A">
              <w:trPr>
                <w:trHeight w:val="1265"/>
              </w:trPr>
              <w:tc>
                <w:tcPr>
                  <w:tcW w:w="456" w:type="dxa"/>
                  <w:shd w:val="clear" w:color="auto" w:fill="auto"/>
                  <w:vAlign w:val="center"/>
                </w:tcPr>
                <w:p w14:paraId="768B44E5" w14:textId="3A2B924F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2C2159">
                    <w:rPr>
                      <w:rFonts w:cs="Times New Roman"/>
                    </w:rPr>
                    <w:t>0</w:t>
                  </w:r>
                  <w:r w:rsidR="00D67524" w:rsidRPr="002C2159">
                    <w:rPr>
                      <w:rFonts w:cs="Times New Roman"/>
                    </w:rPr>
                    <w:t>1</w:t>
                  </w:r>
                </w:p>
              </w:tc>
              <w:tc>
                <w:tcPr>
                  <w:tcW w:w="957" w:type="dxa"/>
                  <w:shd w:val="clear" w:color="auto" w:fill="auto"/>
                  <w:vAlign w:val="center"/>
                </w:tcPr>
                <w:p w14:paraId="57DF0E3C" w14:textId="224372CA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tag0</w:t>
                  </w:r>
                  <w:r w:rsidR="000B462C" w:rsidRPr="002C2159">
                    <w:rPr>
                      <w:rFonts w:cs="Times New Roman"/>
                      <w:kern w:val="0"/>
                    </w:rPr>
                    <w:t>6</w:t>
                  </w:r>
                </w:p>
              </w:tc>
              <w:tc>
                <w:tcPr>
                  <w:tcW w:w="1984" w:type="dxa"/>
                  <w:vAlign w:val="center"/>
                </w:tcPr>
                <w:p w14:paraId="2331F62E" w14:textId="670D34B6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新</w:t>
                  </w:r>
                  <w:r w:rsidR="00210005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2C2159">
                    <w:rPr>
                      <w:rFonts w:cs="Times New Roman"/>
                      <w:kern w:val="0"/>
                      <w:lang w:val="zh-TW"/>
                    </w:rPr>
                    <w:t>資訊</w:t>
                  </w:r>
                </w:p>
              </w:tc>
              <w:tc>
                <w:tcPr>
                  <w:tcW w:w="709" w:type="dxa"/>
                  <w:vAlign w:val="center"/>
                </w:tcPr>
                <w:p w14:paraId="4EBE0925" w14:textId="14282010" w:rsidR="009E73B1" w:rsidRPr="002C2159" w:rsidRDefault="00774A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AN</w:t>
                  </w:r>
                </w:p>
              </w:tc>
              <w:tc>
                <w:tcPr>
                  <w:tcW w:w="709" w:type="dxa"/>
                  <w:vAlign w:val="center"/>
                </w:tcPr>
                <w:p w14:paraId="6B71A063" w14:textId="31FC71D3" w:rsidR="009E73B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16</w:t>
                  </w:r>
                </w:p>
              </w:tc>
              <w:tc>
                <w:tcPr>
                  <w:tcW w:w="709" w:type="dxa"/>
                  <w:vAlign w:val="center"/>
                </w:tcPr>
                <w:p w14:paraId="0122EEE7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433CDD7" w14:textId="77777777" w:rsidR="009E73B1" w:rsidRPr="002C2159" w:rsidRDefault="009E73B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M</w:t>
                  </w:r>
                </w:p>
              </w:tc>
              <w:tc>
                <w:tcPr>
                  <w:tcW w:w="3202" w:type="dxa"/>
                  <w:shd w:val="clear" w:color="auto" w:fill="auto"/>
                  <w:vAlign w:val="center"/>
                </w:tcPr>
                <w:p w14:paraId="16DAA9CD" w14:textId="6E4360D9" w:rsidR="00941159" w:rsidRPr="00941159" w:rsidRDefault="00696F68">
                  <w:pPr>
                    <w:pStyle w:val="af3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spacing w:line="360" w:lineRule="atLeast"/>
                    <w:ind w:leftChars="0"/>
                    <w:jc w:val="both"/>
                    <w:rPr>
                      <w:ins w:id="1289" w:author="蔡孟芹" w:date="2018-03-07T11:37:00Z"/>
                      <w:rFonts w:cs="Times New Roman"/>
                      <w:kern w:val="0"/>
                      <w:rPrChange w:id="1290" w:author="蔡孟芹" w:date="2018-03-07T11:37:00Z">
                        <w:rPr>
                          <w:ins w:id="1291" w:author="蔡孟芹" w:date="2018-03-07T11:37:00Z"/>
                        </w:rPr>
                      </w:rPrChange>
                    </w:rPr>
                    <w:pPrChange w:id="1292" w:author="蔡孟芹" w:date="2018-03-07T11:37:00Z">
                      <w:pPr>
                        <w:autoSpaceDE w:val="0"/>
                        <w:autoSpaceDN w:val="0"/>
                        <w:adjustRightInd w:val="0"/>
                        <w:spacing w:line="360" w:lineRule="atLeast"/>
                        <w:jc w:val="both"/>
                      </w:pPr>
                    </w:pPrChange>
                  </w:pPr>
                  <w:r w:rsidRPr="00941159">
                    <w:rPr>
                      <w:rFonts w:cs="Times New Roman" w:hint="eastAsia"/>
                      <w:kern w:val="0"/>
                      <w:rPrChange w:id="1293" w:author="蔡孟芹" w:date="2018-03-07T11:37:00Z">
                        <w:rPr>
                          <w:rFonts w:hint="eastAsia"/>
                        </w:rPr>
                      </w:rPrChange>
                    </w:rPr>
                    <w:t>接收端需使用</w:t>
                  </w:r>
                  <w:r w:rsidR="009E73B1" w:rsidRPr="00941159">
                    <w:rPr>
                      <w:rFonts w:cs="Times New Roman" w:hint="eastAsia"/>
                      <w:kern w:val="0"/>
                      <w:rPrChange w:id="1294" w:author="蔡孟芹" w:date="2018-03-07T11:37:00Z">
                        <w:rPr>
                          <w:rFonts w:hint="eastAsia"/>
                        </w:rPr>
                      </w:rPrChange>
                    </w:rPr>
                    <w:t>舊</w:t>
                  </w:r>
                  <w:r w:rsidR="00210005" w:rsidRPr="00941159">
                    <w:rPr>
                      <w:rFonts w:cs="Times New Roman" w:hint="eastAsia"/>
                      <w:kern w:val="0"/>
                      <w:lang w:val="zh-TW"/>
                      <w:rPrChange w:id="1295" w:author="蔡孟芹" w:date="2018-03-07T11:37:00Z">
                        <w:rPr>
                          <w:rFonts w:hint="eastAsia"/>
                          <w:lang w:val="zh-TW"/>
                        </w:rPr>
                      </w:rPrChange>
                    </w:rPr>
                    <w:t>驗證碼</w:t>
                  </w:r>
                  <w:r w:rsidR="009E73B1" w:rsidRPr="00941159">
                    <w:rPr>
                      <w:rFonts w:cs="Times New Roman" w:hint="eastAsia"/>
                      <w:kern w:val="0"/>
                      <w:rPrChange w:id="1296" w:author="蔡孟芹" w:date="2018-03-07T11:37:00Z">
                        <w:rPr>
                          <w:rFonts w:hint="eastAsia"/>
                        </w:rPr>
                      </w:rPrChange>
                    </w:rPr>
                    <w:t>對</w:t>
                  </w:r>
                  <w:r w:rsidRPr="00941159">
                    <w:rPr>
                      <w:rFonts w:cs="Times New Roman" w:hint="eastAsia"/>
                      <w:kern w:val="0"/>
                      <w:rPrChange w:id="1297" w:author="蔡孟芹" w:date="2018-03-07T11:37:00Z">
                        <w:rPr>
                          <w:rFonts w:hint="eastAsia"/>
                        </w:rPr>
                      </w:rPrChange>
                    </w:rPr>
                    <w:t>此欄位</w:t>
                  </w:r>
                  <w:r w:rsidR="009E73B1" w:rsidRPr="00941159">
                    <w:rPr>
                      <w:rFonts w:cs="Times New Roman" w:hint="eastAsia"/>
                      <w:kern w:val="0"/>
                      <w:rPrChange w:id="1298" w:author="蔡孟芹" w:date="2018-03-07T11:37:00Z">
                        <w:rPr>
                          <w:rFonts w:hint="eastAsia"/>
                        </w:rPr>
                      </w:rPrChange>
                    </w:rPr>
                    <w:t>進行</w:t>
                  </w:r>
                  <w:r w:rsidR="009E73B1" w:rsidRPr="00941159">
                    <w:rPr>
                      <w:rFonts w:cs="Times New Roman"/>
                      <w:kern w:val="0"/>
                      <w:rPrChange w:id="1299" w:author="蔡孟芹" w:date="2018-03-07T11:37:00Z">
                        <w:rPr/>
                      </w:rPrChange>
                    </w:rPr>
                    <w:t>3DES ECB</w:t>
                  </w:r>
                  <w:r w:rsidRPr="00941159">
                    <w:rPr>
                      <w:rFonts w:cs="Times New Roman" w:hint="eastAsia"/>
                      <w:kern w:val="0"/>
                      <w:rPrChange w:id="1300" w:author="蔡孟芹" w:date="2018-03-07T11:37:00Z">
                        <w:rPr>
                          <w:rFonts w:hint="eastAsia"/>
                        </w:rPr>
                      </w:rPrChange>
                    </w:rPr>
                    <w:t>解</w:t>
                  </w:r>
                  <w:r w:rsidR="009E73B1" w:rsidRPr="00941159">
                    <w:rPr>
                      <w:rFonts w:cs="Times New Roman" w:hint="eastAsia"/>
                      <w:kern w:val="0"/>
                      <w:rPrChange w:id="1301" w:author="蔡孟芹" w:date="2018-03-07T11:37:00Z">
                        <w:rPr>
                          <w:rFonts w:hint="eastAsia"/>
                        </w:rPr>
                      </w:rPrChange>
                    </w:rPr>
                    <w:t>密作業</w:t>
                  </w:r>
                  <w:r w:rsidRPr="00941159">
                    <w:rPr>
                      <w:rFonts w:cs="Times New Roman" w:hint="eastAsia"/>
                      <w:kern w:val="0"/>
                      <w:rPrChange w:id="1302" w:author="蔡孟芹" w:date="2018-03-07T11:37:00Z">
                        <w:rPr>
                          <w:rFonts w:hint="eastAsia"/>
                        </w:rPr>
                      </w:rPrChange>
                    </w:rPr>
                    <w:t>，取得交換後的新</w:t>
                  </w:r>
                  <w:r w:rsidR="00210005" w:rsidRPr="00941159">
                    <w:rPr>
                      <w:rFonts w:cs="Times New Roman" w:hint="eastAsia"/>
                      <w:kern w:val="0"/>
                      <w:lang w:val="zh-TW"/>
                      <w:rPrChange w:id="1303" w:author="蔡孟芹" w:date="2018-03-07T11:37:00Z">
                        <w:rPr>
                          <w:rFonts w:hint="eastAsia"/>
                          <w:lang w:val="zh-TW"/>
                        </w:rPr>
                      </w:rPrChange>
                    </w:rPr>
                    <w:t>驗證碼</w:t>
                  </w:r>
                  <w:r w:rsidRPr="00941159">
                    <w:rPr>
                      <w:rFonts w:cs="Times New Roman" w:hint="eastAsia"/>
                      <w:kern w:val="0"/>
                      <w:rPrChange w:id="1304" w:author="蔡孟芹" w:date="2018-03-07T11:37:00Z">
                        <w:rPr>
                          <w:rFonts w:hint="eastAsia"/>
                        </w:rPr>
                      </w:rPrChange>
                    </w:rPr>
                    <w:t>值</w:t>
                  </w:r>
                  <w:r w:rsidR="009E73B1" w:rsidRPr="00941159">
                    <w:rPr>
                      <w:rFonts w:cs="Times New Roman" w:hint="eastAsia"/>
                      <w:kern w:val="0"/>
                      <w:rPrChange w:id="1305" w:author="蔡孟芹" w:date="2018-03-07T11:37:00Z">
                        <w:rPr>
                          <w:rFonts w:hint="eastAsia"/>
                        </w:rPr>
                      </w:rPrChange>
                    </w:rPr>
                    <w:t>。</w:t>
                  </w:r>
                </w:p>
                <w:p w14:paraId="00923633" w14:textId="612FBBBD" w:rsidR="009E73B1" w:rsidRPr="00941159" w:rsidRDefault="00941159">
                  <w:pPr>
                    <w:pStyle w:val="af3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spacing w:line="360" w:lineRule="atLeast"/>
                    <w:ind w:leftChars="0"/>
                    <w:jc w:val="both"/>
                    <w:rPr>
                      <w:rFonts w:cs="Times New Roman"/>
                      <w:kern w:val="0"/>
                      <w:rPrChange w:id="1306" w:author="蔡孟芹" w:date="2018-03-07T11:37:00Z">
                        <w:rPr/>
                      </w:rPrChange>
                    </w:rPr>
                    <w:pPrChange w:id="1307" w:author="蔡孟芹" w:date="2018-03-07T11:37:00Z">
                      <w:pPr>
                        <w:autoSpaceDE w:val="0"/>
                        <w:autoSpaceDN w:val="0"/>
                        <w:adjustRightInd w:val="0"/>
                        <w:spacing w:line="360" w:lineRule="atLeast"/>
                        <w:jc w:val="both"/>
                      </w:pPr>
                    </w:pPrChange>
                  </w:pPr>
                  <w:ins w:id="1308" w:author="蔡孟芹" w:date="2018-03-07T11:37:00Z">
                    <w:r w:rsidRPr="00281E9F">
                      <w:rPr>
                        <w:rFonts w:cs="Times New Roman" w:hint="eastAsia"/>
                        <w:kern w:val="0"/>
                      </w:rPr>
                      <w:t>驗證碼</w:t>
                    </w:r>
                    <w:r>
                      <w:rPr>
                        <w:rFonts w:cs="Times New Roman" w:hint="eastAsia"/>
                        <w:kern w:val="0"/>
                      </w:rPr>
                      <w:t>長度建議採用</w:t>
                    </w:r>
                    <w:r>
                      <w:rPr>
                        <w:rFonts w:cs="Times New Roman" w:hint="eastAsia"/>
                        <w:kern w:val="0"/>
                      </w:rPr>
                      <w:t>32</w:t>
                    </w:r>
                    <w:r>
                      <w:rPr>
                        <w:rFonts w:cs="Times New Roman" w:hint="eastAsia"/>
                        <w:kern w:val="0"/>
                      </w:rPr>
                      <w:t>或</w:t>
                    </w:r>
                    <w:r>
                      <w:rPr>
                        <w:rFonts w:cs="Times New Roman" w:hint="eastAsia"/>
                        <w:kern w:val="0"/>
                      </w:rPr>
                      <w:t>48</w:t>
                    </w:r>
                    <w:r>
                      <w:rPr>
                        <w:rFonts w:cs="Times New Roman" w:hint="eastAsia"/>
                        <w:kern w:val="0"/>
                      </w:rPr>
                      <w:t>。</w:t>
                    </w:r>
                  </w:ins>
                </w:p>
              </w:tc>
            </w:tr>
            <w:tr w:rsidR="00770D81" w:rsidRPr="002C2159" w14:paraId="06D29C27" w14:textId="77777777" w:rsidTr="009A365A">
              <w:trPr>
                <w:trHeight w:val="812"/>
              </w:trPr>
              <w:tc>
                <w:tcPr>
                  <w:tcW w:w="456" w:type="dxa"/>
                  <w:shd w:val="clear" w:color="auto" w:fill="auto"/>
                  <w:vAlign w:val="center"/>
                </w:tcPr>
                <w:p w14:paraId="564004E2" w14:textId="446133AC" w:rsidR="00770D8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2C2159">
                    <w:rPr>
                      <w:rFonts w:cs="Times New Roman"/>
                    </w:rPr>
                    <w:t>02</w:t>
                  </w:r>
                </w:p>
              </w:tc>
              <w:tc>
                <w:tcPr>
                  <w:tcW w:w="957" w:type="dxa"/>
                  <w:shd w:val="clear" w:color="auto" w:fill="auto"/>
                  <w:vAlign w:val="center"/>
                </w:tcPr>
                <w:p w14:paraId="71083A79" w14:textId="22E1EA18" w:rsidR="00770D81" w:rsidRPr="002C2159" w:rsidRDefault="00770D81" w:rsidP="00770D81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tag10</w:t>
                  </w:r>
                </w:p>
              </w:tc>
              <w:tc>
                <w:tcPr>
                  <w:tcW w:w="1984" w:type="dxa"/>
                  <w:vAlign w:val="center"/>
                </w:tcPr>
                <w:p w14:paraId="63B83522" w14:textId="14FB9B3D" w:rsidR="00770D81" w:rsidRPr="002C2159" w:rsidRDefault="00890943" w:rsidP="0003547C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  <w:lang w:val="zh-TW"/>
                    </w:rPr>
                  </w:pPr>
                  <w:r w:rsidRPr="002C2159">
                    <w:rPr>
                      <w:rFonts w:cs="Times New Roman"/>
                      <w:kern w:val="0"/>
                      <w:lang w:val="zh-TW"/>
                    </w:rPr>
                    <w:t>新</w:t>
                  </w:r>
                  <w:r w:rsidR="00210005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2C2159">
                    <w:rPr>
                      <w:rFonts w:cs="Times New Roman"/>
                      <w:color w:val="222222"/>
                    </w:rPr>
                    <w:t>檢查值</w:t>
                  </w:r>
                </w:p>
              </w:tc>
              <w:tc>
                <w:tcPr>
                  <w:tcW w:w="709" w:type="dxa"/>
                  <w:vAlign w:val="center"/>
                </w:tcPr>
                <w:p w14:paraId="2CDB38E3" w14:textId="015468FA" w:rsidR="00770D8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H</w:t>
                  </w:r>
                </w:p>
              </w:tc>
              <w:tc>
                <w:tcPr>
                  <w:tcW w:w="709" w:type="dxa"/>
                  <w:vAlign w:val="center"/>
                </w:tcPr>
                <w:p w14:paraId="712226A4" w14:textId="5FDD291D" w:rsidR="00770D8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6</w:t>
                  </w:r>
                </w:p>
              </w:tc>
              <w:tc>
                <w:tcPr>
                  <w:tcW w:w="709" w:type="dxa"/>
                  <w:vAlign w:val="center"/>
                </w:tcPr>
                <w:p w14:paraId="46315B09" w14:textId="77777777" w:rsidR="00770D8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E7E530A" w14:textId="2FAA3D20" w:rsidR="00770D81" w:rsidRPr="002C2159" w:rsidRDefault="00770D81" w:rsidP="0003547C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M</w:t>
                  </w:r>
                </w:p>
              </w:tc>
              <w:tc>
                <w:tcPr>
                  <w:tcW w:w="3202" w:type="dxa"/>
                  <w:shd w:val="clear" w:color="auto" w:fill="auto"/>
                  <w:vAlign w:val="center"/>
                </w:tcPr>
                <w:p w14:paraId="7F44A09D" w14:textId="77467C85" w:rsidR="00770D81" w:rsidRPr="002C2159" w:rsidRDefault="00770D81" w:rsidP="00696F68">
                  <w:pPr>
                    <w:autoSpaceDE w:val="0"/>
                    <w:autoSpaceDN w:val="0"/>
                    <w:adjustRightInd w:val="0"/>
                    <w:spacing w:line="360" w:lineRule="atLeast"/>
                    <w:jc w:val="both"/>
                    <w:rPr>
                      <w:rFonts w:cs="Times New Roman"/>
                      <w:kern w:val="0"/>
                    </w:rPr>
                  </w:pPr>
                  <w:r w:rsidRPr="002C2159">
                    <w:rPr>
                      <w:rFonts w:cs="Times New Roman"/>
                      <w:kern w:val="0"/>
                    </w:rPr>
                    <w:t>新</w:t>
                  </w:r>
                  <w:r w:rsidR="00210005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2C2159">
                    <w:rPr>
                      <w:rFonts w:cs="Times New Roman"/>
                      <w:kern w:val="0"/>
                    </w:rPr>
                    <w:t>的</w:t>
                  </w:r>
                  <w:r w:rsidRPr="002C2159">
                    <w:rPr>
                      <w:rFonts w:cs="Times New Roman"/>
                      <w:kern w:val="0"/>
                    </w:rPr>
                    <w:t>key check value</w:t>
                  </w:r>
                  <w:r w:rsidRPr="002C2159">
                    <w:rPr>
                      <w:rFonts w:cs="Times New Roman"/>
                      <w:kern w:val="0"/>
                    </w:rPr>
                    <w:t>。</w:t>
                  </w:r>
                </w:p>
              </w:tc>
            </w:tr>
          </w:tbl>
          <w:p w14:paraId="30BE7EC6" w14:textId="6C313385" w:rsidR="009E73B1" w:rsidRPr="002C2159" w:rsidRDefault="009E73B1" w:rsidP="009E73B1">
            <w:pPr>
              <w:rPr>
                <w:rFonts w:cs="Times New Roman"/>
              </w:rPr>
            </w:pPr>
          </w:p>
        </w:tc>
      </w:tr>
    </w:tbl>
    <w:p w14:paraId="03CBFB13" w14:textId="120ED9DC" w:rsidR="00216434" w:rsidRDefault="00216434">
      <w:pPr>
        <w:spacing w:line="360" w:lineRule="auto"/>
        <w:rPr>
          <w:ins w:id="1309" w:author="蔡孟芹" w:date="2018-03-07T11:33:00Z"/>
        </w:rPr>
        <w:pPrChange w:id="1310" w:author="蔡孟芹" w:date="2018-03-07T11:36:00Z">
          <w:pPr>
            <w:pStyle w:val="af3"/>
            <w:spacing w:line="360" w:lineRule="auto"/>
          </w:pPr>
        </w:pPrChange>
      </w:pPr>
      <w:bookmarkStart w:id="1311" w:name="_Toc458000167"/>
      <w:ins w:id="1312" w:author="蔡孟芹" w:date="2018-03-07T11:33:00Z">
        <w:r>
          <w:rPr>
            <w:rFonts w:hint="eastAsia"/>
          </w:rPr>
          <w:t>註一：新驗證碼值與舊驗證碼值之長度相同。</w:t>
        </w:r>
      </w:ins>
    </w:p>
    <w:p w14:paraId="436BBA54" w14:textId="12428519" w:rsidR="00216434" w:rsidRDefault="00216434">
      <w:pPr>
        <w:spacing w:line="360" w:lineRule="auto"/>
        <w:rPr>
          <w:ins w:id="1313" w:author="蔡孟芹" w:date="2018-03-07T11:33:00Z"/>
        </w:rPr>
        <w:pPrChange w:id="1314" w:author="蔡孟芹" w:date="2018-03-07T11:36:00Z">
          <w:pPr>
            <w:pStyle w:val="af3"/>
            <w:spacing w:line="360" w:lineRule="auto"/>
          </w:pPr>
        </w:pPrChange>
      </w:pPr>
      <w:ins w:id="1315" w:author="蔡孟芹" w:date="2018-03-07T11:33:00Z">
        <w:r>
          <w:rPr>
            <w:rFonts w:hint="eastAsia"/>
          </w:rPr>
          <w:t>註二：新驗證碼檢查值採用新驗證碼對”</w:t>
        </w:r>
        <w:r>
          <w:rPr>
            <w:rFonts w:hint="eastAsia"/>
          </w:rPr>
          <w:t>0000000000000000</w:t>
        </w:r>
        <w:r>
          <w:rPr>
            <w:rFonts w:hint="eastAsia"/>
          </w:rPr>
          <w:t>”</w:t>
        </w:r>
      </w:ins>
      <w:ins w:id="1316" w:author="紀勝雲" w:date="2018-03-13T09:59:00Z">
        <w:r w:rsidR="00160D32">
          <w:rPr>
            <w:rFonts w:hint="eastAsia"/>
          </w:rPr>
          <w:t>(</w:t>
        </w:r>
        <w:r w:rsidR="00160D32">
          <w:t>Hex2Byte</w:t>
        </w:r>
        <w:r w:rsidR="00160D32">
          <w:rPr>
            <w:rFonts w:hint="eastAsia"/>
          </w:rPr>
          <w:t>轉換為</w:t>
        </w:r>
        <w:r w:rsidR="00160D32">
          <w:rPr>
            <w:rFonts w:hint="eastAsia"/>
          </w:rPr>
          <w:t>8 Bytes</w:t>
        </w:r>
        <w:r w:rsidR="00160D32">
          <w:rPr>
            <w:rFonts w:hint="eastAsia"/>
          </w:rPr>
          <w:t>資料</w:t>
        </w:r>
      </w:ins>
      <w:ins w:id="1317" w:author="紀勝雲" w:date="2018-03-13T10:00:00Z">
        <w:r w:rsidR="00160D32">
          <w:rPr>
            <w:rFonts w:hint="eastAsia"/>
          </w:rPr>
          <w:t>進行</w:t>
        </w:r>
        <w:bookmarkStart w:id="1318" w:name="_GoBack"/>
        <w:bookmarkEnd w:id="1318"/>
        <w:r w:rsidR="00160D32">
          <w:rPr>
            <w:rFonts w:hint="eastAsia"/>
          </w:rPr>
          <w:t>計算</w:t>
        </w:r>
      </w:ins>
      <w:ins w:id="1319" w:author="紀勝雲" w:date="2018-03-13T09:59:00Z">
        <w:r w:rsidR="00160D32">
          <w:rPr>
            <w:rFonts w:hint="eastAsia"/>
          </w:rPr>
          <w:t>)</w:t>
        </w:r>
      </w:ins>
      <w:ins w:id="1320" w:author="蔡孟芹" w:date="2018-03-07T11:33:00Z">
        <w:r>
          <w:rPr>
            <w:rFonts w:hint="eastAsia"/>
          </w:rPr>
          <w:t>，進行</w:t>
        </w:r>
        <w:r>
          <w:rPr>
            <w:rFonts w:hint="eastAsia"/>
          </w:rPr>
          <w:t>3DES ECB</w:t>
        </w:r>
        <w:r>
          <w:rPr>
            <w:rFonts w:hint="eastAsia"/>
          </w:rPr>
          <w:t>加密作業，並取最後</w:t>
        </w:r>
        <w:r>
          <w:rPr>
            <w:rFonts w:hint="eastAsia"/>
          </w:rPr>
          <w:t>3bytes</w:t>
        </w:r>
        <w:r>
          <w:rPr>
            <w:rFonts w:hint="eastAsia"/>
          </w:rPr>
          <w:t>，經</w:t>
        </w:r>
        <w:r>
          <w:rPr>
            <w:rFonts w:hint="eastAsia"/>
          </w:rPr>
          <w:t>hex</w:t>
        </w:r>
        <w:r>
          <w:rPr>
            <w:rFonts w:hint="eastAsia"/>
          </w:rPr>
          <w:t>轉換，用來驗證解開的新</w:t>
        </w:r>
        <w:r>
          <w:rPr>
            <w:rFonts w:hint="eastAsia"/>
          </w:rPr>
          <w:t>key</w:t>
        </w:r>
        <w:r>
          <w:rPr>
            <w:rFonts w:hint="eastAsia"/>
          </w:rPr>
          <w:t>是否正確。</w:t>
        </w:r>
      </w:ins>
    </w:p>
    <w:p w14:paraId="1210786E" w14:textId="38713E8C" w:rsidR="00216434" w:rsidRDefault="00216434">
      <w:pPr>
        <w:spacing w:line="360" w:lineRule="auto"/>
        <w:rPr>
          <w:ins w:id="1321" w:author="蔡孟芹" w:date="2018-03-07T11:36:00Z"/>
        </w:rPr>
        <w:pPrChange w:id="1322" w:author="蔡孟芹" w:date="2018-03-07T11:36:00Z">
          <w:pPr>
            <w:pStyle w:val="2"/>
            <w:spacing w:before="0" w:after="0"/>
            <w:ind w:left="578" w:hanging="578"/>
          </w:pPr>
        </w:pPrChange>
      </w:pPr>
      <w:ins w:id="1323" w:author="蔡孟芹" w:date="2018-03-07T11:33:00Z">
        <w:r>
          <w:rPr>
            <w:rFonts w:hint="eastAsia"/>
          </w:rPr>
          <w:t>註三：</w:t>
        </w:r>
        <w:r>
          <w:rPr>
            <w:rFonts w:hint="eastAsia"/>
          </w:rPr>
          <w:t>3DES ECB</w:t>
        </w:r>
        <w:r>
          <w:rPr>
            <w:rFonts w:hint="eastAsia"/>
          </w:rPr>
          <w:t>加密作業之</w:t>
        </w:r>
        <w:r>
          <w:rPr>
            <w:rFonts w:hint="eastAsia"/>
          </w:rPr>
          <w:t>Padding</w:t>
        </w:r>
        <w:r>
          <w:rPr>
            <w:rFonts w:hint="eastAsia"/>
          </w:rPr>
          <w:t>採用『</w:t>
        </w:r>
        <w:r>
          <w:rPr>
            <w:rFonts w:hint="eastAsia"/>
          </w:rPr>
          <w:t>NoPadding</w:t>
        </w:r>
        <w:r>
          <w:rPr>
            <w:rFonts w:hint="eastAsia"/>
          </w:rPr>
          <w:t>』。</w:t>
        </w:r>
      </w:ins>
    </w:p>
    <w:p w14:paraId="2701F99A" w14:textId="77777777" w:rsidR="00BE745A" w:rsidRDefault="00BE745A">
      <w:pPr>
        <w:pStyle w:val="af3"/>
        <w:spacing w:line="360" w:lineRule="auto"/>
        <w:ind w:leftChars="0" w:left="482"/>
        <w:rPr>
          <w:ins w:id="1324" w:author="蔡孟芹" w:date="2018-03-07T11:33:00Z"/>
        </w:rPr>
        <w:pPrChange w:id="1325" w:author="蔡孟芹" w:date="2018-03-07T11:33:00Z">
          <w:pPr>
            <w:pStyle w:val="2"/>
            <w:spacing w:before="0" w:after="0"/>
            <w:ind w:left="578" w:hanging="578"/>
          </w:pPr>
        </w:pPrChange>
      </w:pPr>
    </w:p>
    <w:p w14:paraId="1487689C" w14:textId="78E3943D" w:rsidR="00CB769D" w:rsidRPr="002C2159" w:rsidRDefault="00CB769D" w:rsidP="00CB769D">
      <w:pPr>
        <w:pStyle w:val="2"/>
        <w:spacing w:before="0" w:after="0"/>
        <w:ind w:left="578" w:hanging="578"/>
        <w:rPr>
          <w:lang w:eastAsia="zh-TW"/>
        </w:rPr>
      </w:pPr>
      <w:r w:rsidRPr="002C2159">
        <w:rPr>
          <w:lang w:eastAsia="zh-TW"/>
        </w:rPr>
        <w:lastRenderedPageBreak/>
        <w:t>FIELD_</w:t>
      </w:r>
      <w:r w:rsidR="00C626E2" w:rsidRPr="002C2159">
        <w:rPr>
          <w:lang w:eastAsia="zh-TW"/>
        </w:rPr>
        <w:t>2</w:t>
      </w:r>
      <w:r w:rsidR="007E65D8" w:rsidRPr="002C2159">
        <w:rPr>
          <w:lang w:eastAsia="zh-TW"/>
        </w:rPr>
        <w:t>2</w:t>
      </w:r>
      <w:r w:rsidRPr="002C2159">
        <w:rPr>
          <w:lang w:val="zh-TW" w:eastAsia="zh-TW"/>
        </w:rPr>
        <w:t>驗證碼押碼方式</w:t>
      </w:r>
      <w:bookmarkEnd w:id="131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CB769D" w:rsidRPr="002C2159" w14:paraId="2F03C4F4" w14:textId="77777777" w:rsidTr="00D9717B">
        <w:tc>
          <w:tcPr>
            <w:tcW w:w="959" w:type="dxa"/>
          </w:tcPr>
          <w:p w14:paraId="29C4EB0F" w14:textId="77777777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27A75BF" w14:textId="77777777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CB769D" w:rsidRPr="002C2159" w14:paraId="2D0C26DD" w14:textId="77777777" w:rsidTr="00D9717B">
        <w:tc>
          <w:tcPr>
            <w:tcW w:w="959" w:type="dxa"/>
          </w:tcPr>
          <w:p w14:paraId="3EA790B2" w14:textId="77777777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D66D528" w14:textId="1E9B0FCD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 bytes</w:t>
            </w:r>
          </w:p>
        </w:tc>
      </w:tr>
      <w:tr w:rsidR="00B372DC" w:rsidRPr="002C2159" w14:paraId="52E8305F" w14:textId="77777777" w:rsidTr="00D9717B">
        <w:tc>
          <w:tcPr>
            <w:tcW w:w="959" w:type="dxa"/>
          </w:tcPr>
          <w:p w14:paraId="463BC321" w14:textId="77777777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D0BF841" w14:textId="7DFE7CAD" w:rsidR="00CB769D" w:rsidRPr="002C2159" w:rsidRDefault="00CB769D" w:rsidP="00D9717B">
            <w:pPr>
              <w:spacing w:line="360" w:lineRule="auto"/>
              <w:rPr>
                <w:rFonts w:cs="Times New Roman"/>
                <w:kern w:val="0"/>
                <w:lang w:val="zh-TW"/>
              </w:rPr>
            </w:pPr>
            <w:r w:rsidRPr="002C2159">
              <w:rPr>
                <w:rFonts w:cs="Times New Roman"/>
                <w:kern w:val="0"/>
                <w:lang w:val="zh-TW"/>
              </w:rPr>
              <w:t>驗證碼押碼方式。</w:t>
            </w:r>
          </w:p>
          <w:p w14:paraId="7DB99077" w14:textId="593243AA" w:rsidR="00CB769D" w:rsidRPr="002C2159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lang w:val="zh-TW"/>
              </w:rPr>
              <w:t>1</w:t>
            </w:r>
            <w:r w:rsidRPr="002C2159">
              <w:rPr>
                <w:rFonts w:cs="Times New Roman"/>
                <w:kern w:val="0"/>
                <w:lang w:val="zh-TW"/>
              </w:rPr>
              <w:t>：</w:t>
            </w:r>
            <w:r w:rsidRPr="002C2159">
              <w:rPr>
                <w:rFonts w:cs="Times New Roman"/>
                <w:kern w:val="0"/>
                <w:sz w:val="22"/>
                <w:lang w:val="zh-TW"/>
              </w:rPr>
              <w:t>SHA-256</w:t>
            </w:r>
          </w:p>
        </w:tc>
      </w:tr>
    </w:tbl>
    <w:p w14:paraId="58AB7CF2" w14:textId="388A254A" w:rsidR="00D251EF" w:rsidRPr="002C2159" w:rsidRDefault="00D251EF" w:rsidP="00D251EF">
      <w:pPr>
        <w:pStyle w:val="2"/>
        <w:spacing w:before="0" w:after="0"/>
        <w:ind w:left="578" w:hanging="578"/>
      </w:pPr>
      <w:bookmarkStart w:id="1326" w:name="_Toc440041299"/>
      <w:bookmarkStart w:id="1327" w:name="_Toc458000168"/>
      <w:r w:rsidRPr="002C2159">
        <w:t>FIELD_</w:t>
      </w:r>
      <w:r w:rsidRPr="002C2159">
        <w:rPr>
          <w:lang w:eastAsia="zh-TW"/>
        </w:rPr>
        <w:t>2</w:t>
      </w:r>
      <w:r w:rsidR="007E65D8" w:rsidRPr="002C2159">
        <w:rPr>
          <w:lang w:eastAsia="zh-TW"/>
        </w:rPr>
        <w:t>3</w:t>
      </w:r>
      <w:r w:rsidRPr="002C2159">
        <w:t xml:space="preserve"> </w:t>
      </w:r>
      <w:r w:rsidRPr="002C2159">
        <w:t>交易追蹤號</w:t>
      </w:r>
      <w:bookmarkEnd w:id="1326"/>
      <w:bookmarkEnd w:id="1327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D251EF" w:rsidRPr="002C2159" w14:paraId="71BDC212" w14:textId="77777777" w:rsidTr="0003547C">
        <w:tc>
          <w:tcPr>
            <w:tcW w:w="959" w:type="dxa"/>
          </w:tcPr>
          <w:p w14:paraId="45E537B1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5964ABC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D251EF" w:rsidRPr="002C2159" w14:paraId="59A7F547" w14:textId="77777777" w:rsidTr="0003547C">
        <w:tc>
          <w:tcPr>
            <w:tcW w:w="959" w:type="dxa"/>
          </w:tcPr>
          <w:p w14:paraId="17CB1A16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5B486E5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12 bytes</w:t>
            </w:r>
          </w:p>
        </w:tc>
      </w:tr>
      <w:tr w:rsidR="00D251EF" w:rsidRPr="002C2159" w14:paraId="0C692940" w14:textId="77777777" w:rsidTr="0003547C">
        <w:tc>
          <w:tcPr>
            <w:tcW w:w="959" w:type="dxa"/>
          </w:tcPr>
          <w:p w14:paraId="1B7988D3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082CCF0" w14:textId="077F2651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由</w:t>
            </w:r>
            <w:r w:rsidR="00A9683E">
              <w:rPr>
                <w:rFonts w:cs="Times New Roman" w:hint="eastAsia"/>
                <w:kern w:val="24"/>
                <w:szCs w:val="24"/>
                <w:lang w:val="en-AU"/>
              </w:rPr>
              <w:t>特店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自行定義，並確保其唯一性即可。</w:t>
            </w:r>
          </w:p>
          <w:p w14:paraId="54FCD533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建議格式</w:t>
            </w:r>
            <w:r w:rsidRPr="002C2159">
              <w:rPr>
                <w:rFonts w:cs="Times New Roman"/>
                <w:kern w:val="24"/>
                <w:szCs w:val="24"/>
              </w:rPr>
              <w:t>：</w:t>
            </w:r>
            <w:r w:rsidRPr="002C2159">
              <w:rPr>
                <w:rFonts w:cs="Times New Roman"/>
                <w:kern w:val="24"/>
                <w:szCs w:val="24"/>
              </w:rPr>
              <w:t>DDDHHMMSSNNN</w:t>
            </w:r>
            <w:r w:rsidRPr="002C2159">
              <w:rPr>
                <w:rFonts w:cs="Times New Roman"/>
                <w:kern w:val="24"/>
                <w:szCs w:val="24"/>
              </w:rPr>
              <w:t>。</w:t>
            </w:r>
          </w:p>
          <w:p w14:paraId="028BE058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DDD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：太陽日</w:t>
            </w:r>
          </w:p>
          <w:p w14:paraId="4B2A4924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HH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：時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(24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小時制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)</w:t>
            </w:r>
          </w:p>
          <w:p w14:paraId="3044B443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MM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：分</w:t>
            </w:r>
          </w:p>
          <w:p w14:paraId="56C43213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SS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：秒</w:t>
            </w:r>
          </w:p>
          <w:p w14:paraId="3FC1E489" w14:textId="77777777" w:rsidR="00D251EF" w:rsidRPr="002C2159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NNN</w:t>
            </w:r>
            <w:r w:rsidRPr="002C2159">
              <w:rPr>
                <w:rFonts w:cs="Times New Roman"/>
                <w:kern w:val="24"/>
                <w:szCs w:val="24"/>
                <w:lang w:val="en-AU"/>
              </w:rPr>
              <w:t>：流水序號</w:t>
            </w:r>
          </w:p>
        </w:tc>
      </w:tr>
    </w:tbl>
    <w:p w14:paraId="1E5F6B1D" w14:textId="407A232C" w:rsidR="00AA6EEF" w:rsidRPr="002C2159" w:rsidRDefault="00AA6EEF" w:rsidP="00AA6EEF">
      <w:pPr>
        <w:pStyle w:val="2"/>
        <w:spacing w:before="0" w:after="0"/>
        <w:ind w:left="578" w:hanging="578"/>
      </w:pPr>
      <w:bookmarkStart w:id="1328" w:name="_Toc458000169"/>
      <w:r w:rsidRPr="002C2159">
        <w:t>FIELD_</w:t>
      </w:r>
      <w:r w:rsidRPr="002C2159">
        <w:rPr>
          <w:lang w:eastAsia="zh-TW"/>
        </w:rPr>
        <w:t>24</w:t>
      </w:r>
      <w:r w:rsidRPr="002C2159">
        <w:t xml:space="preserve"> </w:t>
      </w:r>
      <w:r w:rsidR="00777EAE" w:rsidRPr="002C2159">
        <w:rPr>
          <w:lang w:eastAsia="zh-TW"/>
        </w:rPr>
        <w:t>錯誤描述</w:t>
      </w:r>
      <w:bookmarkEnd w:id="1328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A6EEF" w:rsidRPr="002C2159" w14:paraId="77FA985A" w14:textId="77777777" w:rsidTr="00DF70D3">
        <w:tc>
          <w:tcPr>
            <w:tcW w:w="959" w:type="dxa"/>
          </w:tcPr>
          <w:p w14:paraId="4D9CEB9C" w14:textId="77777777" w:rsidR="00AA6EEF" w:rsidRPr="002C2159" w:rsidRDefault="00AA6EEF" w:rsidP="00DF70D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1807A2BB" w14:textId="0C004765" w:rsidR="00AA6EEF" w:rsidRPr="002C2159" w:rsidRDefault="00AA6EEF" w:rsidP="00DF70D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  <w:r w:rsidR="004A5BA8" w:rsidRPr="002C2159">
              <w:rPr>
                <w:rFonts w:cs="Times New Roman"/>
                <w:kern w:val="24"/>
                <w:szCs w:val="24"/>
              </w:rPr>
              <w:t>S</w:t>
            </w:r>
          </w:p>
        </w:tc>
      </w:tr>
      <w:tr w:rsidR="00AA6EEF" w:rsidRPr="002C2159" w14:paraId="3673D209" w14:textId="77777777" w:rsidTr="00DF70D3">
        <w:tc>
          <w:tcPr>
            <w:tcW w:w="959" w:type="dxa"/>
          </w:tcPr>
          <w:p w14:paraId="63B3AC47" w14:textId="77777777" w:rsidR="00AA6EEF" w:rsidRPr="002C2159" w:rsidRDefault="00AA6EEF" w:rsidP="00DF70D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EE51C18" w14:textId="38CB575B" w:rsidR="00AA6EEF" w:rsidRPr="002C2159" w:rsidRDefault="00FC2596" w:rsidP="00DF70D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512 bytes</w:t>
            </w:r>
          </w:p>
        </w:tc>
      </w:tr>
      <w:tr w:rsidR="00AA6EEF" w:rsidRPr="002C2159" w14:paraId="07005D42" w14:textId="77777777" w:rsidTr="00DF70D3">
        <w:tc>
          <w:tcPr>
            <w:tcW w:w="959" w:type="dxa"/>
          </w:tcPr>
          <w:p w14:paraId="144D6CC7" w14:textId="77777777" w:rsidR="00AA6EEF" w:rsidRPr="002C2159" w:rsidRDefault="00AA6EEF" w:rsidP="00DF70D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167AFB1E" w14:textId="2016F82F" w:rsidR="00AA6EEF" w:rsidRPr="002C2159" w:rsidRDefault="003C2558" w:rsidP="003C2558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2C2159">
              <w:rPr>
                <w:rFonts w:cs="Times New Roman"/>
                <w:kern w:val="24"/>
                <w:szCs w:val="24"/>
                <w:lang w:val="en-AU"/>
              </w:rPr>
              <w:t>交易失敗原因說明</w:t>
            </w:r>
            <w:r w:rsidR="00AA6EEF" w:rsidRPr="002C2159">
              <w:rPr>
                <w:rFonts w:cs="Times New Roman"/>
                <w:kern w:val="24"/>
                <w:szCs w:val="24"/>
                <w:lang w:val="en-AU"/>
              </w:rPr>
              <w:t>。</w:t>
            </w:r>
          </w:p>
        </w:tc>
      </w:tr>
    </w:tbl>
    <w:p w14:paraId="5C49A2ED" w14:textId="77777777" w:rsidR="00C626E2" w:rsidRPr="002C2159" w:rsidRDefault="00C626E2">
      <w:pPr>
        <w:widowControl/>
        <w:rPr>
          <w:rFonts w:cs="Times New Roman"/>
          <w:b/>
          <w:bCs/>
          <w:kern w:val="32"/>
          <w:sz w:val="32"/>
          <w:szCs w:val="32"/>
        </w:rPr>
      </w:pPr>
    </w:p>
    <w:p w14:paraId="5970CA11" w14:textId="77777777" w:rsidR="00C626E2" w:rsidRPr="002C2159" w:rsidRDefault="00C626E2">
      <w:pPr>
        <w:widowControl/>
        <w:rPr>
          <w:rFonts w:cs="Times New Roman"/>
          <w:b/>
          <w:bCs/>
          <w:kern w:val="32"/>
          <w:sz w:val="32"/>
          <w:szCs w:val="32"/>
          <w:lang w:val="en-AU"/>
        </w:rPr>
      </w:pPr>
      <w:r w:rsidRPr="002C2159">
        <w:rPr>
          <w:rFonts w:cs="Times New Roman"/>
          <w:b/>
          <w:bCs/>
          <w:kern w:val="32"/>
          <w:sz w:val="32"/>
          <w:szCs w:val="32"/>
          <w:lang w:val="en-AU"/>
        </w:rPr>
        <w:br w:type="page"/>
      </w:r>
    </w:p>
    <w:p w14:paraId="4E916220" w14:textId="0315C5A8" w:rsidR="000E571F" w:rsidRPr="002C2159" w:rsidRDefault="000E571F" w:rsidP="000E571F">
      <w:pPr>
        <w:pStyle w:val="1"/>
        <w:rPr>
          <w:lang w:eastAsia="zh-TW"/>
        </w:rPr>
      </w:pPr>
      <w:bookmarkStart w:id="1329" w:name="_Toc458000170"/>
      <w:r w:rsidRPr="002C2159">
        <w:rPr>
          <w:lang w:eastAsia="zh-TW"/>
        </w:rPr>
        <w:lastRenderedPageBreak/>
        <w:t>其他注意事項</w:t>
      </w:r>
      <w:bookmarkEnd w:id="1329"/>
    </w:p>
    <w:p w14:paraId="43159BB3" w14:textId="44E0238C" w:rsidR="00C15200" w:rsidRPr="002C2159" w:rsidRDefault="00C15200" w:rsidP="009B3437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Chars="0" w:left="482" w:hangingChars="201" w:hanging="482"/>
        <w:rPr>
          <w:rFonts w:cs="Times New Roman"/>
          <w:kern w:val="0"/>
        </w:rPr>
      </w:pPr>
      <w:r w:rsidRPr="002C2159">
        <w:rPr>
          <w:rFonts w:cs="Times New Roman"/>
          <w:kern w:val="0"/>
        </w:rPr>
        <w:t>相同訂單查詢請勿過於頻繁，建議每筆</w:t>
      </w:r>
      <w:r w:rsidR="00CB090E" w:rsidRPr="002C2159">
        <w:rPr>
          <w:rFonts w:cs="Times New Roman"/>
          <w:kern w:val="0"/>
        </w:rPr>
        <w:t>查詢</w:t>
      </w:r>
      <w:r w:rsidRPr="002C2159">
        <w:rPr>
          <w:rFonts w:cs="Times New Roman"/>
          <w:kern w:val="0"/>
        </w:rPr>
        <w:t>交易間隔</w:t>
      </w:r>
      <w:r w:rsidR="00671826" w:rsidRPr="002C2159">
        <w:rPr>
          <w:rFonts w:cs="Times New Roman"/>
          <w:kern w:val="0"/>
        </w:rPr>
        <w:t>30</w:t>
      </w:r>
      <w:r w:rsidRPr="002C2159">
        <w:rPr>
          <w:rFonts w:cs="Times New Roman"/>
          <w:kern w:val="0"/>
        </w:rPr>
        <w:t>秒，或利用離峰時段執行</w:t>
      </w:r>
      <w:r w:rsidRPr="002C2159">
        <w:rPr>
          <w:rFonts w:cs="Times New Roman"/>
          <w:kern w:val="0"/>
        </w:rPr>
        <w:t>(</w:t>
      </w:r>
      <w:r w:rsidRPr="002C2159">
        <w:rPr>
          <w:rFonts w:cs="Times New Roman"/>
          <w:kern w:val="0"/>
        </w:rPr>
        <w:t>如夜間時段</w:t>
      </w:r>
      <w:r w:rsidRPr="002C2159">
        <w:rPr>
          <w:rFonts w:cs="Times New Roman"/>
          <w:kern w:val="0"/>
        </w:rPr>
        <w:t>)</w:t>
      </w:r>
      <w:r w:rsidRPr="002C2159">
        <w:rPr>
          <w:rFonts w:cs="Times New Roman"/>
          <w:kern w:val="0"/>
        </w:rPr>
        <w:t>。</w:t>
      </w:r>
    </w:p>
    <w:p w14:paraId="263CD35B" w14:textId="5BE3153C" w:rsidR="0000478F" w:rsidRPr="002C2159" w:rsidRDefault="00C15200" w:rsidP="009B3437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Chars="0" w:left="482" w:hangingChars="201" w:hanging="482"/>
        <w:rPr>
          <w:rFonts w:cs="Times New Roman"/>
          <w:lang w:val="en-AU"/>
        </w:rPr>
      </w:pPr>
      <w:r w:rsidRPr="002C2159">
        <w:rPr>
          <w:rFonts w:cs="Times New Roman"/>
          <w:kern w:val="0"/>
        </w:rPr>
        <w:t>所有</w:t>
      </w:r>
      <w:r w:rsidRPr="002C2159">
        <w:rPr>
          <w:rFonts w:cs="Times New Roman"/>
          <w:kern w:val="0"/>
          <w:lang w:val="zh-TW"/>
        </w:rPr>
        <w:t>參數</w:t>
      </w:r>
      <w:r w:rsidR="008E5762">
        <w:rPr>
          <w:rFonts w:cs="Times New Roman" w:hint="eastAsia"/>
          <w:kern w:val="0"/>
          <w:lang w:val="zh-TW"/>
        </w:rPr>
        <w:t>名稱需</w:t>
      </w:r>
      <w:r w:rsidR="008E5762" w:rsidRPr="00EB42A4">
        <w:rPr>
          <w:rFonts w:cs="Times New Roman"/>
          <w:kern w:val="0"/>
          <w:lang w:val="zh-TW"/>
        </w:rPr>
        <w:t>區分大小寫，</w:t>
      </w:r>
      <w:r w:rsidR="008E5762" w:rsidRPr="00EB42A4">
        <w:rPr>
          <w:rFonts w:cs="Times New Roman" w:hint="eastAsia"/>
          <w:kern w:val="0"/>
          <w:lang w:val="zh-TW"/>
        </w:rPr>
        <w:t>且</w:t>
      </w:r>
      <w:r w:rsidRPr="002C2159">
        <w:rPr>
          <w:rFonts w:cs="Times New Roman"/>
          <w:kern w:val="0"/>
          <w:lang w:val="zh-TW"/>
        </w:rPr>
        <w:t>字元編碼</w:t>
      </w:r>
      <w:r w:rsidRPr="00EB42A4">
        <w:rPr>
          <w:rFonts w:cs="Times New Roman"/>
          <w:kern w:val="0"/>
          <w:lang w:val="zh-TW"/>
        </w:rPr>
        <w:t>charset</w:t>
      </w:r>
      <w:r w:rsidRPr="002C2159">
        <w:rPr>
          <w:rFonts w:cs="Times New Roman"/>
          <w:kern w:val="0"/>
          <w:lang w:val="zh-TW"/>
        </w:rPr>
        <w:t>固定採用</w:t>
      </w:r>
      <w:r w:rsidRPr="00EB42A4">
        <w:rPr>
          <w:rFonts w:cs="Times New Roman"/>
          <w:kern w:val="0"/>
          <w:lang w:val="zh-TW"/>
        </w:rPr>
        <w:t>UTF-8</w:t>
      </w:r>
      <w:r w:rsidRPr="00EB42A4">
        <w:rPr>
          <w:rFonts w:cs="Times New Roman"/>
          <w:kern w:val="0"/>
          <w:lang w:val="zh-TW"/>
        </w:rPr>
        <w:t>。</w:t>
      </w:r>
    </w:p>
    <w:p w14:paraId="7B9C4234" w14:textId="416AC67A" w:rsidR="00B71A11" w:rsidRPr="002C2159" w:rsidRDefault="00B71A11" w:rsidP="009B3437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Chars="0" w:left="482" w:hangingChars="201" w:hanging="482"/>
        <w:rPr>
          <w:rFonts w:cs="Times New Roman"/>
          <w:kern w:val="0"/>
          <w:lang w:val="zh-TW"/>
        </w:rPr>
      </w:pPr>
      <w:r w:rsidRPr="002C2159">
        <w:rPr>
          <w:rFonts w:cs="Times New Roman"/>
          <w:kern w:val="0"/>
          <w:lang w:val="zh-TW"/>
        </w:rPr>
        <w:t>若接收端</w:t>
      </w:r>
      <w:r w:rsidRPr="002C2159">
        <w:rPr>
          <w:rFonts w:cs="Times New Roman"/>
          <w:kern w:val="0"/>
          <w:lang w:val="zh-TW"/>
        </w:rPr>
        <w:t>resp</w:t>
      </w:r>
      <w:r w:rsidR="00BA377D" w:rsidRPr="002C2159">
        <w:rPr>
          <w:rFonts w:cs="Times New Roman"/>
          <w:kern w:val="0"/>
          <w:lang w:val="zh-TW"/>
        </w:rPr>
        <w:t>Signature</w:t>
      </w:r>
      <w:r w:rsidRPr="002C2159">
        <w:rPr>
          <w:rFonts w:cs="Times New Roman"/>
          <w:kern w:val="0"/>
          <w:lang w:val="zh-TW"/>
        </w:rPr>
        <w:t>驗證失敗，</w:t>
      </w:r>
      <w:r w:rsidR="00F1476F" w:rsidRPr="002C2159">
        <w:rPr>
          <w:rFonts w:cs="Times New Roman"/>
          <w:kern w:val="0"/>
          <w:lang w:val="zh-TW"/>
        </w:rPr>
        <w:t>請</w:t>
      </w:r>
      <w:r w:rsidR="00CB090E" w:rsidRPr="002C2159">
        <w:rPr>
          <w:rFonts w:cs="Times New Roman"/>
          <w:kern w:val="0"/>
          <w:lang w:val="zh-TW"/>
        </w:rPr>
        <w:t>主動</w:t>
      </w:r>
      <w:r w:rsidRPr="002C2159">
        <w:rPr>
          <w:rFonts w:cs="Times New Roman"/>
          <w:kern w:val="0"/>
          <w:lang w:val="zh-TW"/>
        </w:rPr>
        <w:t>利用查詢交易來同步雙方</w:t>
      </w:r>
      <w:r w:rsidR="00A845EC" w:rsidRPr="002C2159">
        <w:rPr>
          <w:rFonts w:cs="Times New Roman"/>
          <w:kern w:val="0"/>
          <w:lang w:val="zh-TW"/>
        </w:rPr>
        <w:t>交易</w:t>
      </w:r>
      <w:r w:rsidRPr="002C2159">
        <w:rPr>
          <w:rFonts w:cs="Times New Roman"/>
          <w:kern w:val="0"/>
          <w:lang w:val="zh-TW"/>
        </w:rPr>
        <w:t>結果狀態。</w:t>
      </w:r>
    </w:p>
    <w:p w14:paraId="2CB25C2A" w14:textId="7215816F" w:rsidR="000F34B1" w:rsidRPr="002C2159" w:rsidRDefault="00A845EC" w:rsidP="009B3437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Chars="0" w:left="482" w:hangingChars="201" w:hanging="482"/>
        <w:rPr>
          <w:rFonts w:cs="Times New Roman"/>
          <w:kern w:val="0"/>
          <w:lang w:val="zh-TW"/>
        </w:rPr>
      </w:pPr>
      <w:r w:rsidRPr="002C2159">
        <w:rPr>
          <w:rFonts w:cs="Times New Roman"/>
          <w:kern w:val="0"/>
          <w:lang w:val="zh-TW"/>
        </w:rPr>
        <w:t>若逾時</w:t>
      </w:r>
      <w:r w:rsidR="002A40CA" w:rsidRPr="002C2159">
        <w:rPr>
          <w:rFonts w:cs="Times New Roman"/>
          <w:kern w:val="0"/>
          <w:lang w:val="zh-TW"/>
        </w:rPr>
        <w:t>(</w:t>
      </w:r>
      <w:r w:rsidR="002A40CA" w:rsidRPr="002C2159">
        <w:rPr>
          <w:rFonts w:cs="Times New Roman"/>
          <w:kern w:val="0"/>
          <w:lang w:val="zh-TW"/>
        </w:rPr>
        <w:t>支付寶付款期限為</w:t>
      </w:r>
      <w:r w:rsidR="002A40CA" w:rsidRPr="002C2159">
        <w:rPr>
          <w:rFonts w:cs="Times New Roman"/>
          <w:kern w:val="0"/>
          <w:lang w:val="zh-TW"/>
        </w:rPr>
        <w:t>12</w:t>
      </w:r>
      <w:r w:rsidR="002A40CA" w:rsidRPr="002C2159">
        <w:rPr>
          <w:rFonts w:cs="Times New Roman"/>
          <w:kern w:val="0"/>
          <w:lang w:val="zh-TW"/>
        </w:rPr>
        <w:t>小時</w:t>
      </w:r>
      <w:r w:rsidR="002A40CA" w:rsidRPr="002C2159">
        <w:rPr>
          <w:rFonts w:cs="Times New Roman"/>
          <w:kern w:val="0"/>
          <w:lang w:val="zh-TW"/>
        </w:rPr>
        <w:t>)</w:t>
      </w:r>
      <w:r w:rsidRPr="002C2159">
        <w:rPr>
          <w:rFonts w:cs="Times New Roman"/>
          <w:kern w:val="0"/>
          <w:lang w:val="zh-TW"/>
        </w:rPr>
        <w:t>未收到交易結果，請主動利用查詢交易來同步雙方交易結果狀態。</w:t>
      </w:r>
    </w:p>
    <w:p w14:paraId="3E4BBF98" w14:textId="77777777" w:rsidR="00304799" w:rsidRPr="002C2159" w:rsidRDefault="00304799">
      <w:pPr>
        <w:widowControl/>
        <w:rPr>
          <w:rFonts w:cs="Times New Roman"/>
          <w:lang w:val="en-AU"/>
        </w:rPr>
      </w:pPr>
    </w:p>
    <w:p w14:paraId="17D85FD2" w14:textId="77777777" w:rsidR="00304799" w:rsidRPr="002C2159" w:rsidRDefault="00304799">
      <w:pPr>
        <w:widowControl/>
        <w:rPr>
          <w:rFonts w:cs="Times New Roman"/>
          <w:lang w:val="en-AU"/>
        </w:rPr>
      </w:pPr>
      <w:r w:rsidRPr="002C2159">
        <w:rPr>
          <w:rFonts w:cs="Times New Roman"/>
          <w:lang w:val="en-AU"/>
        </w:rPr>
        <w:br w:type="page"/>
      </w:r>
    </w:p>
    <w:p w14:paraId="298C78E6" w14:textId="637A95AF" w:rsidR="0077019F" w:rsidRPr="002C2159" w:rsidRDefault="00EA7A1C" w:rsidP="0077019F">
      <w:pPr>
        <w:pStyle w:val="1"/>
        <w:numPr>
          <w:ilvl w:val="0"/>
          <w:numId w:val="0"/>
        </w:numPr>
        <w:ind w:left="432" w:hanging="432"/>
        <w:rPr>
          <w:lang w:eastAsia="zh-TW"/>
        </w:rPr>
      </w:pPr>
      <w:bookmarkStart w:id="1330" w:name="_Toc458000171"/>
      <w:r w:rsidRPr="002C2159">
        <w:rPr>
          <w:lang w:eastAsia="zh-TW"/>
        </w:rPr>
        <w:lastRenderedPageBreak/>
        <w:t>附錄</w:t>
      </w:r>
      <w:r w:rsidR="00102934" w:rsidRPr="002C2159">
        <w:rPr>
          <w:lang w:eastAsia="zh-TW"/>
        </w:rPr>
        <w:t>一</w:t>
      </w:r>
      <w:r w:rsidRPr="002C2159">
        <w:rPr>
          <w:lang w:eastAsia="zh-TW"/>
        </w:rPr>
        <w:t>：</w:t>
      </w:r>
      <w:r w:rsidR="00102934" w:rsidRPr="002C2159">
        <w:rPr>
          <w:lang w:eastAsia="zh-TW"/>
        </w:rPr>
        <w:t>回應</w:t>
      </w:r>
      <w:r w:rsidRPr="002C2159">
        <w:rPr>
          <w:lang w:eastAsia="zh-TW"/>
        </w:rPr>
        <w:t>碼</w:t>
      </w:r>
      <w:bookmarkEnd w:id="13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8871"/>
      </w:tblGrid>
      <w:tr w:rsidR="00E551A0" w:rsidRPr="00350F3C" w14:paraId="27B9A2F0" w14:textId="77777777" w:rsidTr="00350F3C">
        <w:tc>
          <w:tcPr>
            <w:tcW w:w="876" w:type="dxa"/>
            <w:shd w:val="clear" w:color="auto" w:fill="F2F2F2" w:themeFill="background1" w:themeFillShade="F2"/>
          </w:tcPr>
          <w:p w14:paraId="07A18448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代碼</w:t>
            </w:r>
          </w:p>
        </w:tc>
        <w:tc>
          <w:tcPr>
            <w:tcW w:w="8871" w:type="dxa"/>
            <w:shd w:val="clear" w:color="auto" w:fill="F2F2F2" w:themeFill="background1" w:themeFillShade="F2"/>
          </w:tcPr>
          <w:p w14:paraId="5A5C7321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說明</w:t>
            </w:r>
          </w:p>
        </w:tc>
      </w:tr>
      <w:tr w:rsidR="00E551A0" w:rsidRPr="00350F3C" w14:paraId="51561556" w14:textId="77777777" w:rsidTr="006C0141">
        <w:tc>
          <w:tcPr>
            <w:tcW w:w="876" w:type="dxa"/>
            <w:shd w:val="clear" w:color="auto" w:fill="auto"/>
          </w:tcPr>
          <w:p w14:paraId="17ACA4E3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0000</w:t>
            </w:r>
          </w:p>
        </w:tc>
        <w:tc>
          <w:tcPr>
            <w:tcW w:w="8871" w:type="dxa"/>
            <w:shd w:val="clear" w:color="auto" w:fill="auto"/>
          </w:tcPr>
          <w:p w14:paraId="553E47D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成功</w:t>
            </w:r>
          </w:p>
        </w:tc>
      </w:tr>
      <w:tr w:rsidR="00E551A0" w:rsidRPr="00350F3C" w14:paraId="05E9F09C" w14:textId="77777777" w:rsidTr="006C0141">
        <w:tc>
          <w:tcPr>
            <w:tcW w:w="876" w:type="dxa"/>
            <w:shd w:val="clear" w:color="auto" w:fill="auto"/>
          </w:tcPr>
          <w:p w14:paraId="48A5BF2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0013</w:t>
            </w:r>
          </w:p>
        </w:tc>
        <w:tc>
          <w:tcPr>
            <w:tcW w:w="8871" w:type="dxa"/>
            <w:shd w:val="clear" w:color="auto" w:fill="auto"/>
          </w:tcPr>
          <w:p w14:paraId="19A2642E" w14:textId="725F3AA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境外機構訊息回應</w:t>
            </w:r>
            <w:r w:rsidR="009E3703" w:rsidRPr="00350F3C">
              <w:rPr>
                <w:rFonts w:cs="Times New Roman"/>
                <w:kern w:val="0"/>
                <w:sz w:val="22"/>
                <w:lang w:val="zh-TW"/>
              </w:rPr>
              <w:t>逾時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異常</w:t>
            </w:r>
          </w:p>
        </w:tc>
      </w:tr>
      <w:tr w:rsidR="00E551A0" w:rsidRPr="00350F3C" w14:paraId="626AD480" w14:textId="77777777" w:rsidTr="006C0141">
        <w:tc>
          <w:tcPr>
            <w:tcW w:w="876" w:type="dxa"/>
            <w:shd w:val="clear" w:color="auto" w:fill="auto"/>
          </w:tcPr>
          <w:p w14:paraId="7AC0577A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0014</w:t>
            </w:r>
          </w:p>
        </w:tc>
        <w:tc>
          <w:tcPr>
            <w:tcW w:w="8871" w:type="dxa"/>
            <w:shd w:val="clear" w:color="auto" w:fill="auto"/>
          </w:tcPr>
          <w:p w14:paraId="3FE8D61C" w14:textId="6AAFBE60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尚未執行</w:t>
            </w:r>
            <w:r w:rsidR="00F3041C">
              <w:rPr>
                <w:rFonts w:cs="Times New Roman"/>
                <w:kern w:val="0"/>
                <w:sz w:val="22"/>
                <w:lang w:val="zh-TW"/>
              </w:rPr>
              <w:t>驗證碼更新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交易</w:t>
            </w:r>
          </w:p>
        </w:tc>
      </w:tr>
      <w:tr w:rsidR="00E551A0" w:rsidRPr="00350F3C" w14:paraId="224A620C" w14:textId="77777777" w:rsidTr="006C0141">
        <w:tc>
          <w:tcPr>
            <w:tcW w:w="876" w:type="dxa"/>
            <w:shd w:val="clear" w:color="auto" w:fill="auto"/>
          </w:tcPr>
          <w:p w14:paraId="376714A8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0015</w:t>
            </w:r>
          </w:p>
        </w:tc>
        <w:tc>
          <w:tcPr>
            <w:tcW w:w="8871" w:type="dxa"/>
            <w:shd w:val="clear" w:color="auto" w:fill="auto"/>
          </w:tcPr>
          <w:p w14:paraId="089048ED" w14:textId="76B1A782" w:rsidR="00E551A0" w:rsidRPr="00350F3C" w:rsidRDefault="00F3041C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驗證碼更新</w:t>
            </w:r>
            <w:r w:rsidR="00E551A0" w:rsidRPr="00350F3C">
              <w:rPr>
                <w:rFonts w:cs="Times New Roman"/>
                <w:kern w:val="0"/>
                <w:sz w:val="22"/>
                <w:lang w:val="zh-TW"/>
              </w:rPr>
              <w:t>失敗，請確認是否已設定初始</w:t>
            </w:r>
            <w:r w:rsidR="005C56D1">
              <w:rPr>
                <w:rFonts w:cs="Times New Roman"/>
                <w:kern w:val="0"/>
                <w:sz w:val="22"/>
                <w:lang w:val="zh-TW"/>
              </w:rPr>
              <w:t>驗證碼</w:t>
            </w:r>
            <w:r w:rsidR="00E551A0" w:rsidRPr="00350F3C">
              <w:rPr>
                <w:rFonts w:cs="Times New Roman"/>
                <w:kern w:val="0"/>
                <w:sz w:val="22"/>
                <w:lang w:val="zh-TW"/>
              </w:rPr>
              <w:t>值</w:t>
            </w:r>
          </w:p>
        </w:tc>
      </w:tr>
      <w:tr w:rsidR="00E551A0" w:rsidRPr="00350F3C" w14:paraId="334B482A" w14:textId="77777777" w:rsidTr="006C0141">
        <w:tc>
          <w:tcPr>
            <w:tcW w:w="876" w:type="dxa"/>
            <w:shd w:val="clear" w:color="auto" w:fill="auto"/>
          </w:tcPr>
          <w:p w14:paraId="1AA037CF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0019</w:t>
            </w:r>
          </w:p>
        </w:tc>
        <w:tc>
          <w:tcPr>
            <w:tcW w:w="8871" w:type="dxa"/>
            <w:shd w:val="clear" w:color="auto" w:fill="auto"/>
          </w:tcPr>
          <w:p w14:paraId="0F89C4B0" w14:textId="57BDA58C" w:rsidR="00E551A0" w:rsidRPr="00350F3C" w:rsidRDefault="000E58EC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境外機構</w:t>
            </w:r>
            <w:r w:rsidR="00820121" w:rsidRPr="00350F3C">
              <w:rPr>
                <w:rFonts w:cs="Times New Roman"/>
                <w:kern w:val="0"/>
                <w:sz w:val="22"/>
                <w:lang w:val="zh-TW"/>
              </w:rPr>
              <w:t>回傳</w:t>
            </w:r>
            <w:r w:rsidR="00E551A0" w:rsidRPr="00350F3C">
              <w:rPr>
                <w:rFonts w:cs="Times New Roman"/>
                <w:kern w:val="0"/>
                <w:sz w:val="22"/>
              </w:rPr>
              <w:t>sign</w:t>
            </w:r>
            <w:r w:rsidR="00E551A0" w:rsidRPr="00350F3C">
              <w:rPr>
                <w:rFonts w:cs="Times New Roman"/>
                <w:kern w:val="0"/>
                <w:sz w:val="22"/>
              </w:rPr>
              <w:t>值驗證有誤</w:t>
            </w:r>
          </w:p>
        </w:tc>
      </w:tr>
      <w:tr w:rsidR="00E551A0" w:rsidRPr="00350F3C" w14:paraId="4999FB31" w14:textId="77777777" w:rsidTr="006C0141">
        <w:tc>
          <w:tcPr>
            <w:tcW w:w="876" w:type="dxa"/>
            <w:shd w:val="clear" w:color="auto" w:fill="auto"/>
          </w:tcPr>
          <w:p w14:paraId="7913D1A9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0087</w:t>
            </w:r>
          </w:p>
        </w:tc>
        <w:tc>
          <w:tcPr>
            <w:tcW w:w="8871" w:type="dxa"/>
            <w:shd w:val="clear" w:color="auto" w:fill="auto"/>
          </w:tcPr>
          <w:p w14:paraId="085F4300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不支援此交易類型</w:t>
            </w:r>
          </w:p>
        </w:tc>
      </w:tr>
      <w:tr w:rsidR="00E551A0" w:rsidRPr="00350F3C" w14:paraId="193A0EA7" w14:textId="77777777" w:rsidTr="006C0141">
        <w:tc>
          <w:tcPr>
            <w:tcW w:w="876" w:type="dxa"/>
            <w:shd w:val="clear" w:color="auto" w:fill="auto"/>
          </w:tcPr>
          <w:p w14:paraId="65625306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0098</w:t>
            </w:r>
          </w:p>
        </w:tc>
        <w:tc>
          <w:tcPr>
            <w:tcW w:w="8871" w:type="dxa"/>
            <w:shd w:val="clear" w:color="auto" w:fill="auto"/>
          </w:tcPr>
          <w:p w14:paraId="0817EF0A" w14:textId="6E6A4D29" w:rsidR="00E551A0" w:rsidRPr="00350F3C" w:rsidRDefault="00E551A0" w:rsidP="003B5BED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境外機構交易處理失敗</w:t>
            </w:r>
          </w:p>
        </w:tc>
      </w:tr>
      <w:tr w:rsidR="00E551A0" w:rsidRPr="00350F3C" w14:paraId="7A24F142" w14:textId="77777777" w:rsidTr="006C0141">
        <w:tc>
          <w:tcPr>
            <w:tcW w:w="876" w:type="dxa"/>
            <w:shd w:val="clear" w:color="auto" w:fill="auto"/>
          </w:tcPr>
          <w:p w14:paraId="6350E319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0099</w:t>
            </w:r>
          </w:p>
        </w:tc>
        <w:tc>
          <w:tcPr>
            <w:tcW w:w="8871" w:type="dxa"/>
            <w:shd w:val="clear" w:color="auto" w:fill="auto"/>
          </w:tcPr>
          <w:p w14:paraId="31252C65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不明原因異常</w:t>
            </w:r>
          </w:p>
        </w:tc>
      </w:tr>
      <w:tr w:rsidR="00E551A0" w:rsidRPr="00350F3C" w14:paraId="1340D289" w14:textId="77777777" w:rsidTr="006C0141">
        <w:tc>
          <w:tcPr>
            <w:tcW w:w="876" w:type="dxa"/>
            <w:shd w:val="clear" w:color="auto" w:fill="auto"/>
          </w:tcPr>
          <w:p w14:paraId="7648779F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41xx</w:t>
            </w:r>
          </w:p>
        </w:tc>
        <w:tc>
          <w:tcPr>
            <w:tcW w:w="8871" w:type="dxa"/>
            <w:shd w:val="clear" w:color="auto" w:fill="auto"/>
          </w:tcPr>
          <w:p w14:paraId="5521F856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參數為必帶，其中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xx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E551A0" w:rsidRPr="00350F3C" w14:paraId="0916261F" w14:textId="77777777" w:rsidTr="006C0141">
        <w:tc>
          <w:tcPr>
            <w:tcW w:w="876" w:type="dxa"/>
            <w:shd w:val="clear" w:color="auto" w:fill="auto"/>
          </w:tcPr>
          <w:p w14:paraId="38D99CB3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42xx</w:t>
            </w:r>
          </w:p>
        </w:tc>
        <w:tc>
          <w:tcPr>
            <w:tcW w:w="8871" w:type="dxa"/>
            <w:shd w:val="clear" w:color="auto" w:fill="auto"/>
          </w:tcPr>
          <w:p w14:paraId="0F5D4B15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格式有錯，其中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xx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E551A0" w:rsidRPr="00350F3C" w14:paraId="5170620B" w14:textId="77777777" w:rsidTr="006C0141">
        <w:tc>
          <w:tcPr>
            <w:tcW w:w="876" w:type="dxa"/>
            <w:shd w:val="clear" w:color="auto" w:fill="auto"/>
          </w:tcPr>
          <w:p w14:paraId="31C11D4C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44xx</w:t>
            </w:r>
          </w:p>
        </w:tc>
        <w:tc>
          <w:tcPr>
            <w:tcW w:w="8871" w:type="dxa"/>
            <w:shd w:val="clear" w:color="auto" w:fill="auto"/>
          </w:tcPr>
          <w:p w14:paraId="588DC2A0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非法值，其中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xx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E551A0" w:rsidRPr="00350F3C" w14:paraId="74C0AFC3" w14:textId="77777777" w:rsidTr="006C0141">
        <w:tc>
          <w:tcPr>
            <w:tcW w:w="876" w:type="dxa"/>
            <w:shd w:val="clear" w:color="auto" w:fill="auto"/>
          </w:tcPr>
          <w:p w14:paraId="5F6E2BBE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C001</w:t>
            </w:r>
          </w:p>
        </w:tc>
        <w:tc>
          <w:tcPr>
            <w:tcW w:w="8871" w:type="dxa"/>
            <w:shd w:val="clear" w:color="auto" w:fill="auto"/>
          </w:tcPr>
          <w:p w14:paraId="2090F98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讀取匯率異常</w:t>
            </w:r>
          </w:p>
        </w:tc>
      </w:tr>
      <w:tr w:rsidR="00E551A0" w:rsidRPr="00350F3C" w14:paraId="0E325EA3" w14:textId="77777777" w:rsidTr="006C0141">
        <w:tc>
          <w:tcPr>
            <w:tcW w:w="876" w:type="dxa"/>
            <w:shd w:val="clear" w:color="auto" w:fill="auto"/>
          </w:tcPr>
          <w:p w14:paraId="1F23CD3E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C002</w:t>
            </w:r>
          </w:p>
        </w:tc>
        <w:tc>
          <w:tcPr>
            <w:tcW w:w="8871" w:type="dxa"/>
            <w:shd w:val="clear" w:color="auto" w:fill="auto"/>
          </w:tcPr>
          <w:p w14:paraId="3B8591AD" w14:textId="63268572" w:rsidR="00E551A0" w:rsidRPr="00350F3C" w:rsidRDefault="0026717A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REQ</w:t>
            </w:r>
            <w:r>
              <w:rPr>
                <w:rFonts w:cs="Times New Roman"/>
                <w:kern w:val="0"/>
                <w:sz w:val="22"/>
                <w:lang w:val="zh-TW"/>
              </w:rPr>
              <w:t>交易驗證</w:t>
            </w:r>
            <w:r w:rsidR="00E551A0" w:rsidRPr="00350F3C">
              <w:rPr>
                <w:rFonts w:cs="Times New Roman"/>
                <w:kern w:val="0"/>
                <w:sz w:val="22"/>
                <w:lang w:val="zh-TW"/>
              </w:rPr>
              <w:t>檢核有誤</w:t>
            </w:r>
          </w:p>
        </w:tc>
      </w:tr>
      <w:tr w:rsidR="00E551A0" w:rsidRPr="00350F3C" w14:paraId="02D6F510" w14:textId="77777777" w:rsidTr="006C0141">
        <w:tc>
          <w:tcPr>
            <w:tcW w:w="876" w:type="dxa"/>
            <w:shd w:val="clear" w:color="auto" w:fill="auto"/>
          </w:tcPr>
          <w:p w14:paraId="3D653CF3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H001</w:t>
            </w:r>
          </w:p>
        </w:tc>
        <w:tc>
          <w:tcPr>
            <w:tcW w:w="8871" w:type="dxa"/>
            <w:shd w:val="clear" w:color="auto" w:fill="auto"/>
          </w:tcPr>
          <w:p w14:paraId="6FE016C8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僅接受以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POST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傳送參數</w:t>
            </w:r>
          </w:p>
        </w:tc>
      </w:tr>
      <w:tr w:rsidR="00E551A0" w:rsidRPr="00350F3C" w14:paraId="3BAEE9EA" w14:textId="77777777" w:rsidTr="006C0141">
        <w:tc>
          <w:tcPr>
            <w:tcW w:w="876" w:type="dxa"/>
            <w:shd w:val="clear" w:color="auto" w:fill="auto"/>
          </w:tcPr>
          <w:p w14:paraId="0B842AC7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P040</w:t>
            </w:r>
          </w:p>
        </w:tc>
        <w:tc>
          <w:tcPr>
            <w:tcW w:w="8871" w:type="dxa"/>
            <w:shd w:val="clear" w:color="auto" w:fill="auto"/>
          </w:tcPr>
          <w:p w14:paraId="6869BE1A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收單行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特店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端末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訂單編號不可重複</w:t>
            </w:r>
          </w:p>
        </w:tc>
      </w:tr>
      <w:tr w:rsidR="00E551A0" w:rsidRPr="00350F3C" w14:paraId="331C88F9" w14:textId="77777777" w:rsidTr="006C0141">
        <w:tc>
          <w:tcPr>
            <w:tcW w:w="876" w:type="dxa"/>
            <w:shd w:val="clear" w:color="auto" w:fill="auto"/>
          </w:tcPr>
          <w:p w14:paraId="005BC553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R051</w:t>
            </w:r>
          </w:p>
        </w:tc>
        <w:tc>
          <w:tcPr>
            <w:tcW w:w="8871" w:type="dxa"/>
            <w:shd w:val="clear" w:color="auto" w:fill="auto"/>
          </w:tcPr>
          <w:p w14:paraId="5BADBC45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已逾退貨期限，無法退貨</w:t>
            </w:r>
          </w:p>
        </w:tc>
      </w:tr>
      <w:tr w:rsidR="00E551A0" w:rsidRPr="00350F3C" w14:paraId="3256C7C9" w14:textId="77777777" w:rsidTr="006C0141">
        <w:tc>
          <w:tcPr>
            <w:tcW w:w="876" w:type="dxa"/>
            <w:shd w:val="clear" w:color="auto" w:fill="auto"/>
          </w:tcPr>
          <w:p w14:paraId="68BF7B84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R052</w:t>
            </w:r>
          </w:p>
        </w:tc>
        <w:tc>
          <w:tcPr>
            <w:tcW w:w="8871" w:type="dxa"/>
            <w:shd w:val="clear" w:color="auto" w:fill="auto"/>
          </w:tcPr>
          <w:p w14:paraId="14F26699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退貨編號不可與訂單編號一樣</w:t>
            </w:r>
          </w:p>
        </w:tc>
      </w:tr>
      <w:tr w:rsidR="00E551A0" w:rsidRPr="00350F3C" w14:paraId="485EC1CE" w14:textId="77777777" w:rsidTr="006C0141">
        <w:tc>
          <w:tcPr>
            <w:tcW w:w="876" w:type="dxa"/>
            <w:shd w:val="clear" w:color="auto" w:fill="auto"/>
          </w:tcPr>
          <w:p w14:paraId="463B397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R053</w:t>
            </w:r>
          </w:p>
        </w:tc>
        <w:tc>
          <w:tcPr>
            <w:tcW w:w="8871" w:type="dxa"/>
            <w:shd w:val="clear" w:color="auto" w:fill="auto"/>
          </w:tcPr>
          <w:p w14:paraId="69179291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收單行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特店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端末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350F3C">
              <w:rPr>
                <w:rFonts w:cs="Times New Roman"/>
                <w:kern w:val="0"/>
                <w:sz w:val="22"/>
                <w:lang w:val="zh-TW"/>
              </w:rPr>
              <w:t>退貨編號不可重複</w:t>
            </w:r>
          </w:p>
        </w:tc>
      </w:tr>
      <w:tr w:rsidR="00E551A0" w:rsidRPr="00350F3C" w14:paraId="141103AF" w14:textId="77777777" w:rsidTr="006C0141"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</w:tcPr>
          <w:p w14:paraId="763DE2B6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R054</w:t>
            </w:r>
          </w:p>
        </w:tc>
        <w:tc>
          <w:tcPr>
            <w:tcW w:w="8871" w:type="dxa"/>
            <w:tcBorders>
              <w:bottom w:val="single" w:sz="4" w:space="0" w:color="auto"/>
            </w:tcBorders>
            <w:shd w:val="clear" w:color="auto" w:fill="auto"/>
          </w:tcPr>
          <w:p w14:paraId="3F2F4904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平台代號與原交易平台代號不同</w:t>
            </w:r>
          </w:p>
        </w:tc>
      </w:tr>
      <w:tr w:rsidR="00E551A0" w:rsidRPr="00350F3C" w14:paraId="1B9D4BF7" w14:textId="77777777" w:rsidTr="006C0141"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</w:tcPr>
          <w:p w14:paraId="6BC7134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R055</w:t>
            </w:r>
          </w:p>
        </w:tc>
        <w:tc>
          <w:tcPr>
            <w:tcW w:w="8871" w:type="dxa"/>
            <w:tcBorders>
              <w:bottom w:val="single" w:sz="4" w:space="0" w:color="auto"/>
            </w:tcBorders>
            <w:shd w:val="clear" w:color="auto" w:fill="auto"/>
          </w:tcPr>
          <w:p w14:paraId="4F3ABE24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查無原訂單編號</w:t>
            </w:r>
          </w:p>
        </w:tc>
      </w:tr>
      <w:tr w:rsidR="00E551A0" w:rsidRPr="00350F3C" w14:paraId="45CD9F53" w14:textId="77777777" w:rsidTr="006C0141"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</w:tcPr>
          <w:p w14:paraId="7C77F0E2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R056</w:t>
            </w:r>
          </w:p>
        </w:tc>
        <w:tc>
          <w:tcPr>
            <w:tcW w:w="8871" w:type="dxa"/>
            <w:tcBorders>
              <w:bottom w:val="single" w:sz="4" w:space="0" w:color="auto"/>
            </w:tcBorders>
            <w:shd w:val="clear" w:color="auto" w:fill="auto"/>
          </w:tcPr>
          <w:p w14:paraId="20610A1C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查無原退貨編號</w:t>
            </w:r>
          </w:p>
        </w:tc>
      </w:tr>
      <w:tr w:rsidR="00E551A0" w:rsidRPr="00350F3C" w14:paraId="6D2F91FD" w14:textId="77777777" w:rsidTr="006C0141"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</w:tcPr>
          <w:p w14:paraId="7C66141B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R057</w:t>
            </w:r>
          </w:p>
        </w:tc>
        <w:tc>
          <w:tcPr>
            <w:tcW w:w="8871" w:type="dxa"/>
            <w:tcBorders>
              <w:bottom w:val="single" w:sz="4" w:space="0" w:color="auto"/>
            </w:tcBorders>
            <w:shd w:val="clear" w:color="auto" w:fill="auto"/>
          </w:tcPr>
          <w:p w14:paraId="731E51A8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原訂單編號非成功交易</w:t>
            </w:r>
          </w:p>
        </w:tc>
      </w:tr>
      <w:tr w:rsidR="00E551A0" w:rsidRPr="00350F3C" w14:paraId="1B8CF23B" w14:textId="77777777" w:rsidTr="006C0141"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</w:tcPr>
          <w:p w14:paraId="55008FC5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R058</w:t>
            </w:r>
          </w:p>
        </w:tc>
        <w:tc>
          <w:tcPr>
            <w:tcW w:w="8871" w:type="dxa"/>
            <w:tcBorders>
              <w:bottom w:val="single" w:sz="4" w:space="0" w:color="auto"/>
            </w:tcBorders>
            <w:shd w:val="clear" w:color="auto" w:fill="auto"/>
          </w:tcPr>
          <w:p w14:paraId="119851F6" w14:textId="77777777" w:rsidR="00E551A0" w:rsidRPr="00350F3C" w:rsidRDefault="00E551A0" w:rsidP="006C0141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350F3C">
              <w:rPr>
                <w:rFonts w:cs="Times New Roman"/>
                <w:kern w:val="0"/>
                <w:sz w:val="22"/>
                <w:lang w:val="zh-TW"/>
              </w:rPr>
              <w:t>退貨總金額已超過原購貨金額</w:t>
            </w:r>
          </w:p>
        </w:tc>
      </w:tr>
    </w:tbl>
    <w:p w14:paraId="73CA872D" w14:textId="13F86A26" w:rsidR="0077019F" w:rsidRPr="00E30765" w:rsidRDefault="0077019F" w:rsidP="00E30765">
      <w:pPr>
        <w:spacing w:line="360" w:lineRule="auto"/>
        <w:rPr>
          <w:rFonts w:cs="Times New Roman"/>
          <w:sz w:val="20"/>
          <w:szCs w:val="20"/>
        </w:rPr>
      </w:pPr>
      <w:r w:rsidRPr="00E30765">
        <w:rPr>
          <w:rFonts w:cs="Times New Roman"/>
          <w:sz w:val="20"/>
          <w:szCs w:val="20"/>
        </w:rPr>
        <w:t>註：若交易基本檢核有誤將直接以</w:t>
      </w:r>
      <w:r w:rsidRPr="00E30765">
        <w:rPr>
          <w:rFonts w:cs="Times New Roman"/>
          <w:sz w:val="20"/>
          <w:szCs w:val="20"/>
        </w:rPr>
        <w:t>http response</w:t>
      </w:r>
      <w:r w:rsidRPr="00E30765">
        <w:rPr>
          <w:rFonts w:cs="Times New Roman"/>
          <w:sz w:val="20"/>
          <w:szCs w:val="20"/>
        </w:rPr>
        <w:t>方式顯示</w:t>
      </w:r>
      <w:r w:rsidR="00F70383" w:rsidRPr="00E30765">
        <w:rPr>
          <w:rFonts w:cs="Times New Roman"/>
          <w:sz w:val="20"/>
          <w:szCs w:val="20"/>
        </w:rPr>
        <w:t>回應</w:t>
      </w:r>
      <w:r w:rsidRPr="00E30765">
        <w:rPr>
          <w:rFonts w:cs="Times New Roman"/>
          <w:sz w:val="20"/>
          <w:szCs w:val="20"/>
        </w:rPr>
        <w:t>碼，其餘</w:t>
      </w:r>
      <w:r w:rsidR="00F70383" w:rsidRPr="00E30765">
        <w:rPr>
          <w:rFonts w:cs="Times New Roman"/>
          <w:sz w:val="20"/>
          <w:szCs w:val="20"/>
        </w:rPr>
        <w:t>使用</w:t>
      </w:r>
      <w:r w:rsidR="00F70383" w:rsidRPr="00E30765">
        <w:rPr>
          <w:rFonts w:cs="Times New Roman"/>
          <w:sz w:val="20"/>
          <w:szCs w:val="20"/>
        </w:rPr>
        <w:t>POST</w:t>
      </w:r>
      <w:r w:rsidR="00F70383" w:rsidRPr="00E30765">
        <w:rPr>
          <w:rFonts w:cs="Times New Roman"/>
          <w:sz w:val="20"/>
          <w:szCs w:val="20"/>
        </w:rPr>
        <w:t>模式透過</w:t>
      </w:r>
      <w:r w:rsidRPr="00E30765">
        <w:rPr>
          <w:rFonts w:cs="Times New Roman"/>
          <w:sz w:val="20"/>
          <w:szCs w:val="20"/>
        </w:rPr>
        <w:t>「交易結果回傳網址」通知網路特店</w:t>
      </w:r>
      <w:r w:rsidR="00F70383" w:rsidRPr="00E30765">
        <w:rPr>
          <w:rFonts w:cs="Times New Roman"/>
          <w:sz w:val="20"/>
          <w:szCs w:val="20"/>
        </w:rPr>
        <w:t>回應碼</w:t>
      </w:r>
      <w:r w:rsidRPr="00E30765">
        <w:rPr>
          <w:rFonts w:cs="Times New Roman"/>
          <w:sz w:val="20"/>
          <w:szCs w:val="20"/>
        </w:rPr>
        <w:t>。</w:t>
      </w:r>
    </w:p>
    <w:p w14:paraId="30FD01B3" w14:textId="77777777" w:rsidR="0077019F" w:rsidRPr="002C2159" w:rsidRDefault="0077019F" w:rsidP="00967871">
      <w:pPr>
        <w:widowControl/>
        <w:rPr>
          <w:rFonts w:cs="Times New Roman"/>
        </w:rPr>
      </w:pPr>
    </w:p>
    <w:sectPr w:rsidR="0077019F" w:rsidRPr="002C2159" w:rsidSect="003B5DE7">
      <w:headerReference w:type="default" r:id="rId15"/>
      <w:footerReference w:type="default" r:id="rId16"/>
      <w:pgSz w:w="11906" w:h="16838"/>
      <w:pgMar w:top="1440" w:right="1080" w:bottom="1440" w:left="108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FF1579" w14:textId="77777777" w:rsidR="00A86FAE" w:rsidRDefault="00A86FAE" w:rsidP="00381F37">
      <w:r>
        <w:separator/>
      </w:r>
    </w:p>
    <w:p w14:paraId="51E78A37" w14:textId="77777777" w:rsidR="00A86FAE" w:rsidRDefault="00A86FAE"/>
  </w:endnote>
  <w:endnote w:type="continuationSeparator" w:id="0">
    <w:p w14:paraId="476EB029" w14:textId="77777777" w:rsidR="00A86FAE" w:rsidRDefault="00A86FAE" w:rsidP="00381F37">
      <w:r>
        <w:continuationSeparator/>
      </w:r>
    </w:p>
    <w:p w14:paraId="7C68F94C" w14:textId="77777777" w:rsidR="00A86FAE" w:rsidRDefault="00A86FAE"/>
  </w:endnote>
  <w:endnote w:type="continuationNotice" w:id="1">
    <w:p w14:paraId="03851D25" w14:textId="77777777" w:rsidR="00A86FAE" w:rsidRDefault="00A86F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3450106"/>
      <w:docPartObj>
        <w:docPartGallery w:val="Page Numbers (Bottom of Page)"/>
        <w:docPartUnique/>
      </w:docPartObj>
    </w:sdtPr>
    <w:sdtEndPr/>
    <w:sdtContent>
      <w:p w14:paraId="6FE94A07" w14:textId="77777777" w:rsidR="00A86FAE" w:rsidRDefault="00A86FAE" w:rsidP="003240AE">
        <w:pPr>
          <w:pStyle w:val="a6"/>
          <w:pBdr>
            <w:bottom w:val="single" w:sz="6" w:space="1" w:color="auto"/>
          </w:pBdr>
          <w:rPr>
            <w:rFonts w:ascii="Arial" w:hAnsi="Arial" w:cs="Arial"/>
            <w:sz w:val="18"/>
            <w:szCs w:val="18"/>
          </w:rPr>
        </w:pPr>
      </w:p>
      <w:p w14:paraId="63C9D412" w14:textId="7EE8CF31" w:rsidR="00A86FAE" w:rsidRDefault="00A86FAE" w:rsidP="00DD6A82">
        <w:pPr>
          <w:pStyle w:val="a8"/>
          <w:jc w:val="center"/>
        </w:pPr>
        <w:r>
          <w:rPr>
            <w:rFonts w:hint="eastAsia"/>
            <w:kern w:val="0"/>
            <w:sz w:val="18"/>
            <w:szCs w:val="18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60D32" w:rsidRPr="00160D32">
          <w:rPr>
            <w:noProof/>
            <w:lang w:val="zh-TW"/>
          </w:rPr>
          <w:t>19</w:t>
        </w:r>
        <w:r>
          <w:fldChar w:fldCharType="end"/>
        </w:r>
        <w:r>
          <w:rPr>
            <w:rFonts w:hint="eastAsia"/>
            <w:kern w:val="0"/>
            <w:sz w:val="18"/>
            <w:szCs w:val="18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413B21" w14:textId="77777777" w:rsidR="00A86FAE" w:rsidRDefault="00A86FAE" w:rsidP="00381F37">
      <w:r>
        <w:separator/>
      </w:r>
    </w:p>
    <w:p w14:paraId="1A860D6C" w14:textId="77777777" w:rsidR="00A86FAE" w:rsidRDefault="00A86FAE"/>
  </w:footnote>
  <w:footnote w:type="continuationSeparator" w:id="0">
    <w:p w14:paraId="40249796" w14:textId="77777777" w:rsidR="00A86FAE" w:rsidRDefault="00A86FAE" w:rsidP="00381F37">
      <w:r>
        <w:continuationSeparator/>
      </w:r>
    </w:p>
    <w:p w14:paraId="56D826DD" w14:textId="77777777" w:rsidR="00A86FAE" w:rsidRDefault="00A86FAE"/>
  </w:footnote>
  <w:footnote w:type="continuationNotice" w:id="1">
    <w:p w14:paraId="6CD9B9F7" w14:textId="77777777" w:rsidR="00A86FAE" w:rsidRDefault="00A86FA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5C37C" w14:textId="40BB01AF" w:rsidR="00A86FAE" w:rsidRPr="00A13187" w:rsidRDefault="00A86FAE" w:rsidP="004D5279">
    <w:pPr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7F951228" wp14:editId="00D87BAE">
              <wp:simplePos x="0" y="0"/>
              <wp:positionH relativeFrom="column">
                <wp:posOffset>-1031571</wp:posOffset>
              </wp:positionH>
              <wp:positionV relativeFrom="paragraph">
                <wp:posOffset>100330</wp:posOffset>
              </wp:positionV>
              <wp:extent cx="9295130" cy="0"/>
              <wp:effectExtent l="38100" t="38100" r="58420" b="95250"/>
              <wp:wrapNone/>
              <wp:docPr id="5" name="直線接點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29513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D1A14E" id="直線接點 5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1.25pt,7.9pt" to="650.6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" strokecolor="windowText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E6813E" wp14:editId="092FAF57">
              <wp:simplePos x="0" y="0"/>
              <wp:positionH relativeFrom="column">
                <wp:posOffset>895985</wp:posOffset>
              </wp:positionH>
              <wp:positionV relativeFrom="paragraph">
                <wp:posOffset>-297815</wp:posOffset>
              </wp:positionV>
              <wp:extent cx="4032250" cy="290830"/>
              <wp:effectExtent l="0" t="0" r="0" b="0"/>
              <wp:wrapNone/>
              <wp:docPr id="4" name="文字方塊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2250" cy="2908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E374A" w14:textId="00E530B4" w:rsidR="00A86FAE" w:rsidRPr="0039597C" w:rsidRDefault="00A86FAE" w:rsidP="004D5279">
                          <w:pPr>
                            <w:spacing w:line="320" w:lineRule="atLeas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9597C">
                            <w:rPr>
                              <w:rFonts w:hint="eastAsia"/>
                              <w:sz w:val="20"/>
                              <w:szCs w:val="20"/>
                            </w:rPr>
                            <w:t>財金資訊股份有限公司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跨境</w:t>
                          </w:r>
                          <w:r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匯入網路電子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支付交易規格書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  <w:t xml:space="preserve"> V1.0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E6813E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26" type="#_x0000_t202" style="position:absolute;margin-left:70.55pt;margin-top:-23.45pt;width:317.5pt;height:22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" stroked="f">
              <v:fill opacity="0"/>
              <v:textbox>
                <w:txbxContent>
                  <w:p w14:paraId="0E8E374A" w14:textId="00E530B4" w:rsidR="00A86FAE" w:rsidRPr="0039597C" w:rsidRDefault="00A86FAE" w:rsidP="004D5279">
                    <w:pPr>
                      <w:spacing w:line="320" w:lineRule="atLeast"/>
                      <w:jc w:val="center"/>
                      <w:rPr>
                        <w:sz w:val="20"/>
                        <w:szCs w:val="20"/>
                      </w:rPr>
                    </w:pPr>
                    <w:r w:rsidRPr="0039597C">
                      <w:rPr>
                        <w:rFonts w:hint="eastAsia"/>
                        <w:sz w:val="20"/>
                        <w:szCs w:val="20"/>
                      </w:rPr>
                      <w:t>財金資訊股份有限公司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</w:t>
                    </w:r>
                    <w:r w:rsidRPr="00E179CF"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跨境</w:t>
                    </w:r>
                    <w:r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匯入網路電子</w:t>
                    </w:r>
                    <w:r w:rsidRPr="00E179CF"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支付交易規格書</w:t>
                    </w:r>
                    <w:r w:rsidRPr="00E179CF">
                      <w:rPr>
                        <w:rStyle w:val="afe"/>
                        <w:rFonts w:ascii="Times New Roman" w:eastAsia="標楷體" w:hAnsi="Times New Roman"/>
                        <w:b w:val="0"/>
                        <w:bCs w:val="0"/>
                        <w:sz w:val="20"/>
                        <w:szCs w:val="20"/>
                      </w:rPr>
                      <w:t xml:space="preserve"> V1.0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69F8F2F9" wp14:editId="0A5617A6">
          <wp:simplePos x="0" y="0"/>
          <wp:positionH relativeFrom="column">
            <wp:posOffset>-107315</wp:posOffset>
          </wp:positionH>
          <wp:positionV relativeFrom="paragraph">
            <wp:posOffset>-402590</wp:posOffset>
          </wp:positionV>
          <wp:extent cx="570230" cy="499745"/>
          <wp:effectExtent l="0" t="0" r="1270" b="0"/>
          <wp:wrapTight wrapText="right">
            <wp:wrapPolygon edited="0">
              <wp:start x="0" y="0"/>
              <wp:lineTo x="0" y="20584"/>
              <wp:lineTo x="20927" y="20584"/>
              <wp:lineTo x="20927" y="0"/>
              <wp:lineTo x="0" y="0"/>
            </wp:wrapPolygon>
          </wp:wrapTight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23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143613" w14:textId="77777777" w:rsidR="00A86FAE" w:rsidRPr="00117808" w:rsidRDefault="00A86FA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BC44FA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D57066A"/>
    <w:multiLevelType w:val="hybridMultilevel"/>
    <w:tmpl w:val="696E008C"/>
    <w:lvl w:ilvl="0" w:tplc="6D4C67D8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5B052F"/>
    <w:multiLevelType w:val="hybridMultilevel"/>
    <w:tmpl w:val="0E2AD1F2"/>
    <w:lvl w:ilvl="0" w:tplc="494082D4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E62A75"/>
    <w:multiLevelType w:val="hybridMultilevel"/>
    <w:tmpl w:val="5D76E70A"/>
    <w:lvl w:ilvl="0" w:tplc="A912A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190E1F"/>
    <w:multiLevelType w:val="hybridMultilevel"/>
    <w:tmpl w:val="C558783C"/>
    <w:lvl w:ilvl="0" w:tplc="7C08A2CA">
      <w:start w:val="1"/>
      <w:numFmt w:val="taiwaneseCountingThousand"/>
      <w:pStyle w:val="a0"/>
      <w:lvlText w:val="圖%1、"/>
      <w:lvlJc w:val="center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7B67B7"/>
    <w:multiLevelType w:val="multilevel"/>
    <w:tmpl w:val="5AD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A20805"/>
    <w:multiLevelType w:val="hybridMultilevel"/>
    <w:tmpl w:val="228004D4"/>
    <w:lvl w:ilvl="0" w:tplc="5F327D66">
      <w:start w:val="1"/>
      <w:numFmt w:val="taiwaneseCountingThousand"/>
      <w:pStyle w:val="a1"/>
      <w:lvlText w:val="表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DD0CB2"/>
    <w:multiLevelType w:val="hybridMultilevel"/>
    <w:tmpl w:val="C80E3C48"/>
    <w:lvl w:ilvl="0" w:tplc="04090001">
      <w:start w:val="1"/>
      <w:numFmt w:val="bullet"/>
      <w:lvlText w:val=""/>
      <w:lvlJc w:val="left"/>
      <w:pPr>
        <w:ind w:left="118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7" w:hanging="480"/>
      </w:pPr>
      <w:rPr>
        <w:rFonts w:ascii="Wingdings" w:hAnsi="Wingdings" w:hint="default"/>
      </w:rPr>
    </w:lvl>
  </w:abstractNum>
  <w:abstractNum w:abstractNumId="8" w15:restartNumberingAfterBreak="0">
    <w:nsid w:val="739201FB"/>
    <w:multiLevelType w:val="hybridMultilevel"/>
    <w:tmpl w:val="6F5CB2A6"/>
    <w:lvl w:ilvl="0" w:tplc="494082D4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A628B3"/>
    <w:multiLevelType w:val="hybridMultilevel"/>
    <w:tmpl w:val="CBC01916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10" w15:restartNumberingAfterBreak="0">
    <w:nsid w:val="7CB6371F"/>
    <w:multiLevelType w:val="multilevel"/>
    <w:tmpl w:val="7D3281E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lang w:eastAsia="zh-TW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7"/>
  </w:num>
  <w:num w:numId="27">
    <w:abstractNumId w:val="9"/>
  </w:num>
  <w:num w:numId="28">
    <w:abstractNumId w:val="3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蔡孟芹">
    <w15:presenceInfo w15:providerId="AD" w15:userId="S-1-5-21-1331496694-13584641-625696398-10268"/>
  </w15:person>
  <w15:person w15:author="紀勝雲">
    <w15:presenceInfo w15:providerId="AD" w15:userId="S-1-5-21-1331496694-13584641-625696398-31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10"/>
  <w:bordersDoNotSurroundHeader/>
  <w:bordersDoNotSurroundFooter/>
  <w:revisionView w:markup="0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4F1"/>
    <w:rsid w:val="000007B1"/>
    <w:rsid w:val="00002CFF"/>
    <w:rsid w:val="00003F75"/>
    <w:rsid w:val="0000478F"/>
    <w:rsid w:val="00005148"/>
    <w:rsid w:val="0000555B"/>
    <w:rsid w:val="00005996"/>
    <w:rsid w:val="00005B06"/>
    <w:rsid w:val="000066C4"/>
    <w:rsid w:val="00006C7C"/>
    <w:rsid w:val="00006C8E"/>
    <w:rsid w:val="00007E45"/>
    <w:rsid w:val="00010F93"/>
    <w:rsid w:val="00012D2A"/>
    <w:rsid w:val="00013210"/>
    <w:rsid w:val="00013815"/>
    <w:rsid w:val="00013EEC"/>
    <w:rsid w:val="00015050"/>
    <w:rsid w:val="0001797C"/>
    <w:rsid w:val="000207FD"/>
    <w:rsid w:val="00020FA9"/>
    <w:rsid w:val="0002195F"/>
    <w:rsid w:val="00022671"/>
    <w:rsid w:val="00023185"/>
    <w:rsid w:val="00023551"/>
    <w:rsid w:val="00023FE8"/>
    <w:rsid w:val="0002427B"/>
    <w:rsid w:val="00024560"/>
    <w:rsid w:val="00024961"/>
    <w:rsid w:val="0003166E"/>
    <w:rsid w:val="00031C3B"/>
    <w:rsid w:val="00031E32"/>
    <w:rsid w:val="000325C7"/>
    <w:rsid w:val="00032D04"/>
    <w:rsid w:val="00033719"/>
    <w:rsid w:val="00034B2B"/>
    <w:rsid w:val="0003547C"/>
    <w:rsid w:val="00035BD2"/>
    <w:rsid w:val="00036A8C"/>
    <w:rsid w:val="00036D62"/>
    <w:rsid w:val="00037093"/>
    <w:rsid w:val="00037322"/>
    <w:rsid w:val="00037C0F"/>
    <w:rsid w:val="0004017B"/>
    <w:rsid w:val="00040F4E"/>
    <w:rsid w:val="0004177E"/>
    <w:rsid w:val="00041844"/>
    <w:rsid w:val="00041BB8"/>
    <w:rsid w:val="000427D7"/>
    <w:rsid w:val="000429BD"/>
    <w:rsid w:val="00044B90"/>
    <w:rsid w:val="00045460"/>
    <w:rsid w:val="00045510"/>
    <w:rsid w:val="000470C2"/>
    <w:rsid w:val="00047A78"/>
    <w:rsid w:val="000515CE"/>
    <w:rsid w:val="00052473"/>
    <w:rsid w:val="00052974"/>
    <w:rsid w:val="00052CD1"/>
    <w:rsid w:val="00052D00"/>
    <w:rsid w:val="00053227"/>
    <w:rsid w:val="000538FE"/>
    <w:rsid w:val="00057381"/>
    <w:rsid w:val="00057F23"/>
    <w:rsid w:val="0006090B"/>
    <w:rsid w:val="0006115B"/>
    <w:rsid w:val="00062B01"/>
    <w:rsid w:val="000630BE"/>
    <w:rsid w:val="000641E8"/>
    <w:rsid w:val="00064554"/>
    <w:rsid w:val="00064D05"/>
    <w:rsid w:val="00065308"/>
    <w:rsid w:val="00067A1C"/>
    <w:rsid w:val="00071131"/>
    <w:rsid w:val="00071B56"/>
    <w:rsid w:val="00071E8F"/>
    <w:rsid w:val="00072A40"/>
    <w:rsid w:val="00073090"/>
    <w:rsid w:val="000754E2"/>
    <w:rsid w:val="00075E52"/>
    <w:rsid w:val="00080A88"/>
    <w:rsid w:val="00080C1B"/>
    <w:rsid w:val="000819B2"/>
    <w:rsid w:val="00081E7D"/>
    <w:rsid w:val="000828ED"/>
    <w:rsid w:val="00083793"/>
    <w:rsid w:val="00083D0A"/>
    <w:rsid w:val="000870D7"/>
    <w:rsid w:val="00087C2F"/>
    <w:rsid w:val="0009066C"/>
    <w:rsid w:val="000912A1"/>
    <w:rsid w:val="000919EF"/>
    <w:rsid w:val="000949FC"/>
    <w:rsid w:val="000950B9"/>
    <w:rsid w:val="00096246"/>
    <w:rsid w:val="000969A3"/>
    <w:rsid w:val="000A0694"/>
    <w:rsid w:val="000A11BA"/>
    <w:rsid w:val="000A28C4"/>
    <w:rsid w:val="000A33EB"/>
    <w:rsid w:val="000A3BBB"/>
    <w:rsid w:val="000A4C30"/>
    <w:rsid w:val="000A72B6"/>
    <w:rsid w:val="000B0CF2"/>
    <w:rsid w:val="000B0F53"/>
    <w:rsid w:val="000B140C"/>
    <w:rsid w:val="000B1F89"/>
    <w:rsid w:val="000B2C7A"/>
    <w:rsid w:val="000B332A"/>
    <w:rsid w:val="000B3A5E"/>
    <w:rsid w:val="000B3E84"/>
    <w:rsid w:val="000B462C"/>
    <w:rsid w:val="000B4A9D"/>
    <w:rsid w:val="000B5421"/>
    <w:rsid w:val="000B5FE5"/>
    <w:rsid w:val="000B600B"/>
    <w:rsid w:val="000B6565"/>
    <w:rsid w:val="000B7065"/>
    <w:rsid w:val="000B7717"/>
    <w:rsid w:val="000C076B"/>
    <w:rsid w:val="000C146B"/>
    <w:rsid w:val="000C15C4"/>
    <w:rsid w:val="000C1752"/>
    <w:rsid w:val="000C1D2B"/>
    <w:rsid w:val="000C2D5B"/>
    <w:rsid w:val="000C387E"/>
    <w:rsid w:val="000C3CB3"/>
    <w:rsid w:val="000C3DF4"/>
    <w:rsid w:val="000C418E"/>
    <w:rsid w:val="000C424E"/>
    <w:rsid w:val="000C4FB2"/>
    <w:rsid w:val="000C533E"/>
    <w:rsid w:val="000D0089"/>
    <w:rsid w:val="000D00AB"/>
    <w:rsid w:val="000D0EB6"/>
    <w:rsid w:val="000D159C"/>
    <w:rsid w:val="000D16CE"/>
    <w:rsid w:val="000D1FB3"/>
    <w:rsid w:val="000D23C0"/>
    <w:rsid w:val="000D28E2"/>
    <w:rsid w:val="000D2B14"/>
    <w:rsid w:val="000D2B6A"/>
    <w:rsid w:val="000D33CB"/>
    <w:rsid w:val="000D35E5"/>
    <w:rsid w:val="000D4521"/>
    <w:rsid w:val="000D56FF"/>
    <w:rsid w:val="000D6E2A"/>
    <w:rsid w:val="000E031C"/>
    <w:rsid w:val="000E155F"/>
    <w:rsid w:val="000E32FA"/>
    <w:rsid w:val="000E4515"/>
    <w:rsid w:val="000E500B"/>
    <w:rsid w:val="000E5196"/>
    <w:rsid w:val="000E571F"/>
    <w:rsid w:val="000E58EC"/>
    <w:rsid w:val="000E5A71"/>
    <w:rsid w:val="000E5E0A"/>
    <w:rsid w:val="000E6CA4"/>
    <w:rsid w:val="000E728D"/>
    <w:rsid w:val="000F15CE"/>
    <w:rsid w:val="000F1FCE"/>
    <w:rsid w:val="000F2A0E"/>
    <w:rsid w:val="000F34B1"/>
    <w:rsid w:val="000F3790"/>
    <w:rsid w:val="000F4286"/>
    <w:rsid w:val="000F4445"/>
    <w:rsid w:val="000F4B67"/>
    <w:rsid w:val="000F58A2"/>
    <w:rsid w:val="000F6643"/>
    <w:rsid w:val="000F73FE"/>
    <w:rsid w:val="000F789F"/>
    <w:rsid w:val="0010050A"/>
    <w:rsid w:val="001027F3"/>
    <w:rsid w:val="00102934"/>
    <w:rsid w:val="00103359"/>
    <w:rsid w:val="0010339D"/>
    <w:rsid w:val="001034C9"/>
    <w:rsid w:val="0010447B"/>
    <w:rsid w:val="00104EB7"/>
    <w:rsid w:val="00105FBF"/>
    <w:rsid w:val="00106ED2"/>
    <w:rsid w:val="0010725A"/>
    <w:rsid w:val="00112969"/>
    <w:rsid w:val="00112A92"/>
    <w:rsid w:val="00112C7A"/>
    <w:rsid w:val="00112E86"/>
    <w:rsid w:val="00113614"/>
    <w:rsid w:val="00113B2F"/>
    <w:rsid w:val="00113D15"/>
    <w:rsid w:val="001146E5"/>
    <w:rsid w:val="001151E5"/>
    <w:rsid w:val="00115215"/>
    <w:rsid w:val="0011674B"/>
    <w:rsid w:val="00116E30"/>
    <w:rsid w:val="00117808"/>
    <w:rsid w:val="00117812"/>
    <w:rsid w:val="00117CC5"/>
    <w:rsid w:val="0012105F"/>
    <w:rsid w:val="001216BD"/>
    <w:rsid w:val="00122E17"/>
    <w:rsid w:val="00122F2D"/>
    <w:rsid w:val="001232D3"/>
    <w:rsid w:val="00124822"/>
    <w:rsid w:val="00125021"/>
    <w:rsid w:val="00125B00"/>
    <w:rsid w:val="00125C78"/>
    <w:rsid w:val="00126186"/>
    <w:rsid w:val="0013008D"/>
    <w:rsid w:val="001309DE"/>
    <w:rsid w:val="00131773"/>
    <w:rsid w:val="00132FD9"/>
    <w:rsid w:val="00133956"/>
    <w:rsid w:val="00134AFD"/>
    <w:rsid w:val="00134F1C"/>
    <w:rsid w:val="00137920"/>
    <w:rsid w:val="00137C57"/>
    <w:rsid w:val="00137D85"/>
    <w:rsid w:val="00140D70"/>
    <w:rsid w:val="001418B5"/>
    <w:rsid w:val="00141A9B"/>
    <w:rsid w:val="00141DE5"/>
    <w:rsid w:val="0014268C"/>
    <w:rsid w:val="001432E3"/>
    <w:rsid w:val="0014354F"/>
    <w:rsid w:val="0014431F"/>
    <w:rsid w:val="00144B31"/>
    <w:rsid w:val="00144D7B"/>
    <w:rsid w:val="0014629E"/>
    <w:rsid w:val="00146DFC"/>
    <w:rsid w:val="00151778"/>
    <w:rsid w:val="0015339A"/>
    <w:rsid w:val="001538B6"/>
    <w:rsid w:val="00154179"/>
    <w:rsid w:val="001548A7"/>
    <w:rsid w:val="001551F9"/>
    <w:rsid w:val="00155376"/>
    <w:rsid w:val="001556A9"/>
    <w:rsid w:val="00156920"/>
    <w:rsid w:val="00157292"/>
    <w:rsid w:val="001577F4"/>
    <w:rsid w:val="00160D32"/>
    <w:rsid w:val="001610B9"/>
    <w:rsid w:val="0016342A"/>
    <w:rsid w:val="001638CA"/>
    <w:rsid w:val="00163D66"/>
    <w:rsid w:val="00163F81"/>
    <w:rsid w:val="00165477"/>
    <w:rsid w:val="0016604B"/>
    <w:rsid w:val="001660C2"/>
    <w:rsid w:val="00167C84"/>
    <w:rsid w:val="00167F19"/>
    <w:rsid w:val="0017136E"/>
    <w:rsid w:val="00171854"/>
    <w:rsid w:val="001729BC"/>
    <w:rsid w:val="00173E74"/>
    <w:rsid w:val="00174234"/>
    <w:rsid w:val="001748E2"/>
    <w:rsid w:val="001754BE"/>
    <w:rsid w:val="00175696"/>
    <w:rsid w:val="0017592F"/>
    <w:rsid w:val="00175EEF"/>
    <w:rsid w:val="0017657D"/>
    <w:rsid w:val="00176EAD"/>
    <w:rsid w:val="00177393"/>
    <w:rsid w:val="001774B3"/>
    <w:rsid w:val="0018024E"/>
    <w:rsid w:val="00180D6A"/>
    <w:rsid w:val="001812E3"/>
    <w:rsid w:val="001815B5"/>
    <w:rsid w:val="00181682"/>
    <w:rsid w:val="001828A0"/>
    <w:rsid w:val="0018405F"/>
    <w:rsid w:val="00184922"/>
    <w:rsid w:val="00185B68"/>
    <w:rsid w:val="00185EBC"/>
    <w:rsid w:val="001867A2"/>
    <w:rsid w:val="00186EA5"/>
    <w:rsid w:val="00187389"/>
    <w:rsid w:val="00187C55"/>
    <w:rsid w:val="00187C95"/>
    <w:rsid w:val="00191D07"/>
    <w:rsid w:val="001933B5"/>
    <w:rsid w:val="001942F5"/>
    <w:rsid w:val="00194B8E"/>
    <w:rsid w:val="00195DB3"/>
    <w:rsid w:val="0019664F"/>
    <w:rsid w:val="001968B6"/>
    <w:rsid w:val="00196A21"/>
    <w:rsid w:val="00197263"/>
    <w:rsid w:val="00197DB0"/>
    <w:rsid w:val="00197FFE"/>
    <w:rsid w:val="001A01E2"/>
    <w:rsid w:val="001A07BC"/>
    <w:rsid w:val="001A0A76"/>
    <w:rsid w:val="001A17A5"/>
    <w:rsid w:val="001A27DB"/>
    <w:rsid w:val="001A3234"/>
    <w:rsid w:val="001A6C62"/>
    <w:rsid w:val="001A6F83"/>
    <w:rsid w:val="001A7796"/>
    <w:rsid w:val="001A7D2D"/>
    <w:rsid w:val="001B0F43"/>
    <w:rsid w:val="001B1F0C"/>
    <w:rsid w:val="001B2137"/>
    <w:rsid w:val="001B2268"/>
    <w:rsid w:val="001B34E6"/>
    <w:rsid w:val="001B45A9"/>
    <w:rsid w:val="001B5621"/>
    <w:rsid w:val="001B5F15"/>
    <w:rsid w:val="001B6124"/>
    <w:rsid w:val="001C01C4"/>
    <w:rsid w:val="001C090D"/>
    <w:rsid w:val="001C0CE6"/>
    <w:rsid w:val="001C6263"/>
    <w:rsid w:val="001C6E34"/>
    <w:rsid w:val="001C7DCE"/>
    <w:rsid w:val="001D01EB"/>
    <w:rsid w:val="001D1466"/>
    <w:rsid w:val="001D1684"/>
    <w:rsid w:val="001D1C14"/>
    <w:rsid w:val="001D1D83"/>
    <w:rsid w:val="001D2144"/>
    <w:rsid w:val="001D4C8D"/>
    <w:rsid w:val="001D50E5"/>
    <w:rsid w:val="001D6A5D"/>
    <w:rsid w:val="001D6F39"/>
    <w:rsid w:val="001E05A9"/>
    <w:rsid w:val="001E12BB"/>
    <w:rsid w:val="001E1D38"/>
    <w:rsid w:val="001E29F6"/>
    <w:rsid w:val="001E2B94"/>
    <w:rsid w:val="001E3E40"/>
    <w:rsid w:val="001E44B3"/>
    <w:rsid w:val="001E5EC6"/>
    <w:rsid w:val="001E6C0D"/>
    <w:rsid w:val="001E75B5"/>
    <w:rsid w:val="001E7657"/>
    <w:rsid w:val="001F05AC"/>
    <w:rsid w:val="001F083F"/>
    <w:rsid w:val="001F15E8"/>
    <w:rsid w:val="001F28DE"/>
    <w:rsid w:val="001F345F"/>
    <w:rsid w:val="001F385B"/>
    <w:rsid w:val="001F3C17"/>
    <w:rsid w:val="001F44AC"/>
    <w:rsid w:val="001F4FD1"/>
    <w:rsid w:val="001F5032"/>
    <w:rsid w:val="001F5D1E"/>
    <w:rsid w:val="00200848"/>
    <w:rsid w:val="00200879"/>
    <w:rsid w:val="00201A34"/>
    <w:rsid w:val="002020B3"/>
    <w:rsid w:val="002021E5"/>
    <w:rsid w:val="0020230B"/>
    <w:rsid w:val="00202906"/>
    <w:rsid w:val="00202E1B"/>
    <w:rsid w:val="002030AE"/>
    <w:rsid w:val="00203D18"/>
    <w:rsid w:val="0020463E"/>
    <w:rsid w:val="00205581"/>
    <w:rsid w:val="00206930"/>
    <w:rsid w:val="00206CC1"/>
    <w:rsid w:val="002078C8"/>
    <w:rsid w:val="00207D04"/>
    <w:rsid w:val="00210005"/>
    <w:rsid w:val="002109BE"/>
    <w:rsid w:val="00210FCC"/>
    <w:rsid w:val="00211BC4"/>
    <w:rsid w:val="002126BD"/>
    <w:rsid w:val="00212C5D"/>
    <w:rsid w:val="00213CAF"/>
    <w:rsid w:val="00215F63"/>
    <w:rsid w:val="00216434"/>
    <w:rsid w:val="0021708B"/>
    <w:rsid w:val="002172FE"/>
    <w:rsid w:val="0021776E"/>
    <w:rsid w:val="002206AF"/>
    <w:rsid w:val="00221357"/>
    <w:rsid w:val="0022179D"/>
    <w:rsid w:val="00222E28"/>
    <w:rsid w:val="0022375B"/>
    <w:rsid w:val="00223778"/>
    <w:rsid w:val="00223D4E"/>
    <w:rsid w:val="00224088"/>
    <w:rsid w:val="002247C1"/>
    <w:rsid w:val="00224CDC"/>
    <w:rsid w:val="0022543F"/>
    <w:rsid w:val="00225E4A"/>
    <w:rsid w:val="0022621B"/>
    <w:rsid w:val="00226A04"/>
    <w:rsid w:val="00226E44"/>
    <w:rsid w:val="00227A96"/>
    <w:rsid w:val="0023014A"/>
    <w:rsid w:val="0023061A"/>
    <w:rsid w:val="00231415"/>
    <w:rsid w:val="00231A06"/>
    <w:rsid w:val="002324B8"/>
    <w:rsid w:val="002325AC"/>
    <w:rsid w:val="002335A0"/>
    <w:rsid w:val="00234424"/>
    <w:rsid w:val="0023533A"/>
    <w:rsid w:val="002354A8"/>
    <w:rsid w:val="00235F59"/>
    <w:rsid w:val="0023606F"/>
    <w:rsid w:val="002361E8"/>
    <w:rsid w:val="00236358"/>
    <w:rsid w:val="00236DC1"/>
    <w:rsid w:val="0024015C"/>
    <w:rsid w:val="002406A8"/>
    <w:rsid w:val="002408C7"/>
    <w:rsid w:val="00240CCB"/>
    <w:rsid w:val="0024137F"/>
    <w:rsid w:val="00244AF2"/>
    <w:rsid w:val="0024557E"/>
    <w:rsid w:val="00246DDE"/>
    <w:rsid w:val="00247561"/>
    <w:rsid w:val="00251A9B"/>
    <w:rsid w:val="00252CDE"/>
    <w:rsid w:val="0025306E"/>
    <w:rsid w:val="002567AB"/>
    <w:rsid w:val="00256B0B"/>
    <w:rsid w:val="00256BAE"/>
    <w:rsid w:val="00257AB1"/>
    <w:rsid w:val="00257EC7"/>
    <w:rsid w:val="00260AB4"/>
    <w:rsid w:val="00260BA2"/>
    <w:rsid w:val="002615CE"/>
    <w:rsid w:val="002619C4"/>
    <w:rsid w:val="002621C5"/>
    <w:rsid w:val="00262D0C"/>
    <w:rsid w:val="00263472"/>
    <w:rsid w:val="0026537D"/>
    <w:rsid w:val="002654E3"/>
    <w:rsid w:val="00265CD6"/>
    <w:rsid w:val="002668B2"/>
    <w:rsid w:val="0026717A"/>
    <w:rsid w:val="00267A77"/>
    <w:rsid w:val="00270BCD"/>
    <w:rsid w:val="00273B9F"/>
    <w:rsid w:val="0027444D"/>
    <w:rsid w:val="002746BD"/>
    <w:rsid w:val="00275262"/>
    <w:rsid w:val="002758A2"/>
    <w:rsid w:val="002765AD"/>
    <w:rsid w:val="002771C3"/>
    <w:rsid w:val="00277552"/>
    <w:rsid w:val="002808CB"/>
    <w:rsid w:val="002813BD"/>
    <w:rsid w:val="002814B6"/>
    <w:rsid w:val="00281824"/>
    <w:rsid w:val="00281840"/>
    <w:rsid w:val="00282558"/>
    <w:rsid w:val="00283BA1"/>
    <w:rsid w:val="00284B6F"/>
    <w:rsid w:val="00284DA8"/>
    <w:rsid w:val="00285291"/>
    <w:rsid w:val="002854E9"/>
    <w:rsid w:val="002862F4"/>
    <w:rsid w:val="0028786D"/>
    <w:rsid w:val="00287DA9"/>
    <w:rsid w:val="002905B4"/>
    <w:rsid w:val="00290798"/>
    <w:rsid w:val="002919CB"/>
    <w:rsid w:val="0029219E"/>
    <w:rsid w:val="0029247E"/>
    <w:rsid w:val="00294212"/>
    <w:rsid w:val="002943F6"/>
    <w:rsid w:val="00294B89"/>
    <w:rsid w:val="0029770E"/>
    <w:rsid w:val="00297C6F"/>
    <w:rsid w:val="00297F45"/>
    <w:rsid w:val="002A05FC"/>
    <w:rsid w:val="002A0710"/>
    <w:rsid w:val="002A0804"/>
    <w:rsid w:val="002A0AD1"/>
    <w:rsid w:val="002A0BAC"/>
    <w:rsid w:val="002A10A0"/>
    <w:rsid w:val="002A1153"/>
    <w:rsid w:val="002A1C41"/>
    <w:rsid w:val="002A2BE4"/>
    <w:rsid w:val="002A40CA"/>
    <w:rsid w:val="002A538B"/>
    <w:rsid w:val="002A5653"/>
    <w:rsid w:val="002A5856"/>
    <w:rsid w:val="002A668F"/>
    <w:rsid w:val="002A6CB1"/>
    <w:rsid w:val="002A726C"/>
    <w:rsid w:val="002A777A"/>
    <w:rsid w:val="002B059C"/>
    <w:rsid w:val="002B0A6A"/>
    <w:rsid w:val="002B14DE"/>
    <w:rsid w:val="002B163B"/>
    <w:rsid w:val="002B26CE"/>
    <w:rsid w:val="002B2C3D"/>
    <w:rsid w:val="002B2EEC"/>
    <w:rsid w:val="002B2FC3"/>
    <w:rsid w:val="002B4199"/>
    <w:rsid w:val="002B5512"/>
    <w:rsid w:val="002B5A79"/>
    <w:rsid w:val="002B75C6"/>
    <w:rsid w:val="002B7C21"/>
    <w:rsid w:val="002C0F1B"/>
    <w:rsid w:val="002C1DC3"/>
    <w:rsid w:val="002C2159"/>
    <w:rsid w:val="002C34C3"/>
    <w:rsid w:val="002C59B7"/>
    <w:rsid w:val="002C5A13"/>
    <w:rsid w:val="002C65BA"/>
    <w:rsid w:val="002C6CEA"/>
    <w:rsid w:val="002C789E"/>
    <w:rsid w:val="002C7926"/>
    <w:rsid w:val="002C7E8E"/>
    <w:rsid w:val="002C7FA0"/>
    <w:rsid w:val="002D1189"/>
    <w:rsid w:val="002D1EC2"/>
    <w:rsid w:val="002D2741"/>
    <w:rsid w:val="002D2A53"/>
    <w:rsid w:val="002D3ACD"/>
    <w:rsid w:val="002D48B3"/>
    <w:rsid w:val="002D4F28"/>
    <w:rsid w:val="002D6829"/>
    <w:rsid w:val="002D6E29"/>
    <w:rsid w:val="002D7287"/>
    <w:rsid w:val="002D72D1"/>
    <w:rsid w:val="002E0EF8"/>
    <w:rsid w:val="002E0F84"/>
    <w:rsid w:val="002E19D1"/>
    <w:rsid w:val="002E2668"/>
    <w:rsid w:val="002E32BC"/>
    <w:rsid w:val="002E347F"/>
    <w:rsid w:val="002E3BB6"/>
    <w:rsid w:val="002E4AAD"/>
    <w:rsid w:val="002E4AF1"/>
    <w:rsid w:val="002E512D"/>
    <w:rsid w:val="002E6E6B"/>
    <w:rsid w:val="002E7431"/>
    <w:rsid w:val="002F0A87"/>
    <w:rsid w:val="002F188D"/>
    <w:rsid w:val="002F1B0C"/>
    <w:rsid w:val="002F1C00"/>
    <w:rsid w:val="002F1D67"/>
    <w:rsid w:val="002F230E"/>
    <w:rsid w:val="002F299C"/>
    <w:rsid w:val="002F2A27"/>
    <w:rsid w:val="002F3DE9"/>
    <w:rsid w:val="002F4B77"/>
    <w:rsid w:val="002F5F5E"/>
    <w:rsid w:val="002F6400"/>
    <w:rsid w:val="002F643F"/>
    <w:rsid w:val="00302334"/>
    <w:rsid w:val="003023CE"/>
    <w:rsid w:val="00302C17"/>
    <w:rsid w:val="00302D58"/>
    <w:rsid w:val="00303031"/>
    <w:rsid w:val="003030D6"/>
    <w:rsid w:val="003037F4"/>
    <w:rsid w:val="00303C4E"/>
    <w:rsid w:val="00304799"/>
    <w:rsid w:val="00305992"/>
    <w:rsid w:val="00306F20"/>
    <w:rsid w:val="00307819"/>
    <w:rsid w:val="00307927"/>
    <w:rsid w:val="00310E1C"/>
    <w:rsid w:val="00312A4A"/>
    <w:rsid w:val="00312BD4"/>
    <w:rsid w:val="00313870"/>
    <w:rsid w:val="003140FE"/>
    <w:rsid w:val="003141E9"/>
    <w:rsid w:val="0031552B"/>
    <w:rsid w:val="00315777"/>
    <w:rsid w:val="003158E4"/>
    <w:rsid w:val="00315DF0"/>
    <w:rsid w:val="00317060"/>
    <w:rsid w:val="003172CB"/>
    <w:rsid w:val="00317A74"/>
    <w:rsid w:val="00317E90"/>
    <w:rsid w:val="00321D3E"/>
    <w:rsid w:val="00321E13"/>
    <w:rsid w:val="00321F7E"/>
    <w:rsid w:val="00322314"/>
    <w:rsid w:val="00323F4C"/>
    <w:rsid w:val="00324077"/>
    <w:rsid w:val="003240AE"/>
    <w:rsid w:val="00324E43"/>
    <w:rsid w:val="00324EA9"/>
    <w:rsid w:val="003257B6"/>
    <w:rsid w:val="003257D9"/>
    <w:rsid w:val="00325FE2"/>
    <w:rsid w:val="0033018B"/>
    <w:rsid w:val="00333131"/>
    <w:rsid w:val="00333954"/>
    <w:rsid w:val="003345B2"/>
    <w:rsid w:val="00334BB5"/>
    <w:rsid w:val="00334DBE"/>
    <w:rsid w:val="0033562A"/>
    <w:rsid w:val="0033586D"/>
    <w:rsid w:val="00335F11"/>
    <w:rsid w:val="00336168"/>
    <w:rsid w:val="00336B51"/>
    <w:rsid w:val="003373B9"/>
    <w:rsid w:val="00337433"/>
    <w:rsid w:val="0034035F"/>
    <w:rsid w:val="003403EB"/>
    <w:rsid w:val="00340435"/>
    <w:rsid w:val="00340742"/>
    <w:rsid w:val="003416EA"/>
    <w:rsid w:val="00341C97"/>
    <w:rsid w:val="00343DA9"/>
    <w:rsid w:val="00344419"/>
    <w:rsid w:val="00344ADF"/>
    <w:rsid w:val="00345B0D"/>
    <w:rsid w:val="00346BB0"/>
    <w:rsid w:val="00350F3C"/>
    <w:rsid w:val="003513D8"/>
    <w:rsid w:val="0035235B"/>
    <w:rsid w:val="003523FA"/>
    <w:rsid w:val="00354042"/>
    <w:rsid w:val="00354117"/>
    <w:rsid w:val="003541C7"/>
    <w:rsid w:val="00354669"/>
    <w:rsid w:val="003549B6"/>
    <w:rsid w:val="00355FE7"/>
    <w:rsid w:val="00355FF6"/>
    <w:rsid w:val="0035676F"/>
    <w:rsid w:val="00361385"/>
    <w:rsid w:val="003613A3"/>
    <w:rsid w:val="003616CB"/>
    <w:rsid w:val="00361BC0"/>
    <w:rsid w:val="00361CFC"/>
    <w:rsid w:val="00362463"/>
    <w:rsid w:val="003648B4"/>
    <w:rsid w:val="003648FD"/>
    <w:rsid w:val="0036493C"/>
    <w:rsid w:val="003654B4"/>
    <w:rsid w:val="00365779"/>
    <w:rsid w:val="00366458"/>
    <w:rsid w:val="0036752B"/>
    <w:rsid w:val="003676EE"/>
    <w:rsid w:val="003703EB"/>
    <w:rsid w:val="00370DDC"/>
    <w:rsid w:val="00371465"/>
    <w:rsid w:val="00371614"/>
    <w:rsid w:val="00371881"/>
    <w:rsid w:val="00372E66"/>
    <w:rsid w:val="00374158"/>
    <w:rsid w:val="003742B7"/>
    <w:rsid w:val="00375BBC"/>
    <w:rsid w:val="0037613F"/>
    <w:rsid w:val="00376BF3"/>
    <w:rsid w:val="00376DE0"/>
    <w:rsid w:val="003776CB"/>
    <w:rsid w:val="00380A76"/>
    <w:rsid w:val="00380B52"/>
    <w:rsid w:val="00380DCB"/>
    <w:rsid w:val="00380F56"/>
    <w:rsid w:val="00381F37"/>
    <w:rsid w:val="00383112"/>
    <w:rsid w:val="0038354B"/>
    <w:rsid w:val="00383743"/>
    <w:rsid w:val="00383840"/>
    <w:rsid w:val="00383F73"/>
    <w:rsid w:val="00384498"/>
    <w:rsid w:val="003845CD"/>
    <w:rsid w:val="00386979"/>
    <w:rsid w:val="00386C79"/>
    <w:rsid w:val="00387611"/>
    <w:rsid w:val="003877E4"/>
    <w:rsid w:val="0038796F"/>
    <w:rsid w:val="0039038D"/>
    <w:rsid w:val="00390473"/>
    <w:rsid w:val="0039153A"/>
    <w:rsid w:val="00391FE6"/>
    <w:rsid w:val="00392448"/>
    <w:rsid w:val="003924C5"/>
    <w:rsid w:val="003931D4"/>
    <w:rsid w:val="00393FBA"/>
    <w:rsid w:val="00394811"/>
    <w:rsid w:val="00395245"/>
    <w:rsid w:val="0039597C"/>
    <w:rsid w:val="00397538"/>
    <w:rsid w:val="00397B1B"/>
    <w:rsid w:val="003A083E"/>
    <w:rsid w:val="003A0F52"/>
    <w:rsid w:val="003A1EDD"/>
    <w:rsid w:val="003A2622"/>
    <w:rsid w:val="003A28B8"/>
    <w:rsid w:val="003A33E5"/>
    <w:rsid w:val="003A3A9E"/>
    <w:rsid w:val="003A575C"/>
    <w:rsid w:val="003A60B0"/>
    <w:rsid w:val="003A6585"/>
    <w:rsid w:val="003A7D7B"/>
    <w:rsid w:val="003B0592"/>
    <w:rsid w:val="003B2600"/>
    <w:rsid w:val="003B4F45"/>
    <w:rsid w:val="003B4F85"/>
    <w:rsid w:val="003B5BED"/>
    <w:rsid w:val="003B5DE7"/>
    <w:rsid w:val="003B6B01"/>
    <w:rsid w:val="003B6B86"/>
    <w:rsid w:val="003B7455"/>
    <w:rsid w:val="003C07F6"/>
    <w:rsid w:val="003C131A"/>
    <w:rsid w:val="003C1C03"/>
    <w:rsid w:val="003C1C29"/>
    <w:rsid w:val="003C20AA"/>
    <w:rsid w:val="003C229A"/>
    <w:rsid w:val="003C2558"/>
    <w:rsid w:val="003C2ED7"/>
    <w:rsid w:val="003C38A1"/>
    <w:rsid w:val="003C7587"/>
    <w:rsid w:val="003D0B78"/>
    <w:rsid w:val="003D16FC"/>
    <w:rsid w:val="003D1D08"/>
    <w:rsid w:val="003D2371"/>
    <w:rsid w:val="003D4ABB"/>
    <w:rsid w:val="003D4D68"/>
    <w:rsid w:val="003D596B"/>
    <w:rsid w:val="003D5EA2"/>
    <w:rsid w:val="003D70EA"/>
    <w:rsid w:val="003D78F6"/>
    <w:rsid w:val="003E0043"/>
    <w:rsid w:val="003E0E72"/>
    <w:rsid w:val="003E107B"/>
    <w:rsid w:val="003E1134"/>
    <w:rsid w:val="003E16BE"/>
    <w:rsid w:val="003E17A2"/>
    <w:rsid w:val="003E1BB7"/>
    <w:rsid w:val="003E1EF7"/>
    <w:rsid w:val="003E300C"/>
    <w:rsid w:val="003E305C"/>
    <w:rsid w:val="003E3AA3"/>
    <w:rsid w:val="003E3E7C"/>
    <w:rsid w:val="003E429D"/>
    <w:rsid w:val="003E4B1C"/>
    <w:rsid w:val="003E54F5"/>
    <w:rsid w:val="003E5C11"/>
    <w:rsid w:val="003E669D"/>
    <w:rsid w:val="003F25BC"/>
    <w:rsid w:val="003F283F"/>
    <w:rsid w:val="003F3A2A"/>
    <w:rsid w:val="003F43C3"/>
    <w:rsid w:val="003F4D73"/>
    <w:rsid w:val="003F4F28"/>
    <w:rsid w:val="003F58A6"/>
    <w:rsid w:val="003F65C9"/>
    <w:rsid w:val="003F6A9C"/>
    <w:rsid w:val="003F7B3F"/>
    <w:rsid w:val="004002A8"/>
    <w:rsid w:val="00400B14"/>
    <w:rsid w:val="00401109"/>
    <w:rsid w:val="00402002"/>
    <w:rsid w:val="00402628"/>
    <w:rsid w:val="004044C4"/>
    <w:rsid w:val="00406B84"/>
    <w:rsid w:val="00410881"/>
    <w:rsid w:val="00410D2E"/>
    <w:rsid w:val="00411A96"/>
    <w:rsid w:val="004125B5"/>
    <w:rsid w:val="00412A7E"/>
    <w:rsid w:val="00412C46"/>
    <w:rsid w:val="00415839"/>
    <w:rsid w:val="0041690A"/>
    <w:rsid w:val="004171D2"/>
    <w:rsid w:val="00420A2E"/>
    <w:rsid w:val="00422A60"/>
    <w:rsid w:val="00422B1A"/>
    <w:rsid w:val="00423D3C"/>
    <w:rsid w:val="004246B7"/>
    <w:rsid w:val="00424F68"/>
    <w:rsid w:val="004251FC"/>
    <w:rsid w:val="00426476"/>
    <w:rsid w:val="004269DA"/>
    <w:rsid w:val="0043030F"/>
    <w:rsid w:val="00431573"/>
    <w:rsid w:val="004320C6"/>
    <w:rsid w:val="004330AA"/>
    <w:rsid w:val="00433275"/>
    <w:rsid w:val="00433E8C"/>
    <w:rsid w:val="00435DAE"/>
    <w:rsid w:val="00436071"/>
    <w:rsid w:val="0043675A"/>
    <w:rsid w:val="004404C8"/>
    <w:rsid w:val="00440617"/>
    <w:rsid w:val="00441152"/>
    <w:rsid w:val="00442F4B"/>
    <w:rsid w:val="00444B23"/>
    <w:rsid w:val="00445C83"/>
    <w:rsid w:val="004462A7"/>
    <w:rsid w:val="00446A0E"/>
    <w:rsid w:val="00446D83"/>
    <w:rsid w:val="00450862"/>
    <w:rsid w:val="00450AA6"/>
    <w:rsid w:val="00451010"/>
    <w:rsid w:val="004517F7"/>
    <w:rsid w:val="0045262B"/>
    <w:rsid w:val="004537EB"/>
    <w:rsid w:val="00454492"/>
    <w:rsid w:val="00454D76"/>
    <w:rsid w:val="0045514E"/>
    <w:rsid w:val="00455445"/>
    <w:rsid w:val="00455973"/>
    <w:rsid w:val="00457CD9"/>
    <w:rsid w:val="004600C7"/>
    <w:rsid w:val="00460811"/>
    <w:rsid w:val="00460A87"/>
    <w:rsid w:val="00460E24"/>
    <w:rsid w:val="004617A3"/>
    <w:rsid w:val="004618F0"/>
    <w:rsid w:val="00461F94"/>
    <w:rsid w:val="00463233"/>
    <w:rsid w:val="004648EC"/>
    <w:rsid w:val="004652FA"/>
    <w:rsid w:val="004655A4"/>
    <w:rsid w:val="0046589C"/>
    <w:rsid w:val="00465A47"/>
    <w:rsid w:val="00465FFE"/>
    <w:rsid w:val="004662E6"/>
    <w:rsid w:val="00466C0E"/>
    <w:rsid w:val="00466E76"/>
    <w:rsid w:val="00467A76"/>
    <w:rsid w:val="004709F0"/>
    <w:rsid w:val="00471610"/>
    <w:rsid w:val="00472EC1"/>
    <w:rsid w:val="00473662"/>
    <w:rsid w:val="00473B7A"/>
    <w:rsid w:val="00474091"/>
    <w:rsid w:val="00474144"/>
    <w:rsid w:val="0047445C"/>
    <w:rsid w:val="0047477B"/>
    <w:rsid w:val="00474F89"/>
    <w:rsid w:val="004772AD"/>
    <w:rsid w:val="00480033"/>
    <w:rsid w:val="00480805"/>
    <w:rsid w:val="00480D61"/>
    <w:rsid w:val="00481E7D"/>
    <w:rsid w:val="00482C80"/>
    <w:rsid w:val="004834CF"/>
    <w:rsid w:val="00483A7A"/>
    <w:rsid w:val="0048516D"/>
    <w:rsid w:val="0048623B"/>
    <w:rsid w:val="00486586"/>
    <w:rsid w:val="00486B93"/>
    <w:rsid w:val="00486CE1"/>
    <w:rsid w:val="00490C8D"/>
    <w:rsid w:val="00491AF2"/>
    <w:rsid w:val="0049226C"/>
    <w:rsid w:val="00493F48"/>
    <w:rsid w:val="00494019"/>
    <w:rsid w:val="004942B5"/>
    <w:rsid w:val="00494D4E"/>
    <w:rsid w:val="00497810"/>
    <w:rsid w:val="004A05F8"/>
    <w:rsid w:val="004A089D"/>
    <w:rsid w:val="004A176C"/>
    <w:rsid w:val="004A1BFB"/>
    <w:rsid w:val="004A1E44"/>
    <w:rsid w:val="004A306D"/>
    <w:rsid w:val="004A37DB"/>
    <w:rsid w:val="004A3D04"/>
    <w:rsid w:val="004A43D2"/>
    <w:rsid w:val="004A467F"/>
    <w:rsid w:val="004A48EC"/>
    <w:rsid w:val="004A505C"/>
    <w:rsid w:val="004A59F5"/>
    <w:rsid w:val="004A5BA8"/>
    <w:rsid w:val="004A5C26"/>
    <w:rsid w:val="004A776B"/>
    <w:rsid w:val="004B1BEF"/>
    <w:rsid w:val="004B2745"/>
    <w:rsid w:val="004B3032"/>
    <w:rsid w:val="004B303E"/>
    <w:rsid w:val="004B45A8"/>
    <w:rsid w:val="004B5386"/>
    <w:rsid w:val="004B53BF"/>
    <w:rsid w:val="004B59BD"/>
    <w:rsid w:val="004B5B85"/>
    <w:rsid w:val="004B5C86"/>
    <w:rsid w:val="004B5EAA"/>
    <w:rsid w:val="004B72BF"/>
    <w:rsid w:val="004B7A8B"/>
    <w:rsid w:val="004B7C84"/>
    <w:rsid w:val="004C0D20"/>
    <w:rsid w:val="004C0E46"/>
    <w:rsid w:val="004C2360"/>
    <w:rsid w:val="004C315A"/>
    <w:rsid w:val="004C32F8"/>
    <w:rsid w:val="004C3731"/>
    <w:rsid w:val="004C4203"/>
    <w:rsid w:val="004C5A7E"/>
    <w:rsid w:val="004C7223"/>
    <w:rsid w:val="004C7676"/>
    <w:rsid w:val="004D0965"/>
    <w:rsid w:val="004D2AAF"/>
    <w:rsid w:val="004D2BF8"/>
    <w:rsid w:val="004D3E74"/>
    <w:rsid w:val="004D4331"/>
    <w:rsid w:val="004D4C3B"/>
    <w:rsid w:val="004D4F31"/>
    <w:rsid w:val="004D5279"/>
    <w:rsid w:val="004D53E9"/>
    <w:rsid w:val="004D7685"/>
    <w:rsid w:val="004D7DE7"/>
    <w:rsid w:val="004E0D8D"/>
    <w:rsid w:val="004E1357"/>
    <w:rsid w:val="004E13FC"/>
    <w:rsid w:val="004E1783"/>
    <w:rsid w:val="004E2928"/>
    <w:rsid w:val="004E3CAF"/>
    <w:rsid w:val="004E40E8"/>
    <w:rsid w:val="004E45C3"/>
    <w:rsid w:val="004E45CB"/>
    <w:rsid w:val="004E45D9"/>
    <w:rsid w:val="004E4CA5"/>
    <w:rsid w:val="004E5FE3"/>
    <w:rsid w:val="004E6859"/>
    <w:rsid w:val="004E7683"/>
    <w:rsid w:val="004F013D"/>
    <w:rsid w:val="004F0692"/>
    <w:rsid w:val="004F06A0"/>
    <w:rsid w:val="004F0DEE"/>
    <w:rsid w:val="004F0EFF"/>
    <w:rsid w:val="004F2E4D"/>
    <w:rsid w:val="004F2E7C"/>
    <w:rsid w:val="004F44D5"/>
    <w:rsid w:val="004F4B97"/>
    <w:rsid w:val="004F4D2B"/>
    <w:rsid w:val="004F4D60"/>
    <w:rsid w:val="004F4DAB"/>
    <w:rsid w:val="004F550E"/>
    <w:rsid w:val="004F60CD"/>
    <w:rsid w:val="004F719C"/>
    <w:rsid w:val="004F7ABF"/>
    <w:rsid w:val="004F7C7B"/>
    <w:rsid w:val="004F7FDD"/>
    <w:rsid w:val="004F7FF5"/>
    <w:rsid w:val="00500FEB"/>
    <w:rsid w:val="00501243"/>
    <w:rsid w:val="00501492"/>
    <w:rsid w:val="0050220C"/>
    <w:rsid w:val="005029A4"/>
    <w:rsid w:val="005046D7"/>
    <w:rsid w:val="005047F6"/>
    <w:rsid w:val="0050497C"/>
    <w:rsid w:val="005054FE"/>
    <w:rsid w:val="0050610C"/>
    <w:rsid w:val="00506FDF"/>
    <w:rsid w:val="00507CA8"/>
    <w:rsid w:val="00507DFB"/>
    <w:rsid w:val="00511791"/>
    <w:rsid w:val="00512A97"/>
    <w:rsid w:val="00512AE6"/>
    <w:rsid w:val="005133C9"/>
    <w:rsid w:val="00513478"/>
    <w:rsid w:val="00513513"/>
    <w:rsid w:val="00513B96"/>
    <w:rsid w:val="00515D13"/>
    <w:rsid w:val="00516397"/>
    <w:rsid w:val="00516753"/>
    <w:rsid w:val="005177E7"/>
    <w:rsid w:val="00517D00"/>
    <w:rsid w:val="00520211"/>
    <w:rsid w:val="005204D6"/>
    <w:rsid w:val="00520E44"/>
    <w:rsid w:val="0052311A"/>
    <w:rsid w:val="005240B9"/>
    <w:rsid w:val="00524C0B"/>
    <w:rsid w:val="00524D92"/>
    <w:rsid w:val="00526360"/>
    <w:rsid w:val="00527396"/>
    <w:rsid w:val="0052753A"/>
    <w:rsid w:val="00527B76"/>
    <w:rsid w:val="0053020E"/>
    <w:rsid w:val="00531D14"/>
    <w:rsid w:val="00533AB3"/>
    <w:rsid w:val="00534C35"/>
    <w:rsid w:val="00535852"/>
    <w:rsid w:val="00535C6D"/>
    <w:rsid w:val="005364A8"/>
    <w:rsid w:val="00536AFF"/>
    <w:rsid w:val="00536BB1"/>
    <w:rsid w:val="0053767C"/>
    <w:rsid w:val="00537AB7"/>
    <w:rsid w:val="005409CB"/>
    <w:rsid w:val="00543A5E"/>
    <w:rsid w:val="00544792"/>
    <w:rsid w:val="005463FF"/>
    <w:rsid w:val="00546E5C"/>
    <w:rsid w:val="00547EC6"/>
    <w:rsid w:val="0055248F"/>
    <w:rsid w:val="00552FF6"/>
    <w:rsid w:val="0055362A"/>
    <w:rsid w:val="005543BD"/>
    <w:rsid w:val="00554E27"/>
    <w:rsid w:val="00555D03"/>
    <w:rsid w:val="005600D1"/>
    <w:rsid w:val="00560262"/>
    <w:rsid w:val="0056165A"/>
    <w:rsid w:val="00564710"/>
    <w:rsid w:val="00565770"/>
    <w:rsid w:val="00570E92"/>
    <w:rsid w:val="005725CF"/>
    <w:rsid w:val="00573154"/>
    <w:rsid w:val="00573D88"/>
    <w:rsid w:val="005757FC"/>
    <w:rsid w:val="005771B9"/>
    <w:rsid w:val="005814B3"/>
    <w:rsid w:val="005823FB"/>
    <w:rsid w:val="00582FB4"/>
    <w:rsid w:val="0058306A"/>
    <w:rsid w:val="00583B1E"/>
    <w:rsid w:val="00583B55"/>
    <w:rsid w:val="005844FD"/>
    <w:rsid w:val="00584796"/>
    <w:rsid w:val="00584807"/>
    <w:rsid w:val="00584BB4"/>
    <w:rsid w:val="00586CE0"/>
    <w:rsid w:val="0058724E"/>
    <w:rsid w:val="00590599"/>
    <w:rsid w:val="00591ED8"/>
    <w:rsid w:val="00593136"/>
    <w:rsid w:val="005933C5"/>
    <w:rsid w:val="005933EB"/>
    <w:rsid w:val="00594065"/>
    <w:rsid w:val="00594F3B"/>
    <w:rsid w:val="00597448"/>
    <w:rsid w:val="0059760A"/>
    <w:rsid w:val="00597AFF"/>
    <w:rsid w:val="005A08A4"/>
    <w:rsid w:val="005A0F36"/>
    <w:rsid w:val="005A0F6D"/>
    <w:rsid w:val="005A1E8B"/>
    <w:rsid w:val="005A2A77"/>
    <w:rsid w:val="005A2DE0"/>
    <w:rsid w:val="005A4C6D"/>
    <w:rsid w:val="005A52FC"/>
    <w:rsid w:val="005A57E0"/>
    <w:rsid w:val="005A5838"/>
    <w:rsid w:val="005A7156"/>
    <w:rsid w:val="005A7466"/>
    <w:rsid w:val="005A7C72"/>
    <w:rsid w:val="005A7C81"/>
    <w:rsid w:val="005A7EE4"/>
    <w:rsid w:val="005B0E6C"/>
    <w:rsid w:val="005B1B1F"/>
    <w:rsid w:val="005B3100"/>
    <w:rsid w:val="005B35E5"/>
    <w:rsid w:val="005B3EDF"/>
    <w:rsid w:val="005B4600"/>
    <w:rsid w:val="005B54E8"/>
    <w:rsid w:val="005B5C7C"/>
    <w:rsid w:val="005B5F22"/>
    <w:rsid w:val="005B736B"/>
    <w:rsid w:val="005B7FF2"/>
    <w:rsid w:val="005C11A4"/>
    <w:rsid w:val="005C143E"/>
    <w:rsid w:val="005C1BBE"/>
    <w:rsid w:val="005C28FB"/>
    <w:rsid w:val="005C31C6"/>
    <w:rsid w:val="005C3B86"/>
    <w:rsid w:val="005C4A6D"/>
    <w:rsid w:val="005C56D1"/>
    <w:rsid w:val="005C733E"/>
    <w:rsid w:val="005C73CE"/>
    <w:rsid w:val="005D11CD"/>
    <w:rsid w:val="005D1889"/>
    <w:rsid w:val="005D2530"/>
    <w:rsid w:val="005D4F85"/>
    <w:rsid w:val="005D5077"/>
    <w:rsid w:val="005D6F2C"/>
    <w:rsid w:val="005E0FF7"/>
    <w:rsid w:val="005E105C"/>
    <w:rsid w:val="005E2B26"/>
    <w:rsid w:val="005E4265"/>
    <w:rsid w:val="005E550F"/>
    <w:rsid w:val="005E5657"/>
    <w:rsid w:val="005E5A9A"/>
    <w:rsid w:val="005E76A8"/>
    <w:rsid w:val="005E76AC"/>
    <w:rsid w:val="005F0271"/>
    <w:rsid w:val="005F1097"/>
    <w:rsid w:val="005F1CD7"/>
    <w:rsid w:val="005F1EF4"/>
    <w:rsid w:val="005F21AF"/>
    <w:rsid w:val="005F55C6"/>
    <w:rsid w:val="005F63DC"/>
    <w:rsid w:val="005F6937"/>
    <w:rsid w:val="005F7DC5"/>
    <w:rsid w:val="00600601"/>
    <w:rsid w:val="0060142D"/>
    <w:rsid w:val="00601DC7"/>
    <w:rsid w:val="00602AD0"/>
    <w:rsid w:val="00603B37"/>
    <w:rsid w:val="00605515"/>
    <w:rsid w:val="0060698D"/>
    <w:rsid w:val="006111E1"/>
    <w:rsid w:val="00612053"/>
    <w:rsid w:val="0061286E"/>
    <w:rsid w:val="006132F8"/>
    <w:rsid w:val="0061621F"/>
    <w:rsid w:val="006166A2"/>
    <w:rsid w:val="00617733"/>
    <w:rsid w:val="00621394"/>
    <w:rsid w:val="00622496"/>
    <w:rsid w:val="00622B7B"/>
    <w:rsid w:val="006230DA"/>
    <w:rsid w:val="00623828"/>
    <w:rsid w:val="006247A1"/>
    <w:rsid w:val="00624D5D"/>
    <w:rsid w:val="00624FB5"/>
    <w:rsid w:val="00626454"/>
    <w:rsid w:val="00626DBB"/>
    <w:rsid w:val="006272E5"/>
    <w:rsid w:val="00627356"/>
    <w:rsid w:val="00630122"/>
    <w:rsid w:val="006301CC"/>
    <w:rsid w:val="00630A43"/>
    <w:rsid w:val="00630CA6"/>
    <w:rsid w:val="00632452"/>
    <w:rsid w:val="00632A05"/>
    <w:rsid w:val="00632C01"/>
    <w:rsid w:val="00633CCA"/>
    <w:rsid w:val="00635DD4"/>
    <w:rsid w:val="00637AF1"/>
    <w:rsid w:val="006419B2"/>
    <w:rsid w:val="00641A39"/>
    <w:rsid w:val="00642EEC"/>
    <w:rsid w:val="00643240"/>
    <w:rsid w:val="0064440E"/>
    <w:rsid w:val="00644821"/>
    <w:rsid w:val="00644B96"/>
    <w:rsid w:val="00645E96"/>
    <w:rsid w:val="00646B97"/>
    <w:rsid w:val="00646BC5"/>
    <w:rsid w:val="0064740E"/>
    <w:rsid w:val="00647EBA"/>
    <w:rsid w:val="0065290E"/>
    <w:rsid w:val="006529A6"/>
    <w:rsid w:val="00652F21"/>
    <w:rsid w:val="006533D9"/>
    <w:rsid w:val="006544B7"/>
    <w:rsid w:val="006553BA"/>
    <w:rsid w:val="0065599F"/>
    <w:rsid w:val="00656698"/>
    <w:rsid w:val="00656F63"/>
    <w:rsid w:val="0065736D"/>
    <w:rsid w:val="00660A43"/>
    <w:rsid w:val="006611DE"/>
    <w:rsid w:val="00663324"/>
    <w:rsid w:val="006639A2"/>
    <w:rsid w:val="00663A91"/>
    <w:rsid w:val="00663CEE"/>
    <w:rsid w:val="006663CE"/>
    <w:rsid w:val="0066714C"/>
    <w:rsid w:val="00667E12"/>
    <w:rsid w:val="00671073"/>
    <w:rsid w:val="00671826"/>
    <w:rsid w:val="0067240E"/>
    <w:rsid w:val="006732C8"/>
    <w:rsid w:val="006744B2"/>
    <w:rsid w:val="00675026"/>
    <w:rsid w:val="0067584A"/>
    <w:rsid w:val="00675C7E"/>
    <w:rsid w:val="0067633B"/>
    <w:rsid w:val="00677201"/>
    <w:rsid w:val="006817F8"/>
    <w:rsid w:val="0068269D"/>
    <w:rsid w:val="006830A1"/>
    <w:rsid w:val="00683114"/>
    <w:rsid w:val="0068374E"/>
    <w:rsid w:val="0068698F"/>
    <w:rsid w:val="0068732D"/>
    <w:rsid w:val="00690C4C"/>
    <w:rsid w:val="006910D5"/>
    <w:rsid w:val="0069175A"/>
    <w:rsid w:val="00692E8A"/>
    <w:rsid w:val="00693458"/>
    <w:rsid w:val="00693F23"/>
    <w:rsid w:val="00695447"/>
    <w:rsid w:val="00695F39"/>
    <w:rsid w:val="00696F68"/>
    <w:rsid w:val="006976C9"/>
    <w:rsid w:val="00697D39"/>
    <w:rsid w:val="006A054D"/>
    <w:rsid w:val="006A11A2"/>
    <w:rsid w:val="006A165E"/>
    <w:rsid w:val="006A1A7A"/>
    <w:rsid w:val="006A2751"/>
    <w:rsid w:val="006A2832"/>
    <w:rsid w:val="006A3304"/>
    <w:rsid w:val="006A3BF0"/>
    <w:rsid w:val="006A43CC"/>
    <w:rsid w:val="006A46AD"/>
    <w:rsid w:val="006A55B1"/>
    <w:rsid w:val="006A58D8"/>
    <w:rsid w:val="006A5DB9"/>
    <w:rsid w:val="006A62ED"/>
    <w:rsid w:val="006A7778"/>
    <w:rsid w:val="006B0359"/>
    <w:rsid w:val="006B0767"/>
    <w:rsid w:val="006B2198"/>
    <w:rsid w:val="006B23F7"/>
    <w:rsid w:val="006B2653"/>
    <w:rsid w:val="006B3B95"/>
    <w:rsid w:val="006B460B"/>
    <w:rsid w:val="006B54E0"/>
    <w:rsid w:val="006B564B"/>
    <w:rsid w:val="006B5737"/>
    <w:rsid w:val="006C0017"/>
    <w:rsid w:val="006C0141"/>
    <w:rsid w:val="006C01E4"/>
    <w:rsid w:val="006C0C09"/>
    <w:rsid w:val="006C0C37"/>
    <w:rsid w:val="006C1054"/>
    <w:rsid w:val="006C1C51"/>
    <w:rsid w:val="006C2F0C"/>
    <w:rsid w:val="006C34B7"/>
    <w:rsid w:val="006C3886"/>
    <w:rsid w:val="006C47B7"/>
    <w:rsid w:val="006C4F19"/>
    <w:rsid w:val="006C546F"/>
    <w:rsid w:val="006C6A69"/>
    <w:rsid w:val="006C7865"/>
    <w:rsid w:val="006C78A1"/>
    <w:rsid w:val="006D0658"/>
    <w:rsid w:val="006D125C"/>
    <w:rsid w:val="006D1567"/>
    <w:rsid w:val="006D17B2"/>
    <w:rsid w:val="006D23E6"/>
    <w:rsid w:val="006D3584"/>
    <w:rsid w:val="006D3F02"/>
    <w:rsid w:val="006D4AAF"/>
    <w:rsid w:val="006D4B85"/>
    <w:rsid w:val="006D5346"/>
    <w:rsid w:val="006D582A"/>
    <w:rsid w:val="006D5FB7"/>
    <w:rsid w:val="006E03B2"/>
    <w:rsid w:val="006E3068"/>
    <w:rsid w:val="006E3148"/>
    <w:rsid w:val="006E3279"/>
    <w:rsid w:val="006E33EB"/>
    <w:rsid w:val="006E5150"/>
    <w:rsid w:val="006E539B"/>
    <w:rsid w:val="006E6031"/>
    <w:rsid w:val="006E62D3"/>
    <w:rsid w:val="006E723A"/>
    <w:rsid w:val="006E72ED"/>
    <w:rsid w:val="006F0499"/>
    <w:rsid w:val="006F0CD5"/>
    <w:rsid w:val="006F10FE"/>
    <w:rsid w:val="006F313E"/>
    <w:rsid w:val="006F4BBC"/>
    <w:rsid w:val="006F4D89"/>
    <w:rsid w:val="006F5079"/>
    <w:rsid w:val="006F6B48"/>
    <w:rsid w:val="006F7A82"/>
    <w:rsid w:val="0070168B"/>
    <w:rsid w:val="00701C8F"/>
    <w:rsid w:val="00701DD9"/>
    <w:rsid w:val="0070370B"/>
    <w:rsid w:val="007045BC"/>
    <w:rsid w:val="007052A2"/>
    <w:rsid w:val="0070566D"/>
    <w:rsid w:val="0070727F"/>
    <w:rsid w:val="007076B9"/>
    <w:rsid w:val="0070780F"/>
    <w:rsid w:val="00712F72"/>
    <w:rsid w:val="007141C2"/>
    <w:rsid w:val="007142D7"/>
    <w:rsid w:val="00714B51"/>
    <w:rsid w:val="007154D1"/>
    <w:rsid w:val="007166E4"/>
    <w:rsid w:val="007167B0"/>
    <w:rsid w:val="00716AFC"/>
    <w:rsid w:val="0072058A"/>
    <w:rsid w:val="00721B7B"/>
    <w:rsid w:val="00724CF7"/>
    <w:rsid w:val="00725DCA"/>
    <w:rsid w:val="007269B3"/>
    <w:rsid w:val="00726CE3"/>
    <w:rsid w:val="00727670"/>
    <w:rsid w:val="00731505"/>
    <w:rsid w:val="0073164C"/>
    <w:rsid w:val="00732411"/>
    <w:rsid w:val="0073464E"/>
    <w:rsid w:val="007366DC"/>
    <w:rsid w:val="0073737E"/>
    <w:rsid w:val="0073746E"/>
    <w:rsid w:val="00737A81"/>
    <w:rsid w:val="00737F01"/>
    <w:rsid w:val="007404A9"/>
    <w:rsid w:val="0074171A"/>
    <w:rsid w:val="007423DB"/>
    <w:rsid w:val="00742605"/>
    <w:rsid w:val="00744C96"/>
    <w:rsid w:val="0074575D"/>
    <w:rsid w:val="007459D2"/>
    <w:rsid w:val="00746353"/>
    <w:rsid w:val="00747637"/>
    <w:rsid w:val="007479E6"/>
    <w:rsid w:val="007509C4"/>
    <w:rsid w:val="00750A9D"/>
    <w:rsid w:val="00750C39"/>
    <w:rsid w:val="00750D4F"/>
    <w:rsid w:val="00751DE8"/>
    <w:rsid w:val="0075296F"/>
    <w:rsid w:val="00752C6C"/>
    <w:rsid w:val="00753190"/>
    <w:rsid w:val="007532AD"/>
    <w:rsid w:val="007543E8"/>
    <w:rsid w:val="00754BD4"/>
    <w:rsid w:val="00755930"/>
    <w:rsid w:val="0075600A"/>
    <w:rsid w:val="0075744C"/>
    <w:rsid w:val="007603C1"/>
    <w:rsid w:val="00760715"/>
    <w:rsid w:val="00760873"/>
    <w:rsid w:val="00760878"/>
    <w:rsid w:val="00760C41"/>
    <w:rsid w:val="007618D6"/>
    <w:rsid w:val="00762E3A"/>
    <w:rsid w:val="00763784"/>
    <w:rsid w:val="00763AD8"/>
    <w:rsid w:val="00764C4A"/>
    <w:rsid w:val="00765183"/>
    <w:rsid w:val="00765AB0"/>
    <w:rsid w:val="00766350"/>
    <w:rsid w:val="00766950"/>
    <w:rsid w:val="00766D59"/>
    <w:rsid w:val="00767BAD"/>
    <w:rsid w:val="00767DEE"/>
    <w:rsid w:val="00767F89"/>
    <w:rsid w:val="0077019F"/>
    <w:rsid w:val="00770D81"/>
    <w:rsid w:val="00771025"/>
    <w:rsid w:val="007717D0"/>
    <w:rsid w:val="00771C4F"/>
    <w:rsid w:val="007721EC"/>
    <w:rsid w:val="00772605"/>
    <w:rsid w:val="00773B2E"/>
    <w:rsid w:val="00774A81"/>
    <w:rsid w:val="00775307"/>
    <w:rsid w:val="007757FC"/>
    <w:rsid w:val="00775A67"/>
    <w:rsid w:val="007763A7"/>
    <w:rsid w:val="00776B23"/>
    <w:rsid w:val="00777EAE"/>
    <w:rsid w:val="0078053C"/>
    <w:rsid w:val="00782B01"/>
    <w:rsid w:val="00782B26"/>
    <w:rsid w:val="00784777"/>
    <w:rsid w:val="007847C2"/>
    <w:rsid w:val="0078534D"/>
    <w:rsid w:val="007866B4"/>
    <w:rsid w:val="007938EE"/>
    <w:rsid w:val="00793EE2"/>
    <w:rsid w:val="007941CC"/>
    <w:rsid w:val="00794600"/>
    <w:rsid w:val="007A0A01"/>
    <w:rsid w:val="007A1022"/>
    <w:rsid w:val="007A1359"/>
    <w:rsid w:val="007A1691"/>
    <w:rsid w:val="007A41A4"/>
    <w:rsid w:val="007A4949"/>
    <w:rsid w:val="007A49C7"/>
    <w:rsid w:val="007A4E3F"/>
    <w:rsid w:val="007A56B3"/>
    <w:rsid w:val="007A74C3"/>
    <w:rsid w:val="007B00F1"/>
    <w:rsid w:val="007B10B0"/>
    <w:rsid w:val="007B192F"/>
    <w:rsid w:val="007B1B3A"/>
    <w:rsid w:val="007B362A"/>
    <w:rsid w:val="007B3F85"/>
    <w:rsid w:val="007B4C24"/>
    <w:rsid w:val="007B4D8E"/>
    <w:rsid w:val="007B54A1"/>
    <w:rsid w:val="007B5B24"/>
    <w:rsid w:val="007B6448"/>
    <w:rsid w:val="007B6FA6"/>
    <w:rsid w:val="007B722F"/>
    <w:rsid w:val="007B75EE"/>
    <w:rsid w:val="007C058C"/>
    <w:rsid w:val="007C0809"/>
    <w:rsid w:val="007C2244"/>
    <w:rsid w:val="007C254C"/>
    <w:rsid w:val="007C2592"/>
    <w:rsid w:val="007C2789"/>
    <w:rsid w:val="007C49E4"/>
    <w:rsid w:val="007C4FB9"/>
    <w:rsid w:val="007C5742"/>
    <w:rsid w:val="007C5A10"/>
    <w:rsid w:val="007C5CCF"/>
    <w:rsid w:val="007C5D2A"/>
    <w:rsid w:val="007C6623"/>
    <w:rsid w:val="007C7C98"/>
    <w:rsid w:val="007D1B8F"/>
    <w:rsid w:val="007D1D33"/>
    <w:rsid w:val="007D2CBF"/>
    <w:rsid w:val="007D2F14"/>
    <w:rsid w:val="007D3E53"/>
    <w:rsid w:val="007D3E99"/>
    <w:rsid w:val="007D4393"/>
    <w:rsid w:val="007D56CF"/>
    <w:rsid w:val="007D5A1F"/>
    <w:rsid w:val="007D6952"/>
    <w:rsid w:val="007D6BD7"/>
    <w:rsid w:val="007D7B75"/>
    <w:rsid w:val="007D7FED"/>
    <w:rsid w:val="007E3111"/>
    <w:rsid w:val="007E4959"/>
    <w:rsid w:val="007E558A"/>
    <w:rsid w:val="007E58F4"/>
    <w:rsid w:val="007E65D8"/>
    <w:rsid w:val="007F329C"/>
    <w:rsid w:val="007F3BD0"/>
    <w:rsid w:val="007F40A0"/>
    <w:rsid w:val="007F4179"/>
    <w:rsid w:val="007F4A55"/>
    <w:rsid w:val="007F5B3E"/>
    <w:rsid w:val="007F5EFF"/>
    <w:rsid w:val="007F60C9"/>
    <w:rsid w:val="007F7121"/>
    <w:rsid w:val="007F728E"/>
    <w:rsid w:val="00800A21"/>
    <w:rsid w:val="00801132"/>
    <w:rsid w:val="008017CC"/>
    <w:rsid w:val="00801841"/>
    <w:rsid w:val="00801869"/>
    <w:rsid w:val="008025C9"/>
    <w:rsid w:val="00802DF2"/>
    <w:rsid w:val="00803C46"/>
    <w:rsid w:val="00804244"/>
    <w:rsid w:val="0080449F"/>
    <w:rsid w:val="00805375"/>
    <w:rsid w:val="00805FFA"/>
    <w:rsid w:val="00806937"/>
    <w:rsid w:val="00806C13"/>
    <w:rsid w:val="0080770D"/>
    <w:rsid w:val="00810842"/>
    <w:rsid w:val="00810A5D"/>
    <w:rsid w:val="00811279"/>
    <w:rsid w:val="00811BD0"/>
    <w:rsid w:val="008121F3"/>
    <w:rsid w:val="0081384B"/>
    <w:rsid w:val="0081445C"/>
    <w:rsid w:val="00814669"/>
    <w:rsid w:val="008149F6"/>
    <w:rsid w:val="008162ED"/>
    <w:rsid w:val="008166FE"/>
    <w:rsid w:val="00817944"/>
    <w:rsid w:val="00817DEF"/>
    <w:rsid w:val="00820121"/>
    <w:rsid w:val="00820E0A"/>
    <w:rsid w:val="00821703"/>
    <w:rsid w:val="0082366E"/>
    <w:rsid w:val="00824E4C"/>
    <w:rsid w:val="00824F49"/>
    <w:rsid w:val="008275B4"/>
    <w:rsid w:val="00827898"/>
    <w:rsid w:val="008314DD"/>
    <w:rsid w:val="00831A67"/>
    <w:rsid w:val="0083281B"/>
    <w:rsid w:val="008330DC"/>
    <w:rsid w:val="008348F7"/>
    <w:rsid w:val="0083576F"/>
    <w:rsid w:val="0083693C"/>
    <w:rsid w:val="008369BA"/>
    <w:rsid w:val="008372EA"/>
    <w:rsid w:val="008401BF"/>
    <w:rsid w:val="0084079C"/>
    <w:rsid w:val="0084082C"/>
    <w:rsid w:val="008411C0"/>
    <w:rsid w:val="0084134B"/>
    <w:rsid w:val="00841C8A"/>
    <w:rsid w:val="00841E87"/>
    <w:rsid w:val="00841F28"/>
    <w:rsid w:val="0084318F"/>
    <w:rsid w:val="0084393F"/>
    <w:rsid w:val="0084547A"/>
    <w:rsid w:val="00845D63"/>
    <w:rsid w:val="00845FDB"/>
    <w:rsid w:val="00846007"/>
    <w:rsid w:val="00847232"/>
    <w:rsid w:val="0084766C"/>
    <w:rsid w:val="00847BDA"/>
    <w:rsid w:val="00851827"/>
    <w:rsid w:val="00851CCB"/>
    <w:rsid w:val="00852E72"/>
    <w:rsid w:val="00853D32"/>
    <w:rsid w:val="00854574"/>
    <w:rsid w:val="0085497E"/>
    <w:rsid w:val="0085596E"/>
    <w:rsid w:val="00857C18"/>
    <w:rsid w:val="00860364"/>
    <w:rsid w:val="00860B47"/>
    <w:rsid w:val="00860D21"/>
    <w:rsid w:val="0086107B"/>
    <w:rsid w:val="00861873"/>
    <w:rsid w:val="00863009"/>
    <w:rsid w:val="00863202"/>
    <w:rsid w:val="00864A8A"/>
    <w:rsid w:val="00864FD0"/>
    <w:rsid w:val="00866BF4"/>
    <w:rsid w:val="008671D3"/>
    <w:rsid w:val="0086731D"/>
    <w:rsid w:val="0087046E"/>
    <w:rsid w:val="00871983"/>
    <w:rsid w:val="00871CEB"/>
    <w:rsid w:val="00872045"/>
    <w:rsid w:val="008727AC"/>
    <w:rsid w:val="00873155"/>
    <w:rsid w:val="0087397E"/>
    <w:rsid w:val="0087405D"/>
    <w:rsid w:val="00874E2E"/>
    <w:rsid w:val="008761E6"/>
    <w:rsid w:val="00877B0D"/>
    <w:rsid w:val="00880B69"/>
    <w:rsid w:val="0088155B"/>
    <w:rsid w:val="0088182F"/>
    <w:rsid w:val="00881D06"/>
    <w:rsid w:val="008836A9"/>
    <w:rsid w:val="00883E05"/>
    <w:rsid w:val="00885C99"/>
    <w:rsid w:val="00885D92"/>
    <w:rsid w:val="0088692E"/>
    <w:rsid w:val="00887100"/>
    <w:rsid w:val="00887465"/>
    <w:rsid w:val="00890539"/>
    <w:rsid w:val="00890943"/>
    <w:rsid w:val="00890B1A"/>
    <w:rsid w:val="00890CA0"/>
    <w:rsid w:val="00890D9E"/>
    <w:rsid w:val="0089148F"/>
    <w:rsid w:val="008914C2"/>
    <w:rsid w:val="00891C24"/>
    <w:rsid w:val="00893336"/>
    <w:rsid w:val="00894546"/>
    <w:rsid w:val="0089520F"/>
    <w:rsid w:val="00897125"/>
    <w:rsid w:val="008A1343"/>
    <w:rsid w:val="008A158D"/>
    <w:rsid w:val="008A2026"/>
    <w:rsid w:val="008A22A0"/>
    <w:rsid w:val="008A3D0E"/>
    <w:rsid w:val="008A4853"/>
    <w:rsid w:val="008A5681"/>
    <w:rsid w:val="008A6757"/>
    <w:rsid w:val="008A6F20"/>
    <w:rsid w:val="008B09E5"/>
    <w:rsid w:val="008B176D"/>
    <w:rsid w:val="008B37A0"/>
    <w:rsid w:val="008B3BE7"/>
    <w:rsid w:val="008B5347"/>
    <w:rsid w:val="008B54EF"/>
    <w:rsid w:val="008B5FD1"/>
    <w:rsid w:val="008B659F"/>
    <w:rsid w:val="008B6707"/>
    <w:rsid w:val="008B6C7B"/>
    <w:rsid w:val="008B72E2"/>
    <w:rsid w:val="008C09CD"/>
    <w:rsid w:val="008C1651"/>
    <w:rsid w:val="008C1D0B"/>
    <w:rsid w:val="008C22FE"/>
    <w:rsid w:val="008C25EF"/>
    <w:rsid w:val="008C3173"/>
    <w:rsid w:val="008C3C87"/>
    <w:rsid w:val="008C3EA4"/>
    <w:rsid w:val="008C42DE"/>
    <w:rsid w:val="008C607C"/>
    <w:rsid w:val="008C79DC"/>
    <w:rsid w:val="008D0419"/>
    <w:rsid w:val="008D0B71"/>
    <w:rsid w:val="008D1B5F"/>
    <w:rsid w:val="008D276B"/>
    <w:rsid w:val="008D3096"/>
    <w:rsid w:val="008D3A28"/>
    <w:rsid w:val="008D419A"/>
    <w:rsid w:val="008D4435"/>
    <w:rsid w:val="008D4717"/>
    <w:rsid w:val="008D47D8"/>
    <w:rsid w:val="008D4C73"/>
    <w:rsid w:val="008D55B5"/>
    <w:rsid w:val="008D5E2C"/>
    <w:rsid w:val="008D7B7F"/>
    <w:rsid w:val="008E004C"/>
    <w:rsid w:val="008E0116"/>
    <w:rsid w:val="008E0B46"/>
    <w:rsid w:val="008E1E2C"/>
    <w:rsid w:val="008E22D4"/>
    <w:rsid w:val="008E2FF6"/>
    <w:rsid w:val="008E3225"/>
    <w:rsid w:val="008E36A2"/>
    <w:rsid w:val="008E3DE9"/>
    <w:rsid w:val="008E4A70"/>
    <w:rsid w:val="008E4C98"/>
    <w:rsid w:val="008E552D"/>
    <w:rsid w:val="008E5762"/>
    <w:rsid w:val="008E5794"/>
    <w:rsid w:val="008E5EBA"/>
    <w:rsid w:val="008E6858"/>
    <w:rsid w:val="008F1272"/>
    <w:rsid w:val="008F1929"/>
    <w:rsid w:val="008F1BE5"/>
    <w:rsid w:val="008F2018"/>
    <w:rsid w:val="008F3ADD"/>
    <w:rsid w:val="008F3EC9"/>
    <w:rsid w:val="008F413C"/>
    <w:rsid w:val="008F4B24"/>
    <w:rsid w:val="008F559C"/>
    <w:rsid w:val="008F62EF"/>
    <w:rsid w:val="008F6366"/>
    <w:rsid w:val="008F7039"/>
    <w:rsid w:val="008F76FB"/>
    <w:rsid w:val="00900025"/>
    <w:rsid w:val="00900A90"/>
    <w:rsid w:val="0090141B"/>
    <w:rsid w:val="0090223F"/>
    <w:rsid w:val="00902455"/>
    <w:rsid w:val="00904CC9"/>
    <w:rsid w:val="00904E37"/>
    <w:rsid w:val="00905BF9"/>
    <w:rsid w:val="00905E3D"/>
    <w:rsid w:val="00905EFF"/>
    <w:rsid w:val="009060B2"/>
    <w:rsid w:val="009072B7"/>
    <w:rsid w:val="0090779A"/>
    <w:rsid w:val="00910245"/>
    <w:rsid w:val="009111C1"/>
    <w:rsid w:val="009117E9"/>
    <w:rsid w:val="00911848"/>
    <w:rsid w:val="00911EB6"/>
    <w:rsid w:val="009127E9"/>
    <w:rsid w:val="009128C5"/>
    <w:rsid w:val="00913158"/>
    <w:rsid w:val="009146A9"/>
    <w:rsid w:val="00917044"/>
    <w:rsid w:val="009239B7"/>
    <w:rsid w:val="00924A27"/>
    <w:rsid w:val="0092613C"/>
    <w:rsid w:val="0092759D"/>
    <w:rsid w:val="00927FA3"/>
    <w:rsid w:val="00930627"/>
    <w:rsid w:val="00930BF5"/>
    <w:rsid w:val="00930EFF"/>
    <w:rsid w:val="00930F50"/>
    <w:rsid w:val="00931768"/>
    <w:rsid w:val="00931DB6"/>
    <w:rsid w:val="0093256C"/>
    <w:rsid w:val="009351AA"/>
    <w:rsid w:val="009357F9"/>
    <w:rsid w:val="009363E5"/>
    <w:rsid w:val="00936525"/>
    <w:rsid w:val="00936D1D"/>
    <w:rsid w:val="0093722B"/>
    <w:rsid w:val="00940C5F"/>
    <w:rsid w:val="00941159"/>
    <w:rsid w:val="009427D2"/>
    <w:rsid w:val="00943D78"/>
    <w:rsid w:val="009446DA"/>
    <w:rsid w:val="00945283"/>
    <w:rsid w:val="00947A5B"/>
    <w:rsid w:val="00947E04"/>
    <w:rsid w:val="009502ED"/>
    <w:rsid w:val="009506B8"/>
    <w:rsid w:val="00950F85"/>
    <w:rsid w:val="00951F44"/>
    <w:rsid w:val="009525DF"/>
    <w:rsid w:val="009527A3"/>
    <w:rsid w:val="00953337"/>
    <w:rsid w:val="00953B01"/>
    <w:rsid w:val="00955748"/>
    <w:rsid w:val="009559CB"/>
    <w:rsid w:val="00956B2E"/>
    <w:rsid w:val="009578B0"/>
    <w:rsid w:val="00957D14"/>
    <w:rsid w:val="009608C5"/>
    <w:rsid w:val="009614FD"/>
    <w:rsid w:val="00961542"/>
    <w:rsid w:val="00962B4E"/>
    <w:rsid w:val="0096356C"/>
    <w:rsid w:val="00964264"/>
    <w:rsid w:val="00965F7D"/>
    <w:rsid w:val="00966078"/>
    <w:rsid w:val="00966AE0"/>
    <w:rsid w:val="0096750C"/>
    <w:rsid w:val="00967871"/>
    <w:rsid w:val="00967BBD"/>
    <w:rsid w:val="00967E5C"/>
    <w:rsid w:val="00967FA1"/>
    <w:rsid w:val="00971856"/>
    <w:rsid w:val="00971F26"/>
    <w:rsid w:val="00973277"/>
    <w:rsid w:val="00974505"/>
    <w:rsid w:val="00975EE6"/>
    <w:rsid w:val="009771A4"/>
    <w:rsid w:val="00977E06"/>
    <w:rsid w:val="00980593"/>
    <w:rsid w:val="00981317"/>
    <w:rsid w:val="00981FF1"/>
    <w:rsid w:val="009829BB"/>
    <w:rsid w:val="00982C43"/>
    <w:rsid w:val="00982D5F"/>
    <w:rsid w:val="0098320D"/>
    <w:rsid w:val="0098527C"/>
    <w:rsid w:val="009863A4"/>
    <w:rsid w:val="00987795"/>
    <w:rsid w:val="009906B0"/>
    <w:rsid w:val="00990845"/>
    <w:rsid w:val="009913E6"/>
    <w:rsid w:val="00992297"/>
    <w:rsid w:val="00992AB7"/>
    <w:rsid w:val="00993024"/>
    <w:rsid w:val="009941FC"/>
    <w:rsid w:val="00994359"/>
    <w:rsid w:val="0099698F"/>
    <w:rsid w:val="00996CC9"/>
    <w:rsid w:val="0099762C"/>
    <w:rsid w:val="009A02E1"/>
    <w:rsid w:val="009A0B46"/>
    <w:rsid w:val="009A18EA"/>
    <w:rsid w:val="009A19F0"/>
    <w:rsid w:val="009A2396"/>
    <w:rsid w:val="009A26E5"/>
    <w:rsid w:val="009A365A"/>
    <w:rsid w:val="009A3ED7"/>
    <w:rsid w:val="009A440C"/>
    <w:rsid w:val="009A51A8"/>
    <w:rsid w:val="009A5EB4"/>
    <w:rsid w:val="009A61A2"/>
    <w:rsid w:val="009A6287"/>
    <w:rsid w:val="009A745F"/>
    <w:rsid w:val="009B2E69"/>
    <w:rsid w:val="009B32A1"/>
    <w:rsid w:val="009B3437"/>
    <w:rsid w:val="009B494E"/>
    <w:rsid w:val="009B4C3B"/>
    <w:rsid w:val="009B56D8"/>
    <w:rsid w:val="009C06F5"/>
    <w:rsid w:val="009C28BF"/>
    <w:rsid w:val="009C46DD"/>
    <w:rsid w:val="009C6934"/>
    <w:rsid w:val="009C6983"/>
    <w:rsid w:val="009C6EF5"/>
    <w:rsid w:val="009C7899"/>
    <w:rsid w:val="009C7C71"/>
    <w:rsid w:val="009C7CBF"/>
    <w:rsid w:val="009D06B4"/>
    <w:rsid w:val="009D093F"/>
    <w:rsid w:val="009D103B"/>
    <w:rsid w:val="009D29CE"/>
    <w:rsid w:val="009D2AB3"/>
    <w:rsid w:val="009D2D79"/>
    <w:rsid w:val="009D366C"/>
    <w:rsid w:val="009D408A"/>
    <w:rsid w:val="009D49DC"/>
    <w:rsid w:val="009D58C6"/>
    <w:rsid w:val="009D5E52"/>
    <w:rsid w:val="009D5EE9"/>
    <w:rsid w:val="009D6DA3"/>
    <w:rsid w:val="009D7C27"/>
    <w:rsid w:val="009E0C80"/>
    <w:rsid w:val="009E0EE8"/>
    <w:rsid w:val="009E0FA1"/>
    <w:rsid w:val="009E1ECB"/>
    <w:rsid w:val="009E253D"/>
    <w:rsid w:val="009E305A"/>
    <w:rsid w:val="009E3703"/>
    <w:rsid w:val="009E510F"/>
    <w:rsid w:val="009E6717"/>
    <w:rsid w:val="009E73B1"/>
    <w:rsid w:val="009E73F5"/>
    <w:rsid w:val="009F066B"/>
    <w:rsid w:val="009F072A"/>
    <w:rsid w:val="009F0843"/>
    <w:rsid w:val="009F114A"/>
    <w:rsid w:val="009F120B"/>
    <w:rsid w:val="009F2669"/>
    <w:rsid w:val="009F4371"/>
    <w:rsid w:val="009F553E"/>
    <w:rsid w:val="009F6217"/>
    <w:rsid w:val="009F6382"/>
    <w:rsid w:val="009F68C3"/>
    <w:rsid w:val="009F693D"/>
    <w:rsid w:val="009F6A3F"/>
    <w:rsid w:val="009F73AD"/>
    <w:rsid w:val="009F75D4"/>
    <w:rsid w:val="00A0127A"/>
    <w:rsid w:val="00A01B4B"/>
    <w:rsid w:val="00A020A5"/>
    <w:rsid w:val="00A02101"/>
    <w:rsid w:val="00A021AC"/>
    <w:rsid w:val="00A0265B"/>
    <w:rsid w:val="00A03498"/>
    <w:rsid w:val="00A03E17"/>
    <w:rsid w:val="00A04DA4"/>
    <w:rsid w:val="00A04F9F"/>
    <w:rsid w:val="00A05929"/>
    <w:rsid w:val="00A06E08"/>
    <w:rsid w:val="00A1058E"/>
    <w:rsid w:val="00A122EB"/>
    <w:rsid w:val="00A12581"/>
    <w:rsid w:val="00A14F84"/>
    <w:rsid w:val="00A15115"/>
    <w:rsid w:val="00A16275"/>
    <w:rsid w:val="00A17789"/>
    <w:rsid w:val="00A20AAB"/>
    <w:rsid w:val="00A2141E"/>
    <w:rsid w:val="00A21F2E"/>
    <w:rsid w:val="00A220AA"/>
    <w:rsid w:val="00A23547"/>
    <w:rsid w:val="00A23DB8"/>
    <w:rsid w:val="00A23DFF"/>
    <w:rsid w:val="00A26A84"/>
    <w:rsid w:val="00A26C0F"/>
    <w:rsid w:val="00A27251"/>
    <w:rsid w:val="00A272B5"/>
    <w:rsid w:val="00A3064F"/>
    <w:rsid w:val="00A31516"/>
    <w:rsid w:val="00A31FAE"/>
    <w:rsid w:val="00A3242D"/>
    <w:rsid w:val="00A330E2"/>
    <w:rsid w:val="00A33EA7"/>
    <w:rsid w:val="00A34094"/>
    <w:rsid w:val="00A347E6"/>
    <w:rsid w:val="00A34DB5"/>
    <w:rsid w:val="00A3555E"/>
    <w:rsid w:val="00A371BF"/>
    <w:rsid w:val="00A3756C"/>
    <w:rsid w:val="00A37FAD"/>
    <w:rsid w:val="00A40489"/>
    <w:rsid w:val="00A40751"/>
    <w:rsid w:val="00A40769"/>
    <w:rsid w:val="00A41AB6"/>
    <w:rsid w:val="00A41B4F"/>
    <w:rsid w:val="00A43154"/>
    <w:rsid w:val="00A43D1D"/>
    <w:rsid w:val="00A4437F"/>
    <w:rsid w:val="00A454A4"/>
    <w:rsid w:val="00A45FFC"/>
    <w:rsid w:val="00A47D73"/>
    <w:rsid w:val="00A50403"/>
    <w:rsid w:val="00A50EE3"/>
    <w:rsid w:val="00A51481"/>
    <w:rsid w:val="00A51D40"/>
    <w:rsid w:val="00A52D0B"/>
    <w:rsid w:val="00A52F0E"/>
    <w:rsid w:val="00A53A70"/>
    <w:rsid w:val="00A5422F"/>
    <w:rsid w:val="00A54B85"/>
    <w:rsid w:val="00A5515E"/>
    <w:rsid w:val="00A55E44"/>
    <w:rsid w:val="00A561BB"/>
    <w:rsid w:val="00A56526"/>
    <w:rsid w:val="00A573F3"/>
    <w:rsid w:val="00A57C3B"/>
    <w:rsid w:val="00A640D8"/>
    <w:rsid w:val="00A664FC"/>
    <w:rsid w:val="00A66C9C"/>
    <w:rsid w:val="00A70722"/>
    <w:rsid w:val="00A70D44"/>
    <w:rsid w:val="00A717F9"/>
    <w:rsid w:val="00A722F0"/>
    <w:rsid w:val="00A729BA"/>
    <w:rsid w:val="00A73327"/>
    <w:rsid w:val="00A739CE"/>
    <w:rsid w:val="00A741AD"/>
    <w:rsid w:val="00A76A7D"/>
    <w:rsid w:val="00A77402"/>
    <w:rsid w:val="00A775C5"/>
    <w:rsid w:val="00A77E32"/>
    <w:rsid w:val="00A80016"/>
    <w:rsid w:val="00A8070F"/>
    <w:rsid w:val="00A82EFC"/>
    <w:rsid w:val="00A845EC"/>
    <w:rsid w:val="00A84816"/>
    <w:rsid w:val="00A84EF8"/>
    <w:rsid w:val="00A85EF0"/>
    <w:rsid w:val="00A86FAE"/>
    <w:rsid w:val="00A90004"/>
    <w:rsid w:val="00A92B19"/>
    <w:rsid w:val="00A933C6"/>
    <w:rsid w:val="00A93CA8"/>
    <w:rsid w:val="00A947C2"/>
    <w:rsid w:val="00A9488E"/>
    <w:rsid w:val="00A952AD"/>
    <w:rsid w:val="00A958E4"/>
    <w:rsid w:val="00A95B8F"/>
    <w:rsid w:val="00A95C61"/>
    <w:rsid w:val="00A95DDF"/>
    <w:rsid w:val="00A9683E"/>
    <w:rsid w:val="00A96AA5"/>
    <w:rsid w:val="00A96CFC"/>
    <w:rsid w:val="00A97A14"/>
    <w:rsid w:val="00AA08A4"/>
    <w:rsid w:val="00AA0BB5"/>
    <w:rsid w:val="00AA0CDA"/>
    <w:rsid w:val="00AA2A7A"/>
    <w:rsid w:val="00AA5114"/>
    <w:rsid w:val="00AA5213"/>
    <w:rsid w:val="00AA6521"/>
    <w:rsid w:val="00AA66DE"/>
    <w:rsid w:val="00AA6D4A"/>
    <w:rsid w:val="00AA6EEF"/>
    <w:rsid w:val="00AA6F30"/>
    <w:rsid w:val="00AA7834"/>
    <w:rsid w:val="00AA7E20"/>
    <w:rsid w:val="00AB0215"/>
    <w:rsid w:val="00AB1053"/>
    <w:rsid w:val="00AB161E"/>
    <w:rsid w:val="00AB16D3"/>
    <w:rsid w:val="00AB1B91"/>
    <w:rsid w:val="00AB1CF6"/>
    <w:rsid w:val="00AB1D70"/>
    <w:rsid w:val="00AB26E1"/>
    <w:rsid w:val="00AB28AC"/>
    <w:rsid w:val="00AB48A0"/>
    <w:rsid w:val="00AB534C"/>
    <w:rsid w:val="00AB5B47"/>
    <w:rsid w:val="00AB67DD"/>
    <w:rsid w:val="00AB6B9D"/>
    <w:rsid w:val="00AB7152"/>
    <w:rsid w:val="00AB7733"/>
    <w:rsid w:val="00AB7E65"/>
    <w:rsid w:val="00AC05B4"/>
    <w:rsid w:val="00AC1DC8"/>
    <w:rsid w:val="00AC1F92"/>
    <w:rsid w:val="00AC27C0"/>
    <w:rsid w:val="00AC4672"/>
    <w:rsid w:val="00AC4E7C"/>
    <w:rsid w:val="00AC503E"/>
    <w:rsid w:val="00AC78AA"/>
    <w:rsid w:val="00AC78CA"/>
    <w:rsid w:val="00AD0DBC"/>
    <w:rsid w:val="00AD12F4"/>
    <w:rsid w:val="00AD1311"/>
    <w:rsid w:val="00AD24DD"/>
    <w:rsid w:val="00AD2FCD"/>
    <w:rsid w:val="00AD3936"/>
    <w:rsid w:val="00AD3A55"/>
    <w:rsid w:val="00AD4C9F"/>
    <w:rsid w:val="00AD5E5C"/>
    <w:rsid w:val="00AE0C2C"/>
    <w:rsid w:val="00AE2F04"/>
    <w:rsid w:val="00AE426D"/>
    <w:rsid w:val="00AE4484"/>
    <w:rsid w:val="00AE536B"/>
    <w:rsid w:val="00AE5B1B"/>
    <w:rsid w:val="00AE70D4"/>
    <w:rsid w:val="00AE730D"/>
    <w:rsid w:val="00AE79ED"/>
    <w:rsid w:val="00AF023A"/>
    <w:rsid w:val="00AF03E8"/>
    <w:rsid w:val="00AF0476"/>
    <w:rsid w:val="00AF0549"/>
    <w:rsid w:val="00AF0B44"/>
    <w:rsid w:val="00AF0C21"/>
    <w:rsid w:val="00AF151D"/>
    <w:rsid w:val="00AF22E1"/>
    <w:rsid w:val="00AF27FC"/>
    <w:rsid w:val="00AF2FF5"/>
    <w:rsid w:val="00AF3CA6"/>
    <w:rsid w:val="00AF4074"/>
    <w:rsid w:val="00AF626E"/>
    <w:rsid w:val="00AF697D"/>
    <w:rsid w:val="00AF7000"/>
    <w:rsid w:val="00AF7285"/>
    <w:rsid w:val="00B00C38"/>
    <w:rsid w:val="00B00DE0"/>
    <w:rsid w:val="00B013D9"/>
    <w:rsid w:val="00B01805"/>
    <w:rsid w:val="00B02292"/>
    <w:rsid w:val="00B036A2"/>
    <w:rsid w:val="00B0511E"/>
    <w:rsid w:val="00B05613"/>
    <w:rsid w:val="00B0588C"/>
    <w:rsid w:val="00B07CCF"/>
    <w:rsid w:val="00B07D70"/>
    <w:rsid w:val="00B07DC1"/>
    <w:rsid w:val="00B07F14"/>
    <w:rsid w:val="00B1035F"/>
    <w:rsid w:val="00B10C34"/>
    <w:rsid w:val="00B10FA6"/>
    <w:rsid w:val="00B115AE"/>
    <w:rsid w:val="00B1186C"/>
    <w:rsid w:val="00B11A64"/>
    <w:rsid w:val="00B13B34"/>
    <w:rsid w:val="00B13EA0"/>
    <w:rsid w:val="00B1442F"/>
    <w:rsid w:val="00B14713"/>
    <w:rsid w:val="00B14E9C"/>
    <w:rsid w:val="00B157DD"/>
    <w:rsid w:val="00B1582F"/>
    <w:rsid w:val="00B16AD6"/>
    <w:rsid w:val="00B178F7"/>
    <w:rsid w:val="00B17BB6"/>
    <w:rsid w:val="00B17FF9"/>
    <w:rsid w:val="00B20479"/>
    <w:rsid w:val="00B20F8A"/>
    <w:rsid w:val="00B21365"/>
    <w:rsid w:val="00B224B5"/>
    <w:rsid w:val="00B22587"/>
    <w:rsid w:val="00B22958"/>
    <w:rsid w:val="00B22D0D"/>
    <w:rsid w:val="00B233BA"/>
    <w:rsid w:val="00B234ED"/>
    <w:rsid w:val="00B23789"/>
    <w:rsid w:val="00B2526D"/>
    <w:rsid w:val="00B252F2"/>
    <w:rsid w:val="00B253E1"/>
    <w:rsid w:val="00B2616D"/>
    <w:rsid w:val="00B26703"/>
    <w:rsid w:val="00B26805"/>
    <w:rsid w:val="00B26CAA"/>
    <w:rsid w:val="00B27CD8"/>
    <w:rsid w:val="00B3047A"/>
    <w:rsid w:val="00B304D3"/>
    <w:rsid w:val="00B30FE6"/>
    <w:rsid w:val="00B310E0"/>
    <w:rsid w:val="00B328A3"/>
    <w:rsid w:val="00B328FA"/>
    <w:rsid w:val="00B32C6E"/>
    <w:rsid w:val="00B350CE"/>
    <w:rsid w:val="00B35209"/>
    <w:rsid w:val="00B354AB"/>
    <w:rsid w:val="00B35881"/>
    <w:rsid w:val="00B35A96"/>
    <w:rsid w:val="00B361C7"/>
    <w:rsid w:val="00B36D4C"/>
    <w:rsid w:val="00B372DC"/>
    <w:rsid w:val="00B40FA7"/>
    <w:rsid w:val="00B40FD5"/>
    <w:rsid w:val="00B41CC4"/>
    <w:rsid w:val="00B42DAF"/>
    <w:rsid w:val="00B431FC"/>
    <w:rsid w:val="00B43376"/>
    <w:rsid w:val="00B437FD"/>
    <w:rsid w:val="00B43819"/>
    <w:rsid w:val="00B43C0A"/>
    <w:rsid w:val="00B43C61"/>
    <w:rsid w:val="00B44869"/>
    <w:rsid w:val="00B45BE2"/>
    <w:rsid w:val="00B46481"/>
    <w:rsid w:val="00B46FCE"/>
    <w:rsid w:val="00B472BC"/>
    <w:rsid w:val="00B479C6"/>
    <w:rsid w:val="00B5059A"/>
    <w:rsid w:val="00B50676"/>
    <w:rsid w:val="00B50E6B"/>
    <w:rsid w:val="00B51F30"/>
    <w:rsid w:val="00B5278F"/>
    <w:rsid w:val="00B5288A"/>
    <w:rsid w:val="00B52947"/>
    <w:rsid w:val="00B52B5C"/>
    <w:rsid w:val="00B53DC5"/>
    <w:rsid w:val="00B54D7B"/>
    <w:rsid w:val="00B559CC"/>
    <w:rsid w:val="00B56447"/>
    <w:rsid w:val="00B56E21"/>
    <w:rsid w:val="00B56E67"/>
    <w:rsid w:val="00B610BD"/>
    <w:rsid w:val="00B63EA1"/>
    <w:rsid w:val="00B64C09"/>
    <w:rsid w:val="00B650D1"/>
    <w:rsid w:val="00B65633"/>
    <w:rsid w:val="00B65855"/>
    <w:rsid w:val="00B6759C"/>
    <w:rsid w:val="00B67AA7"/>
    <w:rsid w:val="00B70D56"/>
    <w:rsid w:val="00B71A11"/>
    <w:rsid w:val="00B71E2C"/>
    <w:rsid w:val="00B72166"/>
    <w:rsid w:val="00B72276"/>
    <w:rsid w:val="00B72584"/>
    <w:rsid w:val="00B72CB3"/>
    <w:rsid w:val="00B72E4A"/>
    <w:rsid w:val="00B72F87"/>
    <w:rsid w:val="00B7326E"/>
    <w:rsid w:val="00B74496"/>
    <w:rsid w:val="00B74D74"/>
    <w:rsid w:val="00B7562B"/>
    <w:rsid w:val="00B774C9"/>
    <w:rsid w:val="00B80343"/>
    <w:rsid w:val="00B80A10"/>
    <w:rsid w:val="00B8358D"/>
    <w:rsid w:val="00B837BC"/>
    <w:rsid w:val="00B83F3B"/>
    <w:rsid w:val="00B83F84"/>
    <w:rsid w:val="00B85D95"/>
    <w:rsid w:val="00B865A1"/>
    <w:rsid w:val="00B86F47"/>
    <w:rsid w:val="00B8767F"/>
    <w:rsid w:val="00B90202"/>
    <w:rsid w:val="00B9027C"/>
    <w:rsid w:val="00B90D3F"/>
    <w:rsid w:val="00B92394"/>
    <w:rsid w:val="00B92DC3"/>
    <w:rsid w:val="00B931C6"/>
    <w:rsid w:val="00B94651"/>
    <w:rsid w:val="00B94A39"/>
    <w:rsid w:val="00B959A8"/>
    <w:rsid w:val="00B9648E"/>
    <w:rsid w:val="00B97ABA"/>
    <w:rsid w:val="00B97AE3"/>
    <w:rsid w:val="00BA0108"/>
    <w:rsid w:val="00BA03CE"/>
    <w:rsid w:val="00BA0BBC"/>
    <w:rsid w:val="00BA1707"/>
    <w:rsid w:val="00BA2BA6"/>
    <w:rsid w:val="00BA2EA6"/>
    <w:rsid w:val="00BA377D"/>
    <w:rsid w:val="00BA4FC3"/>
    <w:rsid w:val="00BA5116"/>
    <w:rsid w:val="00BA51AC"/>
    <w:rsid w:val="00BA5224"/>
    <w:rsid w:val="00BA5A17"/>
    <w:rsid w:val="00BA5E84"/>
    <w:rsid w:val="00BA675E"/>
    <w:rsid w:val="00BA6F1E"/>
    <w:rsid w:val="00BA75A4"/>
    <w:rsid w:val="00BA7E09"/>
    <w:rsid w:val="00BB1435"/>
    <w:rsid w:val="00BB1485"/>
    <w:rsid w:val="00BB1902"/>
    <w:rsid w:val="00BB2E1C"/>
    <w:rsid w:val="00BB3CB4"/>
    <w:rsid w:val="00BB4E3E"/>
    <w:rsid w:val="00BB4E90"/>
    <w:rsid w:val="00BB578D"/>
    <w:rsid w:val="00BB5B6C"/>
    <w:rsid w:val="00BB5FBE"/>
    <w:rsid w:val="00BC0529"/>
    <w:rsid w:val="00BC210B"/>
    <w:rsid w:val="00BC278B"/>
    <w:rsid w:val="00BC2CE7"/>
    <w:rsid w:val="00BC318F"/>
    <w:rsid w:val="00BC3649"/>
    <w:rsid w:val="00BC36B1"/>
    <w:rsid w:val="00BC5207"/>
    <w:rsid w:val="00BC5211"/>
    <w:rsid w:val="00BC6E68"/>
    <w:rsid w:val="00BC741C"/>
    <w:rsid w:val="00BD037A"/>
    <w:rsid w:val="00BD0A5C"/>
    <w:rsid w:val="00BD10E3"/>
    <w:rsid w:val="00BD22B8"/>
    <w:rsid w:val="00BD2FB6"/>
    <w:rsid w:val="00BD35D1"/>
    <w:rsid w:val="00BD43D2"/>
    <w:rsid w:val="00BD5A49"/>
    <w:rsid w:val="00BD674B"/>
    <w:rsid w:val="00BD691A"/>
    <w:rsid w:val="00BD6B61"/>
    <w:rsid w:val="00BD7202"/>
    <w:rsid w:val="00BD7982"/>
    <w:rsid w:val="00BD7EC6"/>
    <w:rsid w:val="00BE12CE"/>
    <w:rsid w:val="00BE2231"/>
    <w:rsid w:val="00BE25B7"/>
    <w:rsid w:val="00BE2EF7"/>
    <w:rsid w:val="00BE2FA1"/>
    <w:rsid w:val="00BE3A33"/>
    <w:rsid w:val="00BE4AFA"/>
    <w:rsid w:val="00BE6B27"/>
    <w:rsid w:val="00BE745A"/>
    <w:rsid w:val="00BE74ED"/>
    <w:rsid w:val="00BE776A"/>
    <w:rsid w:val="00BF034E"/>
    <w:rsid w:val="00BF1D23"/>
    <w:rsid w:val="00BF25B5"/>
    <w:rsid w:val="00BF28FF"/>
    <w:rsid w:val="00BF3551"/>
    <w:rsid w:val="00BF420E"/>
    <w:rsid w:val="00BF5A15"/>
    <w:rsid w:val="00BF65EA"/>
    <w:rsid w:val="00BF6C3F"/>
    <w:rsid w:val="00C025CA"/>
    <w:rsid w:val="00C02E42"/>
    <w:rsid w:val="00C02EDB"/>
    <w:rsid w:val="00C032E6"/>
    <w:rsid w:val="00C03FC0"/>
    <w:rsid w:val="00C056DC"/>
    <w:rsid w:val="00C062B3"/>
    <w:rsid w:val="00C0647A"/>
    <w:rsid w:val="00C06C09"/>
    <w:rsid w:val="00C074B6"/>
    <w:rsid w:val="00C075DC"/>
    <w:rsid w:val="00C0777B"/>
    <w:rsid w:val="00C077C2"/>
    <w:rsid w:val="00C07A1D"/>
    <w:rsid w:val="00C10E59"/>
    <w:rsid w:val="00C12A62"/>
    <w:rsid w:val="00C1373D"/>
    <w:rsid w:val="00C1407B"/>
    <w:rsid w:val="00C15200"/>
    <w:rsid w:val="00C1587A"/>
    <w:rsid w:val="00C174E9"/>
    <w:rsid w:val="00C17514"/>
    <w:rsid w:val="00C177F1"/>
    <w:rsid w:val="00C17956"/>
    <w:rsid w:val="00C17B73"/>
    <w:rsid w:val="00C203D1"/>
    <w:rsid w:val="00C21117"/>
    <w:rsid w:val="00C21A0A"/>
    <w:rsid w:val="00C21A8F"/>
    <w:rsid w:val="00C23B84"/>
    <w:rsid w:val="00C2427F"/>
    <w:rsid w:val="00C256DA"/>
    <w:rsid w:val="00C25DB4"/>
    <w:rsid w:val="00C263E8"/>
    <w:rsid w:val="00C269E5"/>
    <w:rsid w:val="00C27B59"/>
    <w:rsid w:val="00C27C54"/>
    <w:rsid w:val="00C303CF"/>
    <w:rsid w:val="00C30C39"/>
    <w:rsid w:val="00C31186"/>
    <w:rsid w:val="00C31315"/>
    <w:rsid w:val="00C31390"/>
    <w:rsid w:val="00C313CF"/>
    <w:rsid w:val="00C316D2"/>
    <w:rsid w:val="00C32842"/>
    <w:rsid w:val="00C32959"/>
    <w:rsid w:val="00C33652"/>
    <w:rsid w:val="00C338E3"/>
    <w:rsid w:val="00C33DAB"/>
    <w:rsid w:val="00C343B0"/>
    <w:rsid w:val="00C34CF4"/>
    <w:rsid w:val="00C36CD1"/>
    <w:rsid w:val="00C37FAC"/>
    <w:rsid w:val="00C400C5"/>
    <w:rsid w:val="00C40A4E"/>
    <w:rsid w:val="00C41447"/>
    <w:rsid w:val="00C424EB"/>
    <w:rsid w:val="00C428BF"/>
    <w:rsid w:val="00C4474E"/>
    <w:rsid w:val="00C449CD"/>
    <w:rsid w:val="00C4646F"/>
    <w:rsid w:val="00C4705A"/>
    <w:rsid w:val="00C47D2A"/>
    <w:rsid w:val="00C47F41"/>
    <w:rsid w:val="00C530DC"/>
    <w:rsid w:val="00C55548"/>
    <w:rsid w:val="00C559F8"/>
    <w:rsid w:val="00C60355"/>
    <w:rsid w:val="00C60F4D"/>
    <w:rsid w:val="00C619CC"/>
    <w:rsid w:val="00C626E2"/>
    <w:rsid w:val="00C63376"/>
    <w:rsid w:val="00C63F3D"/>
    <w:rsid w:val="00C6467F"/>
    <w:rsid w:val="00C65051"/>
    <w:rsid w:val="00C65080"/>
    <w:rsid w:val="00C65C18"/>
    <w:rsid w:val="00C65C84"/>
    <w:rsid w:val="00C67B53"/>
    <w:rsid w:val="00C713E4"/>
    <w:rsid w:val="00C71480"/>
    <w:rsid w:val="00C7195E"/>
    <w:rsid w:val="00C71BC9"/>
    <w:rsid w:val="00C71C64"/>
    <w:rsid w:val="00C7254A"/>
    <w:rsid w:val="00C72C5B"/>
    <w:rsid w:val="00C73B80"/>
    <w:rsid w:val="00C7408C"/>
    <w:rsid w:val="00C75709"/>
    <w:rsid w:val="00C76A35"/>
    <w:rsid w:val="00C77604"/>
    <w:rsid w:val="00C77867"/>
    <w:rsid w:val="00C779C9"/>
    <w:rsid w:val="00C80194"/>
    <w:rsid w:val="00C80E11"/>
    <w:rsid w:val="00C81973"/>
    <w:rsid w:val="00C81A4C"/>
    <w:rsid w:val="00C81B58"/>
    <w:rsid w:val="00C82AB1"/>
    <w:rsid w:val="00C83C3F"/>
    <w:rsid w:val="00C84137"/>
    <w:rsid w:val="00C86731"/>
    <w:rsid w:val="00C86C8B"/>
    <w:rsid w:val="00C87144"/>
    <w:rsid w:val="00C87DA7"/>
    <w:rsid w:val="00C903BB"/>
    <w:rsid w:val="00C905B7"/>
    <w:rsid w:val="00C90FF3"/>
    <w:rsid w:val="00C91420"/>
    <w:rsid w:val="00C92E23"/>
    <w:rsid w:val="00C93D5D"/>
    <w:rsid w:val="00C942A1"/>
    <w:rsid w:val="00C942E5"/>
    <w:rsid w:val="00C951CE"/>
    <w:rsid w:val="00C95EFA"/>
    <w:rsid w:val="00CA0B40"/>
    <w:rsid w:val="00CA1468"/>
    <w:rsid w:val="00CA1F68"/>
    <w:rsid w:val="00CA35CA"/>
    <w:rsid w:val="00CA4344"/>
    <w:rsid w:val="00CA4A78"/>
    <w:rsid w:val="00CA6191"/>
    <w:rsid w:val="00CA6524"/>
    <w:rsid w:val="00CA6B08"/>
    <w:rsid w:val="00CA6B13"/>
    <w:rsid w:val="00CA7E68"/>
    <w:rsid w:val="00CB090E"/>
    <w:rsid w:val="00CB2D39"/>
    <w:rsid w:val="00CB30CF"/>
    <w:rsid w:val="00CB3832"/>
    <w:rsid w:val="00CB3DEF"/>
    <w:rsid w:val="00CB45F1"/>
    <w:rsid w:val="00CB64B9"/>
    <w:rsid w:val="00CB6D02"/>
    <w:rsid w:val="00CB769D"/>
    <w:rsid w:val="00CB793E"/>
    <w:rsid w:val="00CB7FD7"/>
    <w:rsid w:val="00CC0ACF"/>
    <w:rsid w:val="00CC2AF5"/>
    <w:rsid w:val="00CC387E"/>
    <w:rsid w:val="00CC4740"/>
    <w:rsid w:val="00CC4D95"/>
    <w:rsid w:val="00CC4EDE"/>
    <w:rsid w:val="00CC542A"/>
    <w:rsid w:val="00CC752B"/>
    <w:rsid w:val="00CD1BCE"/>
    <w:rsid w:val="00CD1F69"/>
    <w:rsid w:val="00CD2885"/>
    <w:rsid w:val="00CD296A"/>
    <w:rsid w:val="00CD2BB5"/>
    <w:rsid w:val="00CD2EAB"/>
    <w:rsid w:val="00CD38F9"/>
    <w:rsid w:val="00CD49FB"/>
    <w:rsid w:val="00CD5EBE"/>
    <w:rsid w:val="00CD6259"/>
    <w:rsid w:val="00CD6E62"/>
    <w:rsid w:val="00CD7E82"/>
    <w:rsid w:val="00CE1C1E"/>
    <w:rsid w:val="00CE1CAC"/>
    <w:rsid w:val="00CE4034"/>
    <w:rsid w:val="00CE43BB"/>
    <w:rsid w:val="00CE6B26"/>
    <w:rsid w:val="00CE6F8B"/>
    <w:rsid w:val="00CE6F8F"/>
    <w:rsid w:val="00CF0248"/>
    <w:rsid w:val="00CF1A47"/>
    <w:rsid w:val="00CF1B08"/>
    <w:rsid w:val="00CF2F0D"/>
    <w:rsid w:val="00CF31A4"/>
    <w:rsid w:val="00CF394B"/>
    <w:rsid w:val="00CF3AC4"/>
    <w:rsid w:val="00CF4290"/>
    <w:rsid w:val="00CF44C1"/>
    <w:rsid w:val="00CF4D9E"/>
    <w:rsid w:val="00CF4E1E"/>
    <w:rsid w:val="00CF53C4"/>
    <w:rsid w:val="00CF58A5"/>
    <w:rsid w:val="00CF62F6"/>
    <w:rsid w:val="00CF6D80"/>
    <w:rsid w:val="00CF7161"/>
    <w:rsid w:val="00CF77D4"/>
    <w:rsid w:val="00CF782B"/>
    <w:rsid w:val="00CF78BB"/>
    <w:rsid w:val="00D00209"/>
    <w:rsid w:val="00D0032D"/>
    <w:rsid w:val="00D00846"/>
    <w:rsid w:val="00D00E9F"/>
    <w:rsid w:val="00D01DFE"/>
    <w:rsid w:val="00D01E2E"/>
    <w:rsid w:val="00D02851"/>
    <w:rsid w:val="00D02B73"/>
    <w:rsid w:val="00D02F0F"/>
    <w:rsid w:val="00D037FE"/>
    <w:rsid w:val="00D04B19"/>
    <w:rsid w:val="00D04E6E"/>
    <w:rsid w:val="00D05006"/>
    <w:rsid w:val="00D059CD"/>
    <w:rsid w:val="00D06F8F"/>
    <w:rsid w:val="00D078E3"/>
    <w:rsid w:val="00D10A22"/>
    <w:rsid w:val="00D1223C"/>
    <w:rsid w:val="00D141FF"/>
    <w:rsid w:val="00D14D0D"/>
    <w:rsid w:val="00D1530C"/>
    <w:rsid w:val="00D1671C"/>
    <w:rsid w:val="00D16AF6"/>
    <w:rsid w:val="00D1710B"/>
    <w:rsid w:val="00D17810"/>
    <w:rsid w:val="00D17874"/>
    <w:rsid w:val="00D17EFB"/>
    <w:rsid w:val="00D22D61"/>
    <w:rsid w:val="00D2334F"/>
    <w:rsid w:val="00D236DE"/>
    <w:rsid w:val="00D23C06"/>
    <w:rsid w:val="00D245D3"/>
    <w:rsid w:val="00D24A0A"/>
    <w:rsid w:val="00D251EF"/>
    <w:rsid w:val="00D25F6D"/>
    <w:rsid w:val="00D26377"/>
    <w:rsid w:val="00D26B8D"/>
    <w:rsid w:val="00D275E8"/>
    <w:rsid w:val="00D324D3"/>
    <w:rsid w:val="00D32977"/>
    <w:rsid w:val="00D34394"/>
    <w:rsid w:val="00D3472B"/>
    <w:rsid w:val="00D34942"/>
    <w:rsid w:val="00D34FB0"/>
    <w:rsid w:val="00D360EC"/>
    <w:rsid w:val="00D37A20"/>
    <w:rsid w:val="00D41EBE"/>
    <w:rsid w:val="00D432C5"/>
    <w:rsid w:val="00D43379"/>
    <w:rsid w:val="00D43F0F"/>
    <w:rsid w:val="00D44C76"/>
    <w:rsid w:val="00D44D0C"/>
    <w:rsid w:val="00D4511F"/>
    <w:rsid w:val="00D50FD2"/>
    <w:rsid w:val="00D514E4"/>
    <w:rsid w:val="00D517E9"/>
    <w:rsid w:val="00D523E9"/>
    <w:rsid w:val="00D524F1"/>
    <w:rsid w:val="00D532EC"/>
    <w:rsid w:val="00D53DFC"/>
    <w:rsid w:val="00D540BC"/>
    <w:rsid w:val="00D54B7C"/>
    <w:rsid w:val="00D54D46"/>
    <w:rsid w:val="00D5581B"/>
    <w:rsid w:val="00D558E8"/>
    <w:rsid w:val="00D56FFB"/>
    <w:rsid w:val="00D5754E"/>
    <w:rsid w:val="00D6019E"/>
    <w:rsid w:val="00D605B0"/>
    <w:rsid w:val="00D610ED"/>
    <w:rsid w:val="00D61260"/>
    <w:rsid w:val="00D619C6"/>
    <w:rsid w:val="00D61BC8"/>
    <w:rsid w:val="00D62F68"/>
    <w:rsid w:val="00D6356D"/>
    <w:rsid w:val="00D64D04"/>
    <w:rsid w:val="00D64E96"/>
    <w:rsid w:val="00D65B4D"/>
    <w:rsid w:val="00D65CAC"/>
    <w:rsid w:val="00D65FF3"/>
    <w:rsid w:val="00D66A0D"/>
    <w:rsid w:val="00D67524"/>
    <w:rsid w:val="00D67B51"/>
    <w:rsid w:val="00D67F01"/>
    <w:rsid w:val="00D704D4"/>
    <w:rsid w:val="00D70559"/>
    <w:rsid w:val="00D710AE"/>
    <w:rsid w:val="00D71FF0"/>
    <w:rsid w:val="00D72167"/>
    <w:rsid w:val="00D72666"/>
    <w:rsid w:val="00D73FE0"/>
    <w:rsid w:val="00D74294"/>
    <w:rsid w:val="00D74340"/>
    <w:rsid w:val="00D749CD"/>
    <w:rsid w:val="00D75AB0"/>
    <w:rsid w:val="00D760E8"/>
    <w:rsid w:val="00D76372"/>
    <w:rsid w:val="00D76ABB"/>
    <w:rsid w:val="00D7713A"/>
    <w:rsid w:val="00D776A2"/>
    <w:rsid w:val="00D8036D"/>
    <w:rsid w:val="00D80A0A"/>
    <w:rsid w:val="00D81562"/>
    <w:rsid w:val="00D823B2"/>
    <w:rsid w:val="00D82C2A"/>
    <w:rsid w:val="00D8506C"/>
    <w:rsid w:val="00D85C6C"/>
    <w:rsid w:val="00D85F8F"/>
    <w:rsid w:val="00D900B9"/>
    <w:rsid w:val="00D90916"/>
    <w:rsid w:val="00D91C1E"/>
    <w:rsid w:val="00D922EA"/>
    <w:rsid w:val="00D92411"/>
    <w:rsid w:val="00D936A4"/>
    <w:rsid w:val="00D93804"/>
    <w:rsid w:val="00D94250"/>
    <w:rsid w:val="00D9448C"/>
    <w:rsid w:val="00D944D9"/>
    <w:rsid w:val="00D94D12"/>
    <w:rsid w:val="00D95039"/>
    <w:rsid w:val="00D956E6"/>
    <w:rsid w:val="00D96B80"/>
    <w:rsid w:val="00D9717B"/>
    <w:rsid w:val="00D978AA"/>
    <w:rsid w:val="00DA1290"/>
    <w:rsid w:val="00DA22F9"/>
    <w:rsid w:val="00DA3802"/>
    <w:rsid w:val="00DA4A94"/>
    <w:rsid w:val="00DA6FBF"/>
    <w:rsid w:val="00DA739B"/>
    <w:rsid w:val="00DA7EE6"/>
    <w:rsid w:val="00DB0414"/>
    <w:rsid w:val="00DB14AA"/>
    <w:rsid w:val="00DB394B"/>
    <w:rsid w:val="00DB4DEC"/>
    <w:rsid w:val="00DB50C6"/>
    <w:rsid w:val="00DB5360"/>
    <w:rsid w:val="00DB56EB"/>
    <w:rsid w:val="00DB6B22"/>
    <w:rsid w:val="00DB6FB6"/>
    <w:rsid w:val="00DB7C0B"/>
    <w:rsid w:val="00DB7D8F"/>
    <w:rsid w:val="00DB7E10"/>
    <w:rsid w:val="00DC07E6"/>
    <w:rsid w:val="00DC1195"/>
    <w:rsid w:val="00DC1B8B"/>
    <w:rsid w:val="00DC21FB"/>
    <w:rsid w:val="00DC2426"/>
    <w:rsid w:val="00DC262F"/>
    <w:rsid w:val="00DC2AAA"/>
    <w:rsid w:val="00DC2D59"/>
    <w:rsid w:val="00DC313A"/>
    <w:rsid w:val="00DC36AD"/>
    <w:rsid w:val="00DC3F67"/>
    <w:rsid w:val="00DC4268"/>
    <w:rsid w:val="00DC48C6"/>
    <w:rsid w:val="00DC7167"/>
    <w:rsid w:val="00DC7A57"/>
    <w:rsid w:val="00DD01BA"/>
    <w:rsid w:val="00DD0257"/>
    <w:rsid w:val="00DD29BC"/>
    <w:rsid w:val="00DD2C77"/>
    <w:rsid w:val="00DD3022"/>
    <w:rsid w:val="00DD38C7"/>
    <w:rsid w:val="00DD3A22"/>
    <w:rsid w:val="00DD40A2"/>
    <w:rsid w:val="00DD4B23"/>
    <w:rsid w:val="00DD5D32"/>
    <w:rsid w:val="00DD66C6"/>
    <w:rsid w:val="00DD6A82"/>
    <w:rsid w:val="00DD7114"/>
    <w:rsid w:val="00DD723A"/>
    <w:rsid w:val="00DE2917"/>
    <w:rsid w:val="00DE3A39"/>
    <w:rsid w:val="00DE4336"/>
    <w:rsid w:val="00DE4438"/>
    <w:rsid w:val="00DE5225"/>
    <w:rsid w:val="00DE5BD9"/>
    <w:rsid w:val="00DE5EEA"/>
    <w:rsid w:val="00DE61D8"/>
    <w:rsid w:val="00DE6406"/>
    <w:rsid w:val="00DE6775"/>
    <w:rsid w:val="00DE7F0A"/>
    <w:rsid w:val="00DE7F4C"/>
    <w:rsid w:val="00DF0135"/>
    <w:rsid w:val="00DF17DC"/>
    <w:rsid w:val="00DF2674"/>
    <w:rsid w:val="00DF2DFD"/>
    <w:rsid w:val="00DF47ED"/>
    <w:rsid w:val="00DF4B6A"/>
    <w:rsid w:val="00DF5831"/>
    <w:rsid w:val="00DF5E94"/>
    <w:rsid w:val="00DF6520"/>
    <w:rsid w:val="00DF70D3"/>
    <w:rsid w:val="00DF7BC9"/>
    <w:rsid w:val="00DF7F55"/>
    <w:rsid w:val="00E004D2"/>
    <w:rsid w:val="00E00703"/>
    <w:rsid w:val="00E007AB"/>
    <w:rsid w:val="00E007DB"/>
    <w:rsid w:val="00E00843"/>
    <w:rsid w:val="00E00A12"/>
    <w:rsid w:val="00E00E05"/>
    <w:rsid w:val="00E00ECF"/>
    <w:rsid w:val="00E018A3"/>
    <w:rsid w:val="00E02BBA"/>
    <w:rsid w:val="00E0321B"/>
    <w:rsid w:val="00E04532"/>
    <w:rsid w:val="00E048C7"/>
    <w:rsid w:val="00E04928"/>
    <w:rsid w:val="00E061C5"/>
    <w:rsid w:val="00E064E7"/>
    <w:rsid w:val="00E06D38"/>
    <w:rsid w:val="00E11739"/>
    <w:rsid w:val="00E11FF2"/>
    <w:rsid w:val="00E12FF4"/>
    <w:rsid w:val="00E14772"/>
    <w:rsid w:val="00E1580B"/>
    <w:rsid w:val="00E17090"/>
    <w:rsid w:val="00E170BE"/>
    <w:rsid w:val="00E179CF"/>
    <w:rsid w:val="00E17CA8"/>
    <w:rsid w:val="00E17D3E"/>
    <w:rsid w:val="00E209A1"/>
    <w:rsid w:val="00E21A37"/>
    <w:rsid w:val="00E21D64"/>
    <w:rsid w:val="00E21FDE"/>
    <w:rsid w:val="00E232FB"/>
    <w:rsid w:val="00E24784"/>
    <w:rsid w:val="00E2556C"/>
    <w:rsid w:val="00E25764"/>
    <w:rsid w:val="00E25A35"/>
    <w:rsid w:val="00E26132"/>
    <w:rsid w:val="00E27690"/>
    <w:rsid w:val="00E2782B"/>
    <w:rsid w:val="00E306E7"/>
    <w:rsid w:val="00E30765"/>
    <w:rsid w:val="00E313BD"/>
    <w:rsid w:val="00E32407"/>
    <w:rsid w:val="00E35DD2"/>
    <w:rsid w:val="00E36FBE"/>
    <w:rsid w:val="00E376AE"/>
    <w:rsid w:val="00E37C74"/>
    <w:rsid w:val="00E4084B"/>
    <w:rsid w:val="00E4144A"/>
    <w:rsid w:val="00E41A4C"/>
    <w:rsid w:val="00E425A1"/>
    <w:rsid w:val="00E426CC"/>
    <w:rsid w:val="00E43D5F"/>
    <w:rsid w:val="00E441BB"/>
    <w:rsid w:val="00E44B74"/>
    <w:rsid w:val="00E45801"/>
    <w:rsid w:val="00E45DD4"/>
    <w:rsid w:val="00E46057"/>
    <w:rsid w:val="00E462AE"/>
    <w:rsid w:val="00E4654A"/>
    <w:rsid w:val="00E51708"/>
    <w:rsid w:val="00E551A0"/>
    <w:rsid w:val="00E55682"/>
    <w:rsid w:val="00E56973"/>
    <w:rsid w:val="00E56B2E"/>
    <w:rsid w:val="00E56FB4"/>
    <w:rsid w:val="00E578D8"/>
    <w:rsid w:val="00E609C4"/>
    <w:rsid w:val="00E61999"/>
    <w:rsid w:val="00E621A7"/>
    <w:rsid w:val="00E645FD"/>
    <w:rsid w:val="00E648D3"/>
    <w:rsid w:val="00E6605E"/>
    <w:rsid w:val="00E66353"/>
    <w:rsid w:val="00E6732B"/>
    <w:rsid w:val="00E67580"/>
    <w:rsid w:val="00E677E5"/>
    <w:rsid w:val="00E67F79"/>
    <w:rsid w:val="00E718BD"/>
    <w:rsid w:val="00E7449B"/>
    <w:rsid w:val="00E76D77"/>
    <w:rsid w:val="00E7742B"/>
    <w:rsid w:val="00E7770E"/>
    <w:rsid w:val="00E7773B"/>
    <w:rsid w:val="00E82197"/>
    <w:rsid w:val="00E821B2"/>
    <w:rsid w:val="00E82DC9"/>
    <w:rsid w:val="00E8349C"/>
    <w:rsid w:val="00E846D5"/>
    <w:rsid w:val="00E84748"/>
    <w:rsid w:val="00E84972"/>
    <w:rsid w:val="00E84AEB"/>
    <w:rsid w:val="00E84BBE"/>
    <w:rsid w:val="00E84E1A"/>
    <w:rsid w:val="00E858EB"/>
    <w:rsid w:val="00E86965"/>
    <w:rsid w:val="00E875F0"/>
    <w:rsid w:val="00E87B54"/>
    <w:rsid w:val="00E90CA0"/>
    <w:rsid w:val="00E918E1"/>
    <w:rsid w:val="00E91914"/>
    <w:rsid w:val="00E927CD"/>
    <w:rsid w:val="00E939CD"/>
    <w:rsid w:val="00E93B0E"/>
    <w:rsid w:val="00E943F1"/>
    <w:rsid w:val="00E9474A"/>
    <w:rsid w:val="00E947B7"/>
    <w:rsid w:val="00E94F64"/>
    <w:rsid w:val="00E95186"/>
    <w:rsid w:val="00E95408"/>
    <w:rsid w:val="00E97EB4"/>
    <w:rsid w:val="00EA015A"/>
    <w:rsid w:val="00EA07D2"/>
    <w:rsid w:val="00EA25AD"/>
    <w:rsid w:val="00EA27AD"/>
    <w:rsid w:val="00EA2DD9"/>
    <w:rsid w:val="00EA324B"/>
    <w:rsid w:val="00EA44E3"/>
    <w:rsid w:val="00EA4BCC"/>
    <w:rsid w:val="00EA5A05"/>
    <w:rsid w:val="00EA68BA"/>
    <w:rsid w:val="00EA7A1C"/>
    <w:rsid w:val="00EB017A"/>
    <w:rsid w:val="00EB0E03"/>
    <w:rsid w:val="00EB1A65"/>
    <w:rsid w:val="00EB2B41"/>
    <w:rsid w:val="00EB3320"/>
    <w:rsid w:val="00EB42A4"/>
    <w:rsid w:val="00EB6B00"/>
    <w:rsid w:val="00EB6DAA"/>
    <w:rsid w:val="00EC2F5B"/>
    <w:rsid w:val="00EC2F97"/>
    <w:rsid w:val="00EC30F3"/>
    <w:rsid w:val="00EC4DDB"/>
    <w:rsid w:val="00EC5A22"/>
    <w:rsid w:val="00EC5ACF"/>
    <w:rsid w:val="00EC7F17"/>
    <w:rsid w:val="00ED019B"/>
    <w:rsid w:val="00ED261E"/>
    <w:rsid w:val="00ED26DD"/>
    <w:rsid w:val="00ED2C83"/>
    <w:rsid w:val="00ED326B"/>
    <w:rsid w:val="00ED3A04"/>
    <w:rsid w:val="00ED4546"/>
    <w:rsid w:val="00ED4776"/>
    <w:rsid w:val="00ED48B9"/>
    <w:rsid w:val="00ED48CE"/>
    <w:rsid w:val="00ED5F20"/>
    <w:rsid w:val="00ED62BB"/>
    <w:rsid w:val="00ED73D7"/>
    <w:rsid w:val="00EE035B"/>
    <w:rsid w:val="00EE24AE"/>
    <w:rsid w:val="00EE24F3"/>
    <w:rsid w:val="00EE3A89"/>
    <w:rsid w:val="00EE4228"/>
    <w:rsid w:val="00EE44B4"/>
    <w:rsid w:val="00EE44BC"/>
    <w:rsid w:val="00EE4674"/>
    <w:rsid w:val="00EE57D9"/>
    <w:rsid w:val="00EE5C6D"/>
    <w:rsid w:val="00EE7060"/>
    <w:rsid w:val="00EE7067"/>
    <w:rsid w:val="00EE7B36"/>
    <w:rsid w:val="00EF04B1"/>
    <w:rsid w:val="00EF166A"/>
    <w:rsid w:val="00EF1A06"/>
    <w:rsid w:val="00EF286C"/>
    <w:rsid w:val="00EF294A"/>
    <w:rsid w:val="00EF3257"/>
    <w:rsid w:val="00EF3746"/>
    <w:rsid w:val="00EF3E85"/>
    <w:rsid w:val="00EF419B"/>
    <w:rsid w:val="00EF4922"/>
    <w:rsid w:val="00EF52E0"/>
    <w:rsid w:val="00EF57BB"/>
    <w:rsid w:val="00EF5D9E"/>
    <w:rsid w:val="00EF6D8C"/>
    <w:rsid w:val="00EF7265"/>
    <w:rsid w:val="00EF7B10"/>
    <w:rsid w:val="00EF7B14"/>
    <w:rsid w:val="00EF7C9C"/>
    <w:rsid w:val="00F0022F"/>
    <w:rsid w:val="00F0103A"/>
    <w:rsid w:val="00F0289D"/>
    <w:rsid w:val="00F0309B"/>
    <w:rsid w:val="00F03535"/>
    <w:rsid w:val="00F06040"/>
    <w:rsid w:val="00F06959"/>
    <w:rsid w:val="00F06DAF"/>
    <w:rsid w:val="00F077AC"/>
    <w:rsid w:val="00F10990"/>
    <w:rsid w:val="00F11798"/>
    <w:rsid w:val="00F11B08"/>
    <w:rsid w:val="00F11B36"/>
    <w:rsid w:val="00F13CCF"/>
    <w:rsid w:val="00F13DC5"/>
    <w:rsid w:val="00F1476F"/>
    <w:rsid w:val="00F14BDC"/>
    <w:rsid w:val="00F14F65"/>
    <w:rsid w:val="00F158BE"/>
    <w:rsid w:val="00F17211"/>
    <w:rsid w:val="00F205D4"/>
    <w:rsid w:val="00F2060E"/>
    <w:rsid w:val="00F224EC"/>
    <w:rsid w:val="00F22650"/>
    <w:rsid w:val="00F23521"/>
    <w:rsid w:val="00F23811"/>
    <w:rsid w:val="00F24665"/>
    <w:rsid w:val="00F24996"/>
    <w:rsid w:val="00F24BC3"/>
    <w:rsid w:val="00F24CDD"/>
    <w:rsid w:val="00F25D2D"/>
    <w:rsid w:val="00F26D4E"/>
    <w:rsid w:val="00F27428"/>
    <w:rsid w:val="00F27BEA"/>
    <w:rsid w:val="00F3041C"/>
    <w:rsid w:val="00F30B1D"/>
    <w:rsid w:val="00F314FC"/>
    <w:rsid w:val="00F330F8"/>
    <w:rsid w:val="00F34634"/>
    <w:rsid w:val="00F35407"/>
    <w:rsid w:val="00F35674"/>
    <w:rsid w:val="00F3581B"/>
    <w:rsid w:val="00F363D4"/>
    <w:rsid w:val="00F36622"/>
    <w:rsid w:val="00F36924"/>
    <w:rsid w:val="00F3726C"/>
    <w:rsid w:val="00F40714"/>
    <w:rsid w:val="00F40F31"/>
    <w:rsid w:val="00F42C94"/>
    <w:rsid w:val="00F44C3D"/>
    <w:rsid w:val="00F46779"/>
    <w:rsid w:val="00F47014"/>
    <w:rsid w:val="00F47F9B"/>
    <w:rsid w:val="00F5034C"/>
    <w:rsid w:val="00F50A51"/>
    <w:rsid w:val="00F530C3"/>
    <w:rsid w:val="00F552D2"/>
    <w:rsid w:val="00F56E71"/>
    <w:rsid w:val="00F57411"/>
    <w:rsid w:val="00F57BDC"/>
    <w:rsid w:val="00F602FB"/>
    <w:rsid w:val="00F60503"/>
    <w:rsid w:val="00F62559"/>
    <w:rsid w:val="00F63968"/>
    <w:rsid w:val="00F656E5"/>
    <w:rsid w:val="00F6683C"/>
    <w:rsid w:val="00F67898"/>
    <w:rsid w:val="00F67F82"/>
    <w:rsid w:val="00F67FF6"/>
    <w:rsid w:val="00F70383"/>
    <w:rsid w:val="00F70DAE"/>
    <w:rsid w:val="00F722FC"/>
    <w:rsid w:val="00F7381C"/>
    <w:rsid w:val="00F76868"/>
    <w:rsid w:val="00F7695A"/>
    <w:rsid w:val="00F77750"/>
    <w:rsid w:val="00F7793B"/>
    <w:rsid w:val="00F77CA0"/>
    <w:rsid w:val="00F816D8"/>
    <w:rsid w:val="00F8233C"/>
    <w:rsid w:val="00F82E14"/>
    <w:rsid w:val="00F83E4C"/>
    <w:rsid w:val="00F83FCC"/>
    <w:rsid w:val="00F842E1"/>
    <w:rsid w:val="00F8494D"/>
    <w:rsid w:val="00F84FAF"/>
    <w:rsid w:val="00F8557D"/>
    <w:rsid w:val="00F85F77"/>
    <w:rsid w:val="00F86265"/>
    <w:rsid w:val="00F8652B"/>
    <w:rsid w:val="00F86855"/>
    <w:rsid w:val="00F87764"/>
    <w:rsid w:val="00F90D16"/>
    <w:rsid w:val="00F90E05"/>
    <w:rsid w:val="00F915E0"/>
    <w:rsid w:val="00F91EBE"/>
    <w:rsid w:val="00F9291D"/>
    <w:rsid w:val="00F93067"/>
    <w:rsid w:val="00F9361F"/>
    <w:rsid w:val="00F93E2E"/>
    <w:rsid w:val="00F93FE5"/>
    <w:rsid w:val="00F958ED"/>
    <w:rsid w:val="00F96C5A"/>
    <w:rsid w:val="00F96EEC"/>
    <w:rsid w:val="00F97E75"/>
    <w:rsid w:val="00FA142A"/>
    <w:rsid w:val="00FA14B9"/>
    <w:rsid w:val="00FA1D96"/>
    <w:rsid w:val="00FA219E"/>
    <w:rsid w:val="00FA32C3"/>
    <w:rsid w:val="00FA371E"/>
    <w:rsid w:val="00FA3AF5"/>
    <w:rsid w:val="00FA449C"/>
    <w:rsid w:val="00FA6AC1"/>
    <w:rsid w:val="00FA745A"/>
    <w:rsid w:val="00FA7893"/>
    <w:rsid w:val="00FA7B5C"/>
    <w:rsid w:val="00FB156E"/>
    <w:rsid w:val="00FB1E12"/>
    <w:rsid w:val="00FB2507"/>
    <w:rsid w:val="00FB268E"/>
    <w:rsid w:val="00FB32F8"/>
    <w:rsid w:val="00FB3545"/>
    <w:rsid w:val="00FB35CE"/>
    <w:rsid w:val="00FB3E80"/>
    <w:rsid w:val="00FB3F8D"/>
    <w:rsid w:val="00FB5317"/>
    <w:rsid w:val="00FB6FED"/>
    <w:rsid w:val="00FC02B5"/>
    <w:rsid w:val="00FC1362"/>
    <w:rsid w:val="00FC19EC"/>
    <w:rsid w:val="00FC2596"/>
    <w:rsid w:val="00FC2C13"/>
    <w:rsid w:val="00FC2C9D"/>
    <w:rsid w:val="00FC2F5F"/>
    <w:rsid w:val="00FC42CE"/>
    <w:rsid w:val="00FC48D4"/>
    <w:rsid w:val="00FC53CA"/>
    <w:rsid w:val="00FD0B2B"/>
    <w:rsid w:val="00FD0E10"/>
    <w:rsid w:val="00FD1B21"/>
    <w:rsid w:val="00FD1F52"/>
    <w:rsid w:val="00FD2B8F"/>
    <w:rsid w:val="00FD2EC6"/>
    <w:rsid w:val="00FD333E"/>
    <w:rsid w:val="00FD3C6B"/>
    <w:rsid w:val="00FD3FFC"/>
    <w:rsid w:val="00FD43AE"/>
    <w:rsid w:val="00FD43BB"/>
    <w:rsid w:val="00FD4A23"/>
    <w:rsid w:val="00FD4E26"/>
    <w:rsid w:val="00FD50ED"/>
    <w:rsid w:val="00FD5939"/>
    <w:rsid w:val="00FD7E30"/>
    <w:rsid w:val="00FE0092"/>
    <w:rsid w:val="00FE1E15"/>
    <w:rsid w:val="00FE26C4"/>
    <w:rsid w:val="00FE30A5"/>
    <w:rsid w:val="00FE319A"/>
    <w:rsid w:val="00FE31AD"/>
    <w:rsid w:val="00FE3863"/>
    <w:rsid w:val="00FE46DD"/>
    <w:rsid w:val="00FE4C96"/>
    <w:rsid w:val="00FE6359"/>
    <w:rsid w:val="00FE69BB"/>
    <w:rsid w:val="00FF0329"/>
    <w:rsid w:val="00FF0632"/>
    <w:rsid w:val="00FF0C39"/>
    <w:rsid w:val="00FF16B1"/>
    <w:rsid w:val="00FF237D"/>
    <w:rsid w:val="00FF4287"/>
    <w:rsid w:val="00FF468E"/>
    <w:rsid w:val="00FF56F4"/>
    <w:rsid w:val="00FF60BE"/>
    <w:rsid w:val="00FF692D"/>
    <w:rsid w:val="00FF7D1E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423FE279"/>
  <w15:docId w15:val="{DC0B3265-762B-4AC3-9EC3-C125E091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111C1"/>
    <w:pPr>
      <w:widowControl w:val="0"/>
    </w:pPr>
    <w:rPr>
      <w:rFonts w:ascii="Times New Roman" w:eastAsia="標楷體" w:hAnsi="Times New Roman"/>
    </w:rPr>
  </w:style>
  <w:style w:type="paragraph" w:styleId="1">
    <w:name w:val="heading 1"/>
    <w:aliases w:val="Fab-1,h1,1 ghost,g,ghost,H1,Section Title,l1,Section Head,1.0,Chapter Heading,Head 1 (Chapter heading),Titre§,1,R1,H11,1st level,numreq,ch,Section,MIGHeading 1,ch1,Huvudrubrik,PA Chapter,Level 1,Schedule number,Section Heading,fjb1,Head,章"/>
    <w:basedOn w:val="a2"/>
    <w:next w:val="a2"/>
    <w:link w:val="10"/>
    <w:uiPriority w:val="99"/>
    <w:qFormat/>
    <w:rsid w:val="00BF034E"/>
    <w:pPr>
      <w:keepNext/>
      <w:widowControl/>
      <w:numPr>
        <w:numId w:val="1"/>
      </w:numPr>
      <w:spacing w:before="240" w:after="60" w:line="360" w:lineRule="auto"/>
      <w:jc w:val="both"/>
      <w:outlineLvl w:val="0"/>
    </w:pPr>
    <w:rPr>
      <w:rFonts w:cs="Times New Roman"/>
      <w:b/>
      <w:bCs/>
      <w:kern w:val="32"/>
      <w:sz w:val="32"/>
      <w:szCs w:val="32"/>
      <w:lang w:val="en-AU" w:eastAsia="en-US"/>
    </w:rPr>
  </w:style>
  <w:style w:type="paragraph" w:styleId="2">
    <w:name w:val="heading 2"/>
    <w:aliases w:val="Fab-2,h2,2,Header 2,l2,Level 2 Head,H2,Head2A,Heading 2 Hidden,Titre 2S,Sub-section Title,Head 2,UNDERRUBRIK 1-2,TitreProp,ITT t2,PA Major Section,Livello 2,R2,H21,Head1,2nd level,Major,h1a,Titre 2 VGX,título 2,heading 21,Nivel X.1"/>
    <w:basedOn w:val="a2"/>
    <w:next w:val="a2"/>
    <w:link w:val="20"/>
    <w:uiPriority w:val="99"/>
    <w:qFormat/>
    <w:rsid w:val="00BF034E"/>
    <w:pPr>
      <w:keepNext/>
      <w:widowControl/>
      <w:numPr>
        <w:ilvl w:val="1"/>
        <w:numId w:val="1"/>
      </w:numPr>
      <w:spacing w:before="240" w:after="60" w:line="360" w:lineRule="auto"/>
      <w:jc w:val="both"/>
      <w:outlineLvl w:val="1"/>
    </w:pPr>
    <w:rPr>
      <w:rFonts w:cs="Times New Roman"/>
      <w:b/>
      <w:bCs/>
      <w:kern w:val="0"/>
      <w:sz w:val="28"/>
      <w:szCs w:val="28"/>
      <w:lang w:val="en-AU" w:eastAsia="en-US"/>
    </w:rPr>
  </w:style>
  <w:style w:type="paragraph" w:styleId="3">
    <w:name w:val="heading 3"/>
    <w:aliases w:val="Fab-3,Table Attribute Heading,H3,Sub-sub section Title,h3,Underrubrik2,3,list 3,Head 3,1.1.1,3rd level,l3+toc 3,CT,PARA3,PARA31,Minor,sub-sub,dd heading 3,dh3,13,Level-3 heading,heading3,C Sub-Sub/Italic,h3 sub heading,Head 31,e"/>
    <w:basedOn w:val="a2"/>
    <w:next w:val="a2"/>
    <w:link w:val="30"/>
    <w:uiPriority w:val="99"/>
    <w:qFormat/>
    <w:rsid w:val="00BF034E"/>
    <w:pPr>
      <w:keepNext/>
      <w:widowControl/>
      <w:numPr>
        <w:ilvl w:val="2"/>
        <w:numId w:val="1"/>
      </w:numPr>
      <w:spacing w:before="240" w:after="60" w:line="360" w:lineRule="auto"/>
      <w:jc w:val="both"/>
      <w:outlineLvl w:val="2"/>
    </w:pPr>
    <w:rPr>
      <w:rFonts w:cs="Times New Roman"/>
      <w:b/>
      <w:bCs/>
      <w:kern w:val="0"/>
      <w:sz w:val="26"/>
      <w:szCs w:val="26"/>
      <w:lang w:val="en-AU" w:eastAsia="en-US"/>
    </w:rPr>
  </w:style>
  <w:style w:type="paragraph" w:styleId="4">
    <w:name w:val="heading 4"/>
    <w:aliases w:val="Fab-4,T5,Paragraph Title,h4,H4,A-req,Sub-Minor,Case Sub-Header,heading4,Level 4 Topic Heading,T4,Annex 4,Contract 3rd Level,KJL:3rd Level,KJL:Octel 3rd Level,Title 1,(Alt+4),H41,(Alt+4)1,H42,(Alt+4)2,H43,(Alt+4)3,H44,(Alt+4)4,H45,(Alt+4)5"/>
    <w:basedOn w:val="a2"/>
    <w:next w:val="a2"/>
    <w:link w:val="40"/>
    <w:uiPriority w:val="99"/>
    <w:qFormat/>
    <w:rsid w:val="00806937"/>
    <w:pPr>
      <w:keepNext/>
      <w:widowControl/>
      <w:numPr>
        <w:ilvl w:val="3"/>
        <w:numId w:val="1"/>
      </w:numPr>
      <w:spacing w:before="240" w:after="60" w:line="360" w:lineRule="auto"/>
      <w:jc w:val="both"/>
      <w:outlineLvl w:val="3"/>
    </w:pPr>
    <w:rPr>
      <w:rFonts w:cs="Times New Roman"/>
      <w:b/>
      <w:bCs/>
      <w:kern w:val="0"/>
      <w:szCs w:val="24"/>
      <w:lang w:val="en-AU" w:eastAsia="en-US"/>
    </w:rPr>
  </w:style>
  <w:style w:type="paragraph" w:styleId="5">
    <w:name w:val="heading 5"/>
    <w:aliases w:val="H5,Block Label,h5,Contract 4th Level,Sub4Para,h51,h52,Entrust Heading 5,Heading 5-1,**Level 4 Paragraph Header,L5,Bloc,Bloc1,Bloc2,Bloc3,Bloc4,Roman list,Blank 1,PA Pico Section,Appendix A to X,T:,Bullet2,5,FMH1,First Bullet,dash,ds,dd"/>
    <w:basedOn w:val="a2"/>
    <w:next w:val="a2"/>
    <w:link w:val="50"/>
    <w:uiPriority w:val="99"/>
    <w:qFormat/>
    <w:rsid w:val="009F75D4"/>
    <w:pPr>
      <w:keepNext/>
      <w:widowControl/>
      <w:numPr>
        <w:ilvl w:val="4"/>
        <w:numId w:val="1"/>
      </w:numPr>
      <w:spacing w:line="360" w:lineRule="auto"/>
      <w:jc w:val="both"/>
      <w:outlineLvl w:val="4"/>
    </w:pPr>
    <w:rPr>
      <w:rFonts w:eastAsia="新細明體" w:cs="Times New Roman"/>
      <w:b/>
      <w:bCs/>
      <w:kern w:val="0"/>
      <w:sz w:val="22"/>
      <w:lang w:val="en-AU" w:eastAsia="en-US"/>
    </w:rPr>
  </w:style>
  <w:style w:type="paragraph" w:styleId="6">
    <w:name w:val="heading 6"/>
    <w:aliases w:val="H6,T1,L1 Heading 6,table footer,Contract 5th Level,h6,h61,h62,Entrust Heading 6,Annexe,Bullet list,Annexe1,T6,Blank 2,PA Appendix,Sub sub sub sub heading,Bullet list1,Bullet list2,Bullet list11,Bullet list3,Bullet list12,Bullet list21"/>
    <w:basedOn w:val="a2"/>
    <w:next w:val="a2"/>
    <w:link w:val="60"/>
    <w:uiPriority w:val="99"/>
    <w:qFormat/>
    <w:rsid w:val="009F75D4"/>
    <w:pPr>
      <w:keepNext/>
      <w:widowControl/>
      <w:numPr>
        <w:ilvl w:val="5"/>
        <w:numId w:val="1"/>
      </w:numPr>
      <w:spacing w:line="360" w:lineRule="auto"/>
      <w:jc w:val="both"/>
      <w:outlineLvl w:val="5"/>
    </w:pPr>
    <w:rPr>
      <w:rFonts w:eastAsia="新細明體" w:cs="Times New Roman"/>
      <w:b/>
      <w:bCs/>
      <w:kern w:val="0"/>
      <w:sz w:val="22"/>
      <w:lang w:val="en-AU" w:eastAsia="en-US"/>
    </w:rPr>
  </w:style>
  <w:style w:type="paragraph" w:styleId="7">
    <w:name w:val="heading 7"/>
    <w:aliases w:val="L7,L1 Heading 7,figure footer,Contract 6th level,Appendix Heading,Entrust Heading 7,Standard,Annexe 1,H7,letter list,lettered list,Annexe2,T7,Blank 3,PA Appendix Major,App Head,App heading,letter list1,lettered list1,letter list2"/>
    <w:basedOn w:val="a2"/>
    <w:next w:val="a2"/>
    <w:link w:val="70"/>
    <w:uiPriority w:val="99"/>
    <w:qFormat/>
    <w:rsid w:val="009F75D4"/>
    <w:pPr>
      <w:keepNext/>
      <w:widowControl/>
      <w:numPr>
        <w:ilvl w:val="6"/>
        <w:numId w:val="1"/>
      </w:numPr>
      <w:spacing w:line="360" w:lineRule="auto"/>
      <w:jc w:val="both"/>
      <w:outlineLvl w:val="6"/>
    </w:pPr>
    <w:rPr>
      <w:rFonts w:eastAsia="新細明體" w:cs="Times New Roman"/>
      <w:kern w:val="0"/>
      <w:sz w:val="32"/>
      <w:szCs w:val="32"/>
      <w:lang w:val="en-AU" w:eastAsia="x-none"/>
    </w:rPr>
  </w:style>
  <w:style w:type="paragraph" w:styleId="8">
    <w:name w:val="heading 8"/>
    <w:aliases w:val="Annex,L1 Heading 8,Contract 7th level,Entrust Heading 8,Annexe 2,Annexe3,T8,Blank 4,PA Appendix Minor,action,action1,action2,action11,action3,action4,action5,action6,action7,action12,action21,action111,action31,action8,action13"/>
    <w:basedOn w:val="a2"/>
    <w:next w:val="a2"/>
    <w:link w:val="80"/>
    <w:uiPriority w:val="99"/>
    <w:qFormat/>
    <w:rsid w:val="009F75D4"/>
    <w:pPr>
      <w:keepNext/>
      <w:widowControl/>
      <w:numPr>
        <w:ilvl w:val="7"/>
        <w:numId w:val="1"/>
      </w:numPr>
      <w:spacing w:line="360" w:lineRule="auto"/>
      <w:jc w:val="right"/>
      <w:outlineLvl w:val="7"/>
    </w:pPr>
    <w:rPr>
      <w:rFonts w:eastAsia="新細明體" w:cs="Times New Roman"/>
      <w:b/>
      <w:bCs/>
      <w:kern w:val="0"/>
      <w:sz w:val="36"/>
      <w:szCs w:val="36"/>
      <w:lang w:val="en-AU" w:eastAsia="en-US"/>
    </w:rPr>
  </w:style>
  <w:style w:type="paragraph" w:styleId="9">
    <w:name w:val="heading 9"/>
    <w:aliases w:val="Appendix,Annex1,Appen 1,L1 Heading 9,App Heading,Contract 8th level,Appendix 1st Level,Entrust Heading 9,Annexe 3,Titre 10,Annexe4,T9,Blank 5,appendix,App1,App Heading1,App Heading2,App Heading3,App Heading4,App Heading5,9,progress"/>
    <w:basedOn w:val="a2"/>
    <w:next w:val="a2"/>
    <w:link w:val="90"/>
    <w:uiPriority w:val="99"/>
    <w:qFormat/>
    <w:rsid w:val="009F75D4"/>
    <w:pPr>
      <w:keepNext/>
      <w:widowControl/>
      <w:numPr>
        <w:ilvl w:val="8"/>
        <w:numId w:val="1"/>
      </w:numPr>
      <w:spacing w:line="360" w:lineRule="auto"/>
      <w:jc w:val="center"/>
      <w:outlineLvl w:val="8"/>
    </w:pPr>
    <w:rPr>
      <w:rFonts w:eastAsia="新細明體" w:cs="Times New Roman"/>
      <w:b/>
      <w:bCs/>
      <w:kern w:val="0"/>
      <w:sz w:val="16"/>
      <w:szCs w:val="16"/>
      <w:lang w:val="x-none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aliases w:val="Fab-1 字元,h1 字元,1 ghost 字元,g 字元,ghost 字元,H1 字元,Section Title 字元,l1 字元,Section Head 字元,1.0 字元,Chapter Heading 字元,Head 1 (Chapter heading) 字元,Titre§ 字元,1 字元,R1 字元,H11 字元,1st level 字元,numreq 字元,ch 字元,Section 字元,MIGHeading 1 字元,ch1 字元,Huvudrubrik 字元"/>
    <w:basedOn w:val="a3"/>
    <w:link w:val="1"/>
    <w:uiPriority w:val="99"/>
    <w:rsid w:val="00BF034E"/>
    <w:rPr>
      <w:rFonts w:ascii="Times New Roman" w:eastAsia="標楷體" w:hAnsi="Times New Roman" w:cs="Times New Roman"/>
      <w:b/>
      <w:bCs/>
      <w:kern w:val="32"/>
      <w:sz w:val="32"/>
      <w:szCs w:val="32"/>
      <w:lang w:val="en-AU" w:eastAsia="en-US"/>
    </w:rPr>
  </w:style>
  <w:style w:type="character" w:customStyle="1" w:styleId="20">
    <w:name w:val="標題 2 字元"/>
    <w:aliases w:val="Fab-2 字元,h2 字元,2 字元,Header 2 字元,l2 字元,Level 2 Head 字元,H2 字元,Head2A 字元,Heading 2 Hidden 字元,Titre 2S 字元,Sub-section Title 字元,Head 2 字元,UNDERRUBRIK 1-2 字元,TitreProp 字元,ITT t2 字元,PA Major Section 字元,Livello 2 字元,R2 字元,H21 字元,Head1 字元,2nd level 字元"/>
    <w:basedOn w:val="a3"/>
    <w:link w:val="2"/>
    <w:uiPriority w:val="99"/>
    <w:rsid w:val="00BF034E"/>
    <w:rPr>
      <w:rFonts w:ascii="Times New Roman" w:eastAsia="標楷體" w:hAnsi="Times New Roman" w:cs="Times New Roman"/>
      <w:b/>
      <w:bCs/>
      <w:kern w:val="0"/>
      <w:sz w:val="28"/>
      <w:szCs w:val="28"/>
      <w:lang w:val="en-AU" w:eastAsia="en-US"/>
    </w:rPr>
  </w:style>
  <w:style w:type="character" w:customStyle="1" w:styleId="30">
    <w:name w:val="標題 3 字元"/>
    <w:aliases w:val="Fab-3 字元,Table Attribute Heading 字元,H3 字元,Sub-sub section Title 字元,h3 字元,Underrubrik2 字元,3 字元,list 3 字元,Head 3 字元,1.1.1 字元,3rd level 字元,l3+toc 3 字元,CT 字元,PARA3 字元,PARA31 字元,Minor 字元,sub-sub 字元,dd heading 3 字元,dh3 字元,13 字元,Level-3 heading 字元,e 字元"/>
    <w:basedOn w:val="a3"/>
    <w:link w:val="3"/>
    <w:uiPriority w:val="99"/>
    <w:rsid w:val="00BF034E"/>
    <w:rPr>
      <w:rFonts w:ascii="Times New Roman" w:eastAsia="標楷體" w:hAnsi="Times New Roman" w:cs="Times New Roman"/>
      <w:b/>
      <w:bCs/>
      <w:kern w:val="0"/>
      <w:sz w:val="26"/>
      <w:szCs w:val="26"/>
      <w:lang w:val="en-AU" w:eastAsia="en-US"/>
    </w:rPr>
  </w:style>
  <w:style w:type="character" w:customStyle="1" w:styleId="40">
    <w:name w:val="標題 4 字元"/>
    <w:aliases w:val="Fab-4 字元,T5 字元,Paragraph Title 字元,h4 字元,H4 字元,A-req 字元,Sub-Minor 字元,Case Sub-Header 字元,heading4 字元,Level 4 Topic Heading 字元,T4 字元,Annex 4 字元,Contract 3rd Level 字元,KJL:3rd Level 字元,KJL:Octel 3rd Level 字元,Title 1 字元,(Alt+4) 字元,H41 字元,(Alt+4)1 字元"/>
    <w:basedOn w:val="a3"/>
    <w:link w:val="4"/>
    <w:uiPriority w:val="99"/>
    <w:rsid w:val="00806937"/>
    <w:rPr>
      <w:rFonts w:ascii="Times New Roman" w:eastAsia="標楷體" w:hAnsi="Times New Roman" w:cs="Times New Roman"/>
      <w:b/>
      <w:bCs/>
      <w:kern w:val="0"/>
      <w:szCs w:val="24"/>
      <w:lang w:val="en-AU" w:eastAsia="en-US"/>
    </w:rPr>
  </w:style>
  <w:style w:type="character" w:customStyle="1" w:styleId="50">
    <w:name w:val="標題 5 字元"/>
    <w:aliases w:val="H5 字元,Block Label 字元,h5 字元,Contract 4th Level 字元,Sub4Para 字元,h51 字元,h52 字元,Entrust Heading 5 字元,Heading 5-1 字元,**Level 4 Paragraph Header 字元,L5 字元,Bloc 字元,Bloc1 字元,Bloc2 字元,Bloc3 字元,Bloc4 字元,Roman list 字元,Blank 1 字元,PA Pico Section 字元,T: 字元,5 字元"/>
    <w:basedOn w:val="a3"/>
    <w:link w:val="5"/>
    <w:uiPriority w:val="99"/>
    <w:rsid w:val="009F75D4"/>
    <w:rPr>
      <w:rFonts w:ascii="Times New Roman" w:eastAsia="新細明體" w:hAnsi="Times New Roman" w:cs="Times New Roman"/>
      <w:b/>
      <w:bCs/>
      <w:kern w:val="0"/>
      <w:sz w:val="22"/>
      <w:lang w:val="en-AU" w:eastAsia="en-US"/>
    </w:rPr>
  </w:style>
  <w:style w:type="character" w:customStyle="1" w:styleId="60">
    <w:name w:val="標題 6 字元"/>
    <w:aliases w:val="H6 字元,T1 字元,L1 Heading 6 字元,table footer 字元,Contract 5th Level 字元,h6 字元,h61 字元,h62 字元,Entrust Heading 6 字元,Annexe 字元,Bullet list 字元,Annexe1 字元,T6 字元,Blank 2 字元,PA Appendix 字元,Sub sub sub sub heading 字元,Bullet list1 字元,Bullet list2 字元"/>
    <w:basedOn w:val="a3"/>
    <w:link w:val="6"/>
    <w:uiPriority w:val="99"/>
    <w:rsid w:val="009F75D4"/>
    <w:rPr>
      <w:rFonts w:ascii="Times New Roman" w:eastAsia="新細明體" w:hAnsi="Times New Roman" w:cs="Times New Roman"/>
      <w:b/>
      <w:bCs/>
      <w:kern w:val="0"/>
      <w:sz w:val="22"/>
      <w:lang w:val="en-AU" w:eastAsia="en-US"/>
    </w:rPr>
  </w:style>
  <w:style w:type="character" w:customStyle="1" w:styleId="70">
    <w:name w:val="標題 7 字元"/>
    <w:aliases w:val="L7 字元,L1 Heading 7 字元,figure footer 字元,Contract 6th level 字元,Appendix Heading 字元,Entrust Heading 7 字元,Standard 字元,Annexe 1 字元,H7 字元,letter list 字元,lettered list 字元,Annexe2 字元,T7 字元,Blank 3 字元,PA Appendix Major 字元,App Head 字元,App heading 字元"/>
    <w:basedOn w:val="a3"/>
    <w:link w:val="7"/>
    <w:uiPriority w:val="99"/>
    <w:rsid w:val="009F75D4"/>
    <w:rPr>
      <w:rFonts w:ascii="Times New Roman" w:eastAsia="新細明體" w:hAnsi="Times New Roman" w:cs="Times New Roman"/>
      <w:kern w:val="0"/>
      <w:sz w:val="32"/>
      <w:szCs w:val="32"/>
      <w:lang w:val="en-AU" w:eastAsia="x-none"/>
    </w:rPr>
  </w:style>
  <w:style w:type="character" w:customStyle="1" w:styleId="80">
    <w:name w:val="標題 8 字元"/>
    <w:aliases w:val="Annex 字元,L1 Heading 8 字元,Contract 7th level 字元,Entrust Heading 8 字元,Annexe 2 字元,Annexe3 字元,T8 字元,Blank 4 字元,PA Appendix Minor 字元,action 字元,action1 字元,action2 字元,action11 字元,action3 字元,action4 字元,action5 字元,action6 字元,action7 字元,action12 字元"/>
    <w:basedOn w:val="a3"/>
    <w:link w:val="8"/>
    <w:uiPriority w:val="99"/>
    <w:rsid w:val="009F75D4"/>
    <w:rPr>
      <w:rFonts w:ascii="Times New Roman" w:eastAsia="新細明體" w:hAnsi="Times New Roman" w:cs="Times New Roman"/>
      <w:b/>
      <w:bCs/>
      <w:kern w:val="0"/>
      <w:sz w:val="36"/>
      <w:szCs w:val="36"/>
      <w:lang w:val="en-AU" w:eastAsia="en-US"/>
    </w:rPr>
  </w:style>
  <w:style w:type="character" w:customStyle="1" w:styleId="90">
    <w:name w:val="標題 9 字元"/>
    <w:aliases w:val="Appendix 字元,Annex1 字元,Appen 1 字元,L1 Heading 9 字元,App Heading 字元,Contract 8th level 字元,Appendix 1st Level 字元,Entrust Heading 9 字元,Annexe 3 字元,Titre 10 字元,Annexe4 字元,T9 字元,Blank 5 字元,appendix 字元,App1 字元,App Heading1 字元,App Heading2 字元,9 字元"/>
    <w:basedOn w:val="a3"/>
    <w:link w:val="9"/>
    <w:uiPriority w:val="99"/>
    <w:rsid w:val="009F75D4"/>
    <w:rPr>
      <w:rFonts w:ascii="Times New Roman" w:eastAsia="新細明體" w:hAnsi="Times New Roman" w:cs="Times New Roman"/>
      <w:b/>
      <w:bCs/>
      <w:kern w:val="0"/>
      <w:sz w:val="16"/>
      <w:szCs w:val="16"/>
      <w:lang w:val="x-none" w:eastAsia="en-US"/>
    </w:rPr>
  </w:style>
  <w:style w:type="paragraph" w:styleId="a6">
    <w:name w:val="header"/>
    <w:basedOn w:val="a2"/>
    <w:link w:val="a7"/>
    <w:uiPriority w:val="99"/>
    <w:unhideWhenUsed/>
    <w:rsid w:val="00381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381F37"/>
    <w:rPr>
      <w:sz w:val="20"/>
      <w:szCs w:val="20"/>
    </w:rPr>
  </w:style>
  <w:style w:type="paragraph" w:styleId="a8">
    <w:name w:val="footer"/>
    <w:basedOn w:val="a2"/>
    <w:link w:val="a9"/>
    <w:uiPriority w:val="99"/>
    <w:unhideWhenUsed/>
    <w:rsid w:val="00381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381F37"/>
    <w:rPr>
      <w:sz w:val="20"/>
      <w:szCs w:val="20"/>
    </w:rPr>
  </w:style>
  <w:style w:type="paragraph" w:customStyle="1" w:styleId="TableHeaderText">
    <w:name w:val="Table Header Text"/>
    <w:basedOn w:val="a2"/>
    <w:uiPriority w:val="99"/>
    <w:rsid w:val="00381F37"/>
    <w:pPr>
      <w:widowControl/>
      <w:jc w:val="center"/>
    </w:pPr>
    <w:rPr>
      <w:rFonts w:ascii="Times" w:eastAsia="新細明體" w:hAnsi="Times" w:cs="Times"/>
      <w:b/>
      <w:bCs/>
      <w:kern w:val="0"/>
      <w:szCs w:val="24"/>
      <w:lang w:eastAsia="en-US"/>
    </w:rPr>
  </w:style>
  <w:style w:type="paragraph" w:styleId="Web">
    <w:name w:val="Normal (Web)"/>
    <w:basedOn w:val="a2"/>
    <w:uiPriority w:val="99"/>
    <w:rsid w:val="009F75D4"/>
    <w:pPr>
      <w:widowControl/>
      <w:spacing w:line="360" w:lineRule="auto"/>
      <w:jc w:val="both"/>
    </w:pPr>
    <w:rPr>
      <w:rFonts w:eastAsia="新細明體" w:cs="Times New Roman"/>
      <w:kern w:val="0"/>
      <w:szCs w:val="24"/>
      <w:lang w:val="en-AU" w:eastAsia="en-US"/>
    </w:rPr>
  </w:style>
  <w:style w:type="character" w:styleId="aa">
    <w:name w:val="Hyperlink"/>
    <w:basedOn w:val="a3"/>
    <w:uiPriority w:val="99"/>
    <w:unhideWhenUsed/>
    <w:rsid w:val="009906B0"/>
    <w:rPr>
      <w:color w:val="0000FF" w:themeColor="hyperlink"/>
      <w:u w:val="single"/>
    </w:rPr>
  </w:style>
  <w:style w:type="character" w:styleId="ab">
    <w:name w:val="FollowedHyperlink"/>
    <w:basedOn w:val="a3"/>
    <w:uiPriority w:val="99"/>
    <w:semiHidden/>
    <w:unhideWhenUsed/>
    <w:rsid w:val="009906B0"/>
    <w:rPr>
      <w:color w:val="800080" w:themeColor="followedHyperlink"/>
      <w:u w:val="single"/>
    </w:rPr>
  </w:style>
  <w:style w:type="paragraph" w:styleId="ac">
    <w:name w:val="TOC Heading"/>
    <w:basedOn w:val="1"/>
    <w:next w:val="a2"/>
    <w:uiPriority w:val="39"/>
    <w:semiHidden/>
    <w:unhideWhenUsed/>
    <w:qFormat/>
    <w:rsid w:val="009906B0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zh-TW"/>
    </w:rPr>
  </w:style>
  <w:style w:type="paragraph" w:styleId="21">
    <w:name w:val="toc 2"/>
    <w:basedOn w:val="a2"/>
    <w:next w:val="a2"/>
    <w:autoRedefine/>
    <w:uiPriority w:val="39"/>
    <w:unhideWhenUsed/>
    <w:qFormat/>
    <w:rsid w:val="008C607C"/>
    <w:pPr>
      <w:widowControl/>
      <w:tabs>
        <w:tab w:val="left" w:pos="715"/>
        <w:tab w:val="right" w:leader="dot" w:pos="9736"/>
      </w:tabs>
      <w:spacing w:after="100" w:line="276" w:lineRule="auto"/>
      <w:ind w:left="220"/>
      <w:jc w:val="right"/>
    </w:pPr>
    <w:rPr>
      <w:rFonts w:cs="Times New Roman"/>
      <w:kern w:val="0"/>
      <w:sz w:val="20"/>
      <w:szCs w:val="20"/>
      <w:lang w:val="zh-TW"/>
    </w:rPr>
  </w:style>
  <w:style w:type="paragraph" w:styleId="11">
    <w:name w:val="toc 1"/>
    <w:basedOn w:val="a2"/>
    <w:next w:val="a2"/>
    <w:autoRedefine/>
    <w:uiPriority w:val="39"/>
    <w:unhideWhenUsed/>
    <w:qFormat/>
    <w:rsid w:val="005047F6"/>
    <w:pPr>
      <w:widowControl/>
      <w:tabs>
        <w:tab w:val="left" w:pos="440"/>
        <w:tab w:val="right" w:leader="dot" w:pos="9736"/>
      </w:tabs>
      <w:spacing w:after="100" w:line="276" w:lineRule="auto"/>
    </w:pPr>
    <w:rPr>
      <w:kern w:val="0"/>
    </w:rPr>
  </w:style>
  <w:style w:type="paragraph" w:styleId="31">
    <w:name w:val="toc 3"/>
    <w:basedOn w:val="a2"/>
    <w:next w:val="a2"/>
    <w:autoRedefine/>
    <w:uiPriority w:val="39"/>
    <w:unhideWhenUsed/>
    <w:qFormat/>
    <w:rsid w:val="00860364"/>
    <w:pPr>
      <w:widowControl/>
      <w:tabs>
        <w:tab w:val="left" w:pos="1134"/>
        <w:tab w:val="right" w:leader="dot" w:pos="9736"/>
      </w:tabs>
      <w:spacing w:after="100" w:line="276" w:lineRule="auto"/>
      <w:ind w:left="440"/>
    </w:pPr>
    <w:rPr>
      <w:kern w:val="0"/>
      <w:sz w:val="22"/>
    </w:rPr>
  </w:style>
  <w:style w:type="paragraph" w:styleId="ad">
    <w:name w:val="Balloon Text"/>
    <w:basedOn w:val="a2"/>
    <w:link w:val="ae"/>
    <w:uiPriority w:val="99"/>
    <w:semiHidden/>
    <w:unhideWhenUsed/>
    <w:rsid w:val="009906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3"/>
    <w:link w:val="ad"/>
    <w:uiPriority w:val="99"/>
    <w:semiHidden/>
    <w:rsid w:val="009906B0"/>
    <w:rPr>
      <w:rFonts w:asciiTheme="majorHAnsi" w:eastAsiaTheme="majorEastAsia" w:hAnsiTheme="majorHAnsi" w:cstheme="majorBidi"/>
      <w:sz w:val="18"/>
      <w:szCs w:val="18"/>
    </w:rPr>
  </w:style>
  <w:style w:type="paragraph" w:customStyle="1" w:styleId="a0">
    <w:name w:val="圖式"/>
    <w:basedOn w:val="a2"/>
    <w:qFormat/>
    <w:rsid w:val="00283BA1"/>
    <w:pPr>
      <w:numPr>
        <w:numId w:val="4"/>
      </w:numPr>
      <w:jc w:val="center"/>
    </w:pPr>
  </w:style>
  <w:style w:type="paragraph" w:styleId="af">
    <w:name w:val="table of figures"/>
    <w:basedOn w:val="a2"/>
    <w:next w:val="a2"/>
    <w:uiPriority w:val="99"/>
    <w:unhideWhenUsed/>
    <w:rsid w:val="00A739CE"/>
  </w:style>
  <w:style w:type="paragraph" w:styleId="a">
    <w:name w:val="List Bullet"/>
    <w:basedOn w:val="a2"/>
    <w:autoRedefine/>
    <w:uiPriority w:val="99"/>
    <w:rsid w:val="000A0694"/>
    <w:pPr>
      <w:numPr>
        <w:numId w:val="2"/>
      </w:numPr>
      <w:autoSpaceDE w:val="0"/>
      <w:autoSpaceDN w:val="0"/>
      <w:adjustRightInd w:val="0"/>
      <w:textAlignment w:val="baseline"/>
    </w:pPr>
    <w:rPr>
      <w:rFonts w:ascii="細明體" w:eastAsia="Times New Roman" w:hAnsi="Tms Rmn" w:cs="細明體"/>
      <w:kern w:val="0"/>
      <w:sz w:val="20"/>
      <w:szCs w:val="20"/>
      <w:lang w:val="en-GB"/>
    </w:rPr>
  </w:style>
  <w:style w:type="table" w:styleId="af0">
    <w:name w:val="Table Grid"/>
    <w:basedOn w:val="a4"/>
    <w:uiPriority w:val="59"/>
    <w:rsid w:val="00911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2"/>
    <w:next w:val="a2"/>
    <w:link w:val="af2"/>
    <w:uiPriority w:val="11"/>
    <w:qFormat/>
    <w:rsid w:val="00AB161E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f2">
    <w:name w:val="副標題 字元"/>
    <w:basedOn w:val="a3"/>
    <w:link w:val="af1"/>
    <w:uiPriority w:val="11"/>
    <w:rsid w:val="00AB161E"/>
    <w:rPr>
      <w:rFonts w:asciiTheme="majorHAnsi" w:eastAsia="新細明體" w:hAnsiTheme="majorHAnsi" w:cstheme="majorBidi"/>
      <w:i/>
      <w:iCs/>
      <w:szCs w:val="24"/>
    </w:rPr>
  </w:style>
  <w:style w:type="paragraph" w:styleId="af3">
    <w:name w:val="List Paragraph"/>
    <w:basedOn w:val="a2"/>
    <w:uiPriority w:val="34"/>
    <w:qFormat/>
    <w:rsid w:val="00E04928"/>
    <w:pPr>
      <w:ind w:leftChars="200" w:left="480"/>
    </w:pPr>
  </w:style>
  <w:style w:type="paragraph" w:customStyle="1" w:styleId="a1">
    <w:name w:val="表式"/>
    <w:basedOn w:val="a2"/>
    <w:qFormat/>
    <w:rsid w:val="00383112"/>
    <w:pPr>
      <w:widowControl/>
      <w:numPr>
        <w:numId w:val="3"/>
      </w:numPr>
      <w:textAlignment w:val="center"/>
    </w:pPr>
    <w:rPr>
      <w:rFonts w:cs="Times New Roman"/>
      <w:kern w:val="24"/>
      <w:szCs w:val="24"/>
    </w:rPr>
  </w:style>
  <w:style w:type="character" w:styleId="af4">
    <w:name w:val="annotation reference"/>
    <w:basedOn w:val="a3"/>
    <w:unhideWhenUsed/>
    <w:rsid w:val="00290798"/>
    <w:rPr>
      <w:sz w:val="18"/>
      <w:szCs w:val="18"/>
    </w:rPr>
  </w:style>
  <w:style w:type="paragraph" w:styleId="af5">
    <w:name w:val="annotation text"/>
    <w:basedOn w:val="a2"/>
    <w:link w:val="af6"/>
    <w:unhideWhenUsed/>
    <w:rsid w:val="00290798"/>
  </w:style>
  <w:style w:type="character" w:customStyle="1" w:styleId="af6">
    <w:name w:val="註解文字 字元"/>
    <w:basedOn w:val="a3"/>
    <w:link w:val="af5"/>
    <w:rsid w:val="00290798"/>
    <w:rPr>
      <w:rFonts w:ascii="Times New Roman" w:eastAsia="標楷體" w:hAnsi="Times New Roma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9079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290798"/>
    <w:rPr>
      <w:rFonts w:ascii="Times New Roman" w:eastAsia="標楷體" w:hAnsi="Times New Roman"/>
      <w:b/>
      <w:bCs/>
    </w:rPr>
  </w:style>
  <w:style w:type="paragraph" w:styleId="af9">
    <w:name w:val="Revision"/>
    <w:hidden/>
    <w:uiPriority w:val="99"/>
    <w:semiHidden/>
    <w:rsid w:val="00290798"/>
    <w:rPr>
      <w:rFonts w:ascii="Times New Roman" w:eastAsia="標楷體" w:hAnsi="Times New Roman"/>
    </w:rPr>
  </w:style>
  <w:style w:type="paragraph" w:styleId="afa">
    <w:name w:val="Quote"/>
    <w:basedOn w:val="a2"/>
    <w:next w:val="a2"/>
    <w:link w:val="afb"/>
    <w:uiPriority w:val="29"/>
    <w:qFormat/>
    <w:rsid w:val="00BD5A49"/>
    <w:rPr>
      <w:i/>
      <w:iCs/>
      <w:color w:val="000000" w:themeColor="text1"/>
    </w:rPr>
  </w:style>
  <w:style w:type="character" w:customStyle="1" w:styleId="afb">
    <w:name w:val="引文 字元"/>
    <w:basedOn w:val="a3"/>
    <w:link w:val="afa"/>
    <w:uiPriority w:val="29"/>
    <w:rsid w:val="00BD5A49"/>
    <w:rPr>
      <w:rFonts w:ascii="Times New Roman" w:eastAsia="標楷體" w:hAnsi="Times New Roman"/>
      <w:i/>
      <w:iCs/>
      <w:color w:val="000000" w:themeColor="text1"/>
    </w:rPr>
  </w:style>
  <w:style w:type="paragraph" w:customStyle="1" w:styleId="SingleSpacing">
    <w:name w:val="Single Spacing"/>
    <w:aliases w:val="ss"/>
    <w:basedOn w:val="a2"/>
    <w:uiPriority w:val="99"/>
    <w:rsid w:val="00EF3257"/>
    <w:pPr>
      <w:spacing w:line="280" w:lineRule="atLeast"/>
      <w:jc w:val="both"/>
    </w:pPr>
    <w:rPr>
      <w:rFonts w:ascii="Times" w:eastAsia="新細明體" w:hAnsi="Times" w:cs="Times"/>
      <w:kern w:val="0"/>
      <w:sz w:val="22"/>
      <w:lang w:eastAsia="en-US"/>
    </w:rPr>
  </w:style>
  <w:style w:type="character" w:customStyle="1" w:styleId="apple-converted-space">
    <w:name w:val="apple-converted-space"/>
    <w:basedOn w:val="a3"/>
    <w:rsid w:val="00C41447"/>
  </w:style>
  <w:style w:type="paragraph" w:styleId="41">
    <w:name w:val="toc 4"/>
    <w:basedOn w:val="a2"/>
    <w:next w:val="a2"/>
    <w:autoRedefine/>
    <w:uiPriority w:val="39"/>
    <w:unhideWhenUsed/>
    <w:rsid w:val="001942F5"/>
    <w:pPr>
      <w:ind w:leftChars="600" w:left="1440"/>
    </w:pPr>
    <w:rPr>
      <w:rFonts w:asciiTheme="minorHAnsi" w:eastAsiaTheme="minorEastAsia" w:hAnsiTheme="minorHAnsi"/>
    </w:rPr>
  </w:style>
  <w:style w:type="paragraph" w:styleId="51">
    <w:name w:val="toc 5"/>
    <w:basedOn w:val="a2"/>
    <w:next w:val="a2"/>
    <w:autoRedefine/>
    <w:uiPriority w:val="39"/>
    <w:unhideWhenUsed/>
    <w:rsid w:val="001942F5"/>
    <w:pPr>
      <w:ind w:leftChars="800" w:left="1920"/>
    </w:pPr>
    <w:rPr>
      <w:rFonts w:asciiTheme="minorHAnsi" w:eastAsiaTheme="minorEastAsia" w:hAnsiTheme="minorHAnsi"/>
    </w:rPr>
  </w:style>
  <w:style w:type="paragraph" w:styleId="61">
    <w:name w:val="toc 6"/>
    <w:basedOn w:val="a2"/>
    <w:next w:val="a2"/>
    <w:autoRedefine/>
    <w:uiPriority w:val="39"/>
    <w:unhideWhenUsed/>
    <w:rsid w:val="001942F5"/>
    <w:pPr>
      <w:ind w:leftChars="1000" w:left="2400"/>
    </w:pPr>
    <w:rPr>
      <w:rFonts w:asciiTheme="minorHAnsi" w:eastAsiaTheme="minorEastAsia" w:hAnsiTheme="minorHAnsi"/>
    </w:rPr>
  </w:style>
  <w:style w:type="paragraph" w:styleId="71">
    <w:name w:val="toc 7"/>
    <w:basedOn w:val="a2"/>
    <w:next w:val="a2"/>
    <w:autoRedefine/>
    <w:uiPriority w:val="39"/>
    <w:unhideWhenUsed/>
    <w:rsid w:val="001942F5"/>
    <w:pPr>
      <w:ind w:leftChars="1200" w:left="2880"/>
    </w:pPr>
    <w:rPr>
      <w:rFonts w:asciiTheme="minorHAnsi" w:eastAsiaTheme="minorEastAsia" w:hAnsiTheme="minorHAnsi"/>
    </w:rPr>
  </w:style>
  <w:style w:type="paragraph" w:styleId="81">
    <w:name w:val="toc 8"/>
    <w:basedOn w:val="a2"/>
    <w:next w:val="a2"/>
    <w:autoRedefine/>
    <w:uiPriority w:val="39"/>
    <w:unhideWhenUsed/>
    <w:rsid w:val="001942F5"/>
    <w:pPr>
      <w:ind w:leftChars="1400" w:left="3360"/>
    </w:pPr>
    <w:rPr>
      <w:rFonts w:asciiTheme="minorHAnsi" w:eastAsiaTheme="minorEastAsia" w:hAnsiTheme="minorHAnsi"/>
    </w:rPr>
  </w:style>
  <w:style w:type="paragraph" w:styleId="91">
    <w:name w:val="toc 9"/>
    <w:basedOn w:val="a2"/>
    <w:next w:val="a2"/>
    <w:autoRedefine/>
    <w:uiPriority w:val="39"/>
    <w:unhideWhenUsed/>
    <w:rsid w:val="001942F5"/>
    <w:pPr>
      <w:ind w:leftChars="1600" w:left="3840"/>
    </w:pPr>
    <w:rPr>
      <w:rFonts w:asciiTheme="minorHAnsi" w:eastAsiaTheme="minorEastAsia" w:hAnsiTheme="minorHAnsi"/>
    </w:rPr>
  </w:style>
  <w:style w:type="paragraph" w:styleId="HTML">
    <w:name w:val="HTML Preformatted"/>
    <w:basedOn w:val="a2"/>
    <w:link w:val="HTML0"/>
    <w:uiPriority w:val="99"/>
    <w:unhideWhenUsed/>
    <w:rsid w:val="002752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3"/>
    <w:link w:val="HTML"/>
    <w:uiPriority w:val="99"/>
    <w:rsid w:val="00275262"/>
    <w:rPr>
      <w:rFonts w:ascii="細明體" w:eastAsia="細明體" w:hAnsi="細明體" w:cs="細明體"/>
      <w:kern w:val="0"/>
      <w:szCs w:val="24"/>
    </w:rPr>
  </w:style>
  <w:style w:type="character" w:styleId="afc">
    <w:name w:val="Emphasis"/>
    <w:basedOn w:val="a3"/>
    <w:uiPriority w:val="20"/>
    <w:qFormat/>
    <w:rsid w:val="004F4DAB"/>
    <w:rPr>
      <w:i/>
      <w:iCs/>
    </w:rPr>
  </w:style>
  <w:style w:type="paragraph" w:styleId="afd">
    <w:name w:val="Title"/>
    <w:basedOn w:val="a2"/>
    <w:next w:val="a2"/>
    <w:link w:val="afe"/>
    <w:qFormat/>
    <w:rsid w:val="004D5279"/>
    <w:pPr>
      <w:spacing w:before="240" w:after="60"/>
      <w:jc w:val="center"/>
      <w:outlineLvl w:val="0"/>
    </w:pPr>
    <w:rPr>
      <w:rFonts w:ascii="Cambria" w:eastAsia="新細明體" w:hAnsi="Cambria" w:cs="Times New Roman"/>
      <w:b/>
      <w:bCs/>
      <w:sz w:val="32"/>
      <w:szCs w:val="32"/>
    </w:rPr>
  </w:style>
  <w:style w:type="character" w:customStyle="1" w:styleId="afe">
    <w:name w:val="標題 字元"/>
    <w:basedOn w:val="a3"/>
    <w:link w:val="afd"/>
    <w:rsid w:val="004D5279"/>
    <w:rPr>
      <w:rFonts w:ascii="Cambria" w:eastAsia="新細明體" w:hAnsi="Cambria" w:cs="Times New Roman"/>
      <w:b/>
      <w:bCs/>
      <w:sz w:val="32"/>
      <w:szCs w:val="32"/>
    </w:rPr>
  </w:style>
  <w:style w:type="paragraph" w:customStyle="1" w:styleId="Default">
    <w:name w:val="Default"/>
    <w:rsid w:val="00FB32F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TaiCA2-2">
    <w:name w:val="TaiCA標題2-內文2"/>
    <w:basedOn w:val="a2"/>
    <w:rsid w:val="004F2E7C"/>
    <w:pPr>
      <w:ind w:leftChars="250" w:left="250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7B54D4628CE5A419C1AE814F000E972" ma:contentTypeVersion="1" ma:contentTypeDescription="建立新的文件。" ma:contentTypeScope="" ma:versionID="680d5d83a3281142f644c6c991e5f1c1">
  <xsd:schema xmlns:xsd="http://www.w3.org/2001/XMLSchema" xmlns:xs="http://www.w3.org/2001/XMLSchema" xmlns:p="http://schemas.microsoft.com/office/2006/metadata/properties" xmlns:ns2="46074c13-13ed-41c3-ad66-16925aabe407" targetNamespace="http://schemas.microsoft.com/office/2006/metadata/properties" ma:root="true" ma:fieldsID="02143b9ca41686ca92edce182320111c" ns2:_="">
    <xsd:import namespace="46074c13-13ed-41c3-ad66-16925aabe407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74c13-13ed-41c3-ad66-16925aabe40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F92E3-6FE2-4D7A-B371-4679FFE99A8B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46074c13-13ed-41c3-ad66-16925aabe407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761970-DE38-456C-97FA-B76944E4F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074c13-13ed-41c3-ad66-16925aabe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E3D1A0-3AE6-4AC5-BFC6-D96C74051A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588A20-4616-4AD5-B00B-E1C98731B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22</Pages>
  <Words>1662</Words>
  <Characters>9474</Characters>
  <Application>Microsoft Office Word</Application>
  <DocSecurity>2</DocSecurity>
  <Lines>78</Lines>
  <Paragraphs>22</Paragraphs>
  <ScaleCrop>false</ScaleCrop>
  <Company>FISC</Company>
  <LinksUpToDate>false</LinksUpToDate>
  <CharactersWithSpaces>11114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財金公司跨境匯入網路電子支付交易規格書</dc:title>
  <dc:subject>遠端交易規格書</dc:subject>
  <dc:creator>林宗達</dc:creator>
  <cp:lastModifiedBy>紀勝雲</cp:lastModifiedBy>
  <cp:revision>25</cp:revision>
  <cp:lastPrinted>2016-01-12T11:49:00Z</cp:lastPrinted>
  <dcterms:created xsi:type="dcterms:W3CDTF">2016-07-05T06:29:00Z</dcterms:created>
  <dcterms:modified xsi:type="dcterms:W3CDTF">2018-03-13T02:00:00Z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版本">
    <vt:lpwstr>v1.2</vt:lpwstr>
  </property>
  <property fmtid="{D5CDD505-2E9C-101B-9397-08002B2CF9AE}" pid="3" name="ContentTypeId">
    <vt:lpwstr>0x010100D7B54D4628CE5A419C1AE814F000E972</vt:lpwstr>
  </property>
</Properties>
</file>